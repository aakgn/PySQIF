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1652B" w14:textId="77777777" w:rsidR="001366AE" w:rsidRPr="00E9219D" w:rsidRDefault="007F305E" w:rsidP="001366AE">
      <w:pPr>
        <w:rPr>
          <w:b/>
          <w:lang w:val="en-US"/>
        </w:rPr>
      </w:pPr>
      <w:r>
        <w:pict w14:anchorId="575FA67D">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342" o:spid="_x0000_s2050" type="#_x0000_t186" style="position:absolute;margin-left:-97.65pt;margin-top:-35.65pt;width:117pt;height:108.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" filled="t" fillcolor="#ff9" strokecolor="red">
            <v:textbox>
              <w:txbxContent>
                <w:p w14:paraId="19E45E4F" w14:textId="77777777" w:rsidR="006B59FB" w:rsidRPr="00522813" w:rsidRDefault="006B59FB" w:rsidP="002238E2">
                  <w:pPr>
                    <w:rPr>
                      <w:b/>
                    </w:rPr>
                  </w:pPr>
                  <w:r>
                    <w:rPr>
                      <w:b/>
                    </w:rPr>
                    <w:t>İÇ</w:t>
                  </w:r>
                  <w:r w:rsidRPr="00522813">
                    <w:rPr>
                      <w:b/>
                    </w:rPr>
                    <w:t xml:space="preserve"> KAPAKTIR.</w:t>
                  </w:r>
                </w:p>
                <w:p w14:paraId="6902B618" w14:textId="77777777" w:rsidR="006B59FB" w:rsidRDefault="006B59FB" w:rsidP="002238E2"/>
                <w:p w14:paraId="281095CE" w14:textId="77777777" w:rsidR="006B59FB" w:rsidRPr="00480905" w:rsidRDefault="006B59FB" w:rsidP="002238E2">
                  <w:pPr>
                    <w:rPr>
                      <w:b/>
                      <w:color w:val="FF0000"/>
                    </w:rPr>
                  </w:pPr>
                  <w:r w:rsidRPr="00480905">
                    <w:rPr>
                      <w:b/>
                      <w:color w:val="FF0000"/>
                    </w:rPr>
                    <w:t>Bu bir nottur, çıktı almadan önce siliniz.</w:t>
                  </w:r>
                </w:p>
              </w:txbxContent>
            </v:textbox>
          </v:shape>
        </w:pict>
      </w:r>
    </w:p>
    <w:p w14:paraId="71232358" w14:textId="77777777" w:rsidR="001366AE" w:rsidRPr="00E9219D" w:rsidRDefault="007F305E" w:rsidP="001366AE">
      <w:pPr>
        <w:rPr>
          <w:lang w:val="en-US"/>
        </w:rPr>
      </w:pPr>
      <w:r>
        <w:rPr>
          <w:b/>
        </w:rPr>
        <w:pict w14:anchorId="0B82FA68">
          <v:shapetype id="_x0000_t202" coordsize="21600,21600" o:spt="202" path="m,l,21600r21600,l21600,xe">
            <v:stroke joinstyle="miter"/>
            <v:path gradientshapeok="t" o:connecttype="rect"/>
          </v:shapetype>
          <v:shape id="Text Box 112" o:spid="_x0000_s2051" type="#_x0000_t202" style="position:absolute;margin-left:0;margin-top:85.05pt;width:425.2pt;height:30.4pt;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" filled="f" stroked="f">
            <v:textbox inset="0,0,0,0">
              <w:txbxContent>
                <w:p w14:paraId="5281947F" w14:textId="77777777" w:rsidR="006B59FB" w:rsidRDefault="006B59FB" w:rsidP="0071659E">
                  <w:pPr>
                    <w:jc w:val="center"/>
                    <w:rPr>
                      <w:b/>
                      <w:u w:val="single"/>
                    </w:rPr>
                  </w:pPr>
                  <w:r>
                    <w:rPr>
                      <w:b/>
                      <w:u w:val="single"/>
                    </w:rPr>
                    <w:t xml:space="preserve">TOBB EKONOMİ VE TEKNOLOJİ ÜNİVERSİTESİ </w:t>
                  </w:r>
                </w:p>
                <w:p w14:paraId="502AB496" w14:textId="77777777" w:rsidR="006B59FB" w:rsidRPr="005065F0" w:rsidRDefault="006B59FB" w:rsidP="0071659E">
                  <w:pPr>
                    <w:jc w:val="center"/>
                  </w:pPr>
                  <w:r>
                    <w:rPr>
                      <w:b/>
                      <w:u w:val="single"/>
                    </w:rPr>
                    <w:t xml:space="preserve"> FEN BİLİMLERİ ENSTİTÜSÜ</w:t>
                  </w:r>
                </w:p>
              </w:txbxContent>
            </v:textbox>
            <w10:wrap anchorx="margin" anchory="page"/>
          </v:shape>
        </w:pict>
      </w:r>
    </w:p>
    <w:p w14:paraId="6C0FE991" w14:textId="77777777" w:rsidR="001366AE" w:rsidRPr="00E9219D" w:rsidRDefault="001366AE" w:rsidP="001366AE">
      <w:pPr>
        <w:jc w:val="center"/>
        <w:rPr>
          <w:b/>
          <w:sz w:val="22"/>
          <w:u w:val="single"/>
          <w:lang w:val="en-US"/>
        </w:rPr>
      </w:pPr>
    </w:p>
    <w:p w14:paraId="39805098" w14:textId="77777777" w:rsidR="001366AE" w:rsidRPr="00E9219D" w:rsidRDefault="007F305E" w:rsidP="001366AE">
      <w:pPr>
        <w:jc w:val="center"/>
        <w:rPr>
          <w:b/>
          <w:sz w:val="22"/>
          <w:u w:val="single"/>
          <w:lang w:val="en-US"/>
        </w:rPr>
      </w:pPr>
      <w:r>
        <w:pict w14:anchorId="3ACD17F6">
          <v:shape id="AutoShape 430" o:spid="_x0000_s2052" type="#_x0000_t186" style="position:absolute;left:0;text-align:left;margin-left:321pt;margin-top:.5pt;width:141.2pt;height:132.6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" filled="t" fillcolor="#ff9" strokecolor="red">
            <v:textbox>
              <w:txbxContent>
                <w:p w14:paraId="7B0318D7" w14:textId="77777777" w:rsidR="006B59FB" w:rsidRDefault="006B59FB" w:rsidP="008D0CA9">
                  <w:r>
                    <w:t>Tez başlığında kısaltma kullanılamaz!</w:t>
                  </w:r>
                </w:p>
                <w:p w14:paraId="40DCE106" w14:textId="77777777" w:rsidR="006B59FB" w:rsidRDefault="006B59FB" w:rsidP="008D0CA9"/>
                <w:p w14:paraId="74B172D3" w14:textId="77777777" w:rsidR="006B59FB" w:rsidRDefault="006B59FB" w:rsidP="008D0CA9">
                  <w:r w:rsidRPr="00480905">
                    <w:rPr>
                      <w:b/>
                      <w:color w:val="FF0000"/>
                    </w:rPr>
                    <w:t>Bu bir nottur, çıktı almadan önce siliniz.</w:t>
                  </w:r>
                </w:p>
              </w:txbxContent>
            </v:textbox>
          </v:shape>
        </w:pict>
      </w:r>
    </w:p>
    <w:p w14:paraId="0AA0A6DF" w14:textId="77777777" w:rsidR="001366AE" w:rsidRPr="00E9219D" w:rsidRDefault="001366AE" w:rsidP="001366AE">
      <w:pPr>
        <w:jc w:val="center"/>
        <w:rPr>
          <w:b/>
          <w:sz w:val="22"/>
          <w:u w:val="single"/>
          <w:lang w:val="en-US"/>
        </w:rPr>
      </w:pPr>
    </w:p>
    <w:p w14:paraId="502E6FB5" w14:textId="77777777" w:rsidR="001366AE" w:rsidRPr="00E9219D" w:rsidRDefault="001366AE" w:rsidP="001366AE">
      <w:pPr>
        <w:jc w:val="center"/>
        <w:rPr>
          <w:b/>
          <w:sz w:val="22"/>
          <w:u w:val="single"/>
          <w:lang w:val="en-US"/>
        </w:rPr>
      </w:pPr>
    </w:p>
    <w:p w14:paraId="20806386" w14:textId="77777777" w:rsidR="001366AE" w:rsidRPr="00E9219D" w:rsidRDefault="001366AE" w:rsidP="001366AE">
      <w:pPr>
        <w:rPr>
          <w:b/>
          <w:lang w:val="en-US"/>
        </w:rPr>
      </w:pPr>
    </w:p>
    <w:p w14:paraId="7876CD50" w14:textId="77777777" w:rsidR="001366AE" w:rsidRPr="00E9219D" w:rsidRDefault="007F305E" w:rsidP="001366AE">
      <w:pPr>
        <w:spacing w:line="480" w:lineRule="auto"/>
        <w:jc w:val="center"/>
        <w:rPr>
          <w:b/>
          <w:sz w:val="22"/>
          <w:lang w:val="en-US"/>
        </w:rPr>
      </w:pPr>
      <w:r>
        <w:pict w14:anchorId="691D0A56">
          <v:shapetype id="_x0000_t32" coordsize="21600,21600" o:spt="32" o:oned="t" path="m,l21600,21600e" filled="f">
            <v:path arrowok="t" fillok="f" o:connecttype="none"/>
            <o:lock v:ext="edit" shapetype="t"/>
          </v:shapetype>
          <v:shape id="AutoShape 434" o:spid="_x0000_s2184" type="#_x0000_t32" style="position:absolute;left:0;text-align:left;margin-left:223.2pt;margin-top:13.3pt;width:95.35pt;height:46.25pt;flip:y;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" strokecolor="red">
            <v:stroke startarrow="block"/>
          </v:shape>
        </w:pict>
      </w:r>
    </w:p>
    <w:p w14:paraId="00AF7AC4" w14:textId="77777777" w:rsidR="001366AE" w:rsidRPr="00E9219D" w:rsidRDefault="007F305E" w:rsidP="00C37597">
      <w:pPr>
        <w:tabs>
          <w:tab w:val="left" w:pos="5400"/>
        </w:tabs>
        <w:spacing w:before="120" w:after="120" w:line="480" w:lineRule="auto"/>
        <w:rPr>
          <w:lang w:val="en-US"/>
        </w:rPr>
      </w:pPr>
      <w:r>
        <w:pict w14:anchorId="1A227A82">
          <v:shape id="Text Box 116" o:spid="_x0000_s2053" type="#_x0000_t202" style="position:absolute;margin-left:0;margin-top:226.8pt;width:425.2pt;height:51.1pt;z-index:2516157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" filled="f" stroked="f">
            <v:textbox inset="0,0,0,0">
              <w:txbxContent>
                <w:p w14:paraId="48CF25D2" w14:textId="77777777" w:rsidR="006B59FB" w:rsidRDefault="006B59FB" w:rsidP="00052312">
                  <w:pPr>
                    <w:jc w:val="center"/>
                    <w:rPr>
                      <w:b/>
                    </w:rPr>
                  </w:pPr>
                  <w:r>
                    <w:rPr>
                      <w:b/>
                    </w:rPr>
                    <w:t>TEZ BAŞLIĞI BURAYA GELİR</w:t>
                  </w:r>
                </w:p>
                <w:p w14:paraId="4DEAB8DD" w14:textId="77777777" w:rsidR="006B59FB" w:rsidRDefault="006B59FB" w:rsidP="00052312">
                  <w:pPr>
                    <w:jc w:val="center"/>
                    <w:rPr>
                      <w:b/>
                    </w:rPr>
                  </w:pPr>
                  <w:r>
                    <w:rPr>
                      <w:b/>
                    </w:rPr>
                    <w:t>GEREKLİ İSE İKİNCİ SATIR</w:t>
                  </w:r>
                </w:p>
                <w:p w14:paraId="40C2CC61" w14:textId="77777777" w:rsidR="006B59FB" w:rsidRDefault="006B59FB" w:rsidP="00052312">
                  <w:pPr>
                    <w:jc w:val="center"/>
                  </w:pPr>
                  <w:r>
                    <w:rPr>
                      <w:b/>
                    </w:rPr>
                    <w:t>GEREKLİ İSE ÜÇÜNCÜ SATIR, ÜÇ SATIRA SIĞDIRINIZ</w:t>
                  </w:r>
                </w:p>
              </w:txbxContent>
            </v:textbox>
            <w10:wrap anchorx="margin" anchory="page"/>
          </v:shape>
        </w:pict>
      </w:r>
      <w:r w:rsidR="00C37597" w:rsidRPr="00E9219D">
        <w:rPr>
          <w:lang w:val="en-US"/>
        </w:rPr>
        <w:tab/>
      </w:r>
    </w:p>
    <w:p w14:paraId="670558B0" w14:textId="77777777" w:rsidR="001366AE" w:rsidRPr="00E9219D" w:rsidRDefault="001366AE" w:rsidP="001366AE">
      <w:pPr>
        <w:rPr>
          <w:lang w:val="en-US"/>
        </w:rPr>
      </w:pPr>
    </w:p>
    <w:p w14:paraId="53284D93" w14:textId="77777777" w:rsidR="001366AE" w:rsidRPr="00E9219D" w:rsidRDefault="001366AE" w:rsidP="001366AE">
      <w:pPr>
        <w:jc w:val="center"/>
        <w:rPr>
          <w:b/>
          <w:sz w:val="22"/>
          <w:lang w:val="en-US"/>
        </w:rPr>
      </w:pPr>
    </w:p>
    <w:p w14:paraId="4C34EC73" w14:textId="77777777" w:rsidR="001366AE" w:rsidRPr="00E9219D" w:rsidRDefault="001366AE" w:rsidP="001366AE">
      <w:pPr>
        <w:rPr>
          <w:b/>
          <w:sz w:val="22"/>
          <w:lang w:val="en-US"/>
        </w:rPr>
      </w:pPr>
    </w:p>
    <w:p w14:paraId="255FCEC5" w14:textId="77777777" w:rsidR="001366AE" w:rsidRPr="00E9219D" w:rsidRDefault="001366AE" w:rsidP="001366AE">
      <w:pPr>
        <w:jc w:val="center"/>
        <w:rPr>
          <w:b/>
          <w:sz w:val="22"/>
          <w:lang w:val="en-US"/>
        </w:rPr>
      </w:pPr>
    </w:p>
    <w:p w14:paraId="678C30FC" w14:textId="77777777" w:rsidR="001366AE" w:rsidRPr="00E9219D" w:rsidRDefault="001366AE" w:rsidP="001366AE">
      <w:pPr>
        <w:jc w:val="center"/>
        <w:rPr>
          <w:b/>
          <w:sz w:val="22"/>
          <w:lang w:val="en-US"/>
        </w:rPr>
      </w:pPr>
    </w:p>
    <w:p w14:paraId="08401016" w14:textId="77777777" w:rsidR="001366AE" w:rsidRPr="00E9219D" w:rsidRDefault="001366AE" w:rsidP="001366AE">
      <w:pPr>
        <w:jc w:val="center"/>
        <w:rPr>
          <w:b/>
          <w:sz w:val="22"/>
          <w:lang w:val="en-US"/>
        </w:rPr>
      </w:pPr>
    </w:p>
    <w:p w14:paraId="1CB5DBFC" w14:textId="77777777" w:rsidR="001366AE" w:rsidRPr="00E9219D" w:rsidRDefault="001366AE" w:rsidP="001366AE">
      <w:pPr>
        <w:jc w:val="center"/>
        <w:rPr>
          <w:b/>
          <w:sz w:val="22"/>
          <w:lang w:val="en-US"/>
        </w:rPr>
      </w:pPr>
    </w:p>
    <w:p w14:paraId="07C50AAC" w14:textId="77777777" w:rsidR="001366AE" w:rsidRPr="00E9219D" w:rsidRDefault="007F305E" w:rsidP="001366AE">
      <w:pPr>
        <w:jc w:val="center"/>
        <w:rPr>
          <w:b/>
          <w:sz w:val="22"/>
          <w:lang w:val="en-US"/>
        </w:rPr>
      </w:pPr>
      <w:r>
        <w:rPr>
          <w:b/>
          <w:sz w:val="22"/>
        </w:rPr>
        <w:pict w14:anchorId="37C28AF8">
          <v:group id="Group 836" o:spid="_x0000_s2054" style="position:absolute;left:0;text-align:left;margin-left:-81.85pt;margin-top:9.9pt;width:225.85pt;height:132.65pt;z-index:251776512" coordorigin="631,6548" coordsize="4517,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">
            <v:shape id="_x0000_s2055" type="#_x0000_t186" style="position:absolute;left:631;top:6548;width:2824;height:2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kwsMA&#10;AADcAAAADwAAAGRycy9kb3ducmV2LnhtbESPzW4CMQyE75X6DpEr9VayVBTRhYBWoFZc+XkAd2N2&#10;FzbOKkkhffv6gMTN1oxnPi9W2fXqSiF2ng2MRwUo4trbjhsDx8PX2wxUTMgWe89k4I8irJbPTwss&#10;rb/xjq771CgJ4ViigTalodQ61i05jCM/EIt28sFhkjU02ga8Sbjr9XtRTLXDjqWhxYHWLdWX/a8z&#10;8Inn76oKPx/rrCfHbGeb7SRtjHl9ydUcVKKcHub79dYK/lho5Rm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tkwsMAAADcAAAADwAAAAAAAAAAAAAAAACYAgAAZHJzL2Rv&#10;d25yZXYueG1sUEsFBgAAAAAEAAQA9QAAAIgDAAAAAA==&#10;" filled="t" fillcolor="#ff9" strokecolor="red">
              <v:textbox>
                <w:txbxContent>
                  <w:p w14:paraId="6090E777" w14:textId="77777777" w:rsidR="006B59FB" w:rsidRDefault="006B59FB" w:rsidP="007C133B">
                    <w:r w:rsidRPr="007C133B">
                      <w:t xml:space="preserve">Sadece Ad </w:t>
                    </w:r>
                    <w:r>
                      <w:t>SOYAD yazılmalıdır. Unvan yazılmamalıdır.</w:t>
                    </w:r>
                  </w:p>
                  <w:p w14:paraId="320CA217" w14:textId="77777777" w:rsidR="006B59FB" w:rsidRDefault="006B59FB" w:rsidP="007C133B"/>
                  <w:p w14:paraId="29B30860" w14:textId="77777777" w:rsidR="006B59FB" w:rsidRDefault="006B59FB" w:rsidP="007C133B">
                    <w:r w:rsidRPr="00480905">
                      <w:rPr>
                        <w:b/>
                        <w:color w:val="FF0000"/>
                      </w:rPr>
                      <w:t>Bu bir nottur, çıktı almadan önce siliniz.</w:t>
                    </w:r>
                  </w:p>
                </w:txbxContent>
              </v:textbox>
            </v:shape>
            <v:shape id="_x0000_s2056" type="#_x0000_t32" style="position:absolute;left:3455;top:7982;width:1693;height:10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24L8AAADcAAAADwAAAGRycy9kb3ducmV2LnhtbERPTYvCMBC9C/sfwix409QeRLtGEXHF&#10;k2h39z40Y1NsJiXJav33RhC8zeN9zmLV21ZcyYfGsYLJOANBXDndcK3g9+d7NAMRIrLG1jEpuFOA&#10;1fJjsMBCuxuf6FrGWqQQDgUqMDF2hZShMmQxjF1HnLiz8xZjgr6W2uMthdtW5lk2lRYbTg0GO9oY&#10;qi7lv1VwzrbhuN3kO9OUPu/tfn7Av6jU8LNff4GI1Me3+OXe6zR/MofnM+kCuX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A24L8AAADcAAAADwAAAAAAAAAAAAAAAACh&#10;AgAAZHJzL2Rvd25yZXYueG1sUEsFBgAAAAAEAAQA+QAAAI0DAAAAAA==&#10;" strokecolor="red">
              <v:stroke endarrow="block"/>
            </v:shape>
          </v:group>
        </w:pict>
      </w:r>
    </w:p>
    <w:p w14:paraId="2D371DD6" w14:textId="77777777" w:rsidR="001366AE" w:rsidRPr="00E9219D" w:rsidRDefault="001366AE" w:rsidP="001366AE">
      <w:pPr>
        <w:rPr>
          <w:b/>
          <w:sz w:val="22"/>
          <w:lang w:val="en-US"/>
        </w:rPr>
      </w:pPr>
    </w:p>
    <w:p w14:paraId="36805ACF" w14:textId="77777777" w:rsidR="001366AE" w:rsidRPr="00E9219D" w:rsidRDefault="001366AE" w:rsidP="001366AE">
      <w:pPr>
        <w:rPr>
          <w:b/>
          <w:sz w:val="22"/>
          <w:lang w:val="en-US"/>
        </w:rPr>
      </w:pPr>
    </w:p>
    <w:p w14:paraId="75287649" w14:textId="77777777" w:rsidR="001366AE" w:rsidRPr="00E9219D" w:rsidRDefault="001366AE" w:rsidP="001366AE">
      <w:pPr>
        <w:jc w:val="center"/>
        <w:rPr>
          <w:b/>
          <w:lang w:val="en-US"/>
        </w:rPr>
      </w:pPr>
    </w:p>
    <w:p w14:paraId="2C4ECC7A" w14:textId="77777777" w:rsidR="001366AE" w:rsidRPr="00E9219D" w:rsidRDefault="001366AE" w:rsidP="001366AE">
      <w:pPr>
        <w:jc w:val="center"/>
        <w:rPr>
          <w:b/>
          <w:lang w:val="en-US"/>
        </w:rPr>
      </w:pPr>
    </w:p>
    <w:p w14:paraId="660724D5" w14:textId="77777777" w:rsidR="001366AE" w:rsidRPr="00E9219D" w:rsidRDefault="001366AE" w:rsidP="001366AE">
      <w:pPr>
        <w:rPr>
          <w:lang w:val="en-US"/>
        </w:rPr>
      </w:pPr>
    </w:p>
    <w:p w14:paraId="3B1CE847" w14:textId="77777777" w:rsidR="001366AE" w:rsidRPr="00E9219D" w:rsidRDefault="001366AE" w:rsidP="001366AE">
      <w:pPr>
        <w:rPr>
          <w:lang w:val="en-US"/>
        </w:rPr>
      </w:pPr>
    </w:p>
    <w:p w14:paraId="5F07D105" w14:textId="77777777" w:rsidR="001366AE" w:rsidRPr="00E9219D" w:rsidRDefault="007F305E" w:rsidP="001366AE">
      <w:pPr>
        <w:rPr>
          <w:lang w:val="en-US"/>
        </w:rPr>
      </w:pPr>
      <w:r>
        <w:pict w14:anchorId="3D5A1958">
          <v:shape id="Text Box 113" o:spid="_x0000_s2057" type="#_x0000_t202" style="position:absolute;margin-left:0;margin-top:425.25pt;width:425.2pt;height:19.85pt;z-index:2516126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" filled="f" stroked="f">
            <v:textbox inset="0,0,0,0">
              <w:txbxContent>
                <w:p w14:paraId="5E85D3A5" w14:textId="77777777" w:rsidR="006B59FB" w:rsidRDefault="006B59FB" w:rsidP="00BA30C3">
                  <w:pPr>
                    <w:spacing w:before="40"/>
                    <w:jc w:val="center"/>
                    <w:rPr>
                      <w:b/>
                    </w:rPr>
                  </w:pPr>
                  <w:r>
                    <w:rPr>
                      <w:b/>
                    </w:rPr>
                    <w:t>YÜKSEK LİSANS TEZİ</w:t>
                  </w:r>
                </w:p>
              </w:txbxContent>
            </v:textbox>
            <w10:wrap anchorx="margin" anchory="page"/>
          </v:shape>
        </w:pict>
      </w:r>
    </w:p>
    <w:p w14:paraId="49EA95DE" w14:textId="77777777" w:rsidR="001366AE" w:rsidRPr="00E9219D" w:rsidRDefault="007F305E" w:rsidP="001366AE">
      <w:pPr>
        <w:rPr>
          <w:lang w:val="en-US"/>
        </w:rPr>
      </w:pPr>
      <w:r>
        <w:pict w14:anchorId="448B2939">
          <v:group id="Group 833" o:spid="_x0000_s2058" style="position:absolute;margin-left:276.4pt;margin-top:.85pt;width:198.8pt;height:175.85pt;z-index:251631104" coordorigin="7796,8505" coordsize="3976,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">
            <v:shape id="AutoShape 435" o:spid="_x0000_s2059" type="#_x0000_t186" style="position:absolute;left:9189;top:8505;width:258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2s8AA&#10;AADcAAAADwAAAGRycy9kb3ducmV2LnhtbERPS27CMBDdV+IO1lTqrjh8iiDFoAhUxLaBAwzxkKSN&#10;x5FtwL19jYTEbp7ed5braDpxJedbywpGwwwEcWV1y7WC4+HrfQ7CB2SNnWVS8Ece1qvByxJzbW/8&#10;Tdcy1CKFsM9RQRNCn0vpq4YM+qHtiRN3ts5gSNDVUju8pXDTyXGWzaTBllNDgz1tGqp+y4tRsMCf&#10;XVG408cmyukx6vl2Pw1bpd5eY/EJIlAMT/HDvddp/mgC92fSB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2s8AAAADcAAAADwAAAAAAAAAAAAAAAACYAgAAZHJzL2Rvd25y&#10;ZXYueG1sUEsFBgAAAAAEAAQA9QAAAIUDAAAAAA==&#10;" filled="t" fillcolor="#ff9" strokecolor="red">
              <v:textbox>
                <w:txbxContent>
                  <w:p w14:paraId="0125C6A9" w14:textId="77777777" w:rsidR="006B59FB" w:rsidRPr="007C133B" w:rsidRDefault="006B59FB" w:rsidP="00A514A9">
                    <w:r>
                      <w:t>Kelimelerin ilk harfler büyük, diğer harfler küçük yazılacak.</w:t>
                    </w:r>
                  </w:p>
                  <w:p w14:paraId="21430488" w14:textId="77777777" w:rsidR="006B59FB" w:rsidRDefault="006B59FB" w:rsidP="00A514A9"/>
                  <w:p w14:paraId="2311A5A8" w14:textId="77777777" w:rsidR="006B59FB" w:rsidRDefault="006B59FB" w:rsidP="00A514A9"/>
                  <w:p w14:paraId="770CF19C" w14:textId="77777777" w:rsidR="006B59FB" w:rsidRDefault="006B59FB" w:rsidP="00A514A9">
                    <w:r w:rsidRPr="00480905">
                      <w:rPr>
                        <w:b/>
                        <w:color w:val="FF0000"/>
                      </w:rPr>
                      <w:t>Bu bir nottur, çıktı almadan önce siliniz.</w:t>
                    </w:r>
                  </w:p>
                  <w:p w14:paraId="469DF27B" w14:textId="77777777" w:rsidR="006B59FB" w:rsidRDefault="006B59FB" w:rsidP="007C133B"/>
                </w:txbxContent>
              </v:textbox>
            </v:shape>
            <v:shape id="AutoShape 436" o:spid="_x0000_s2060" type="#_x0000_t32" style="position:absolute;left:7796;top:10288;width:1484;height:9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6omcIAAADcAAAADwAAAGRycy9kb3ducmV2LnhtbERPTWvCQBC9C/6HZQre6iatlRJdRVpK&#10;1IOgFrwO2TEbmp0N2W2M/94VBG/zeJ8zX/a2Fh21vnKsIB0nIIgLpysuFfwef14/QfiArLF2TAqu&#10;5GG5GA7mmGl34T11h1CKGMI+QwUmhCaT0heGLPqxa4gjd3atxRBhW0rd4iWG21q+JclUWqw4Nhhs&#10;6MtQ8Xf4two23/7Dd5NNmm/fd+d8us2rxpyUGr30qxmIQH14ih/utY7z0wncn4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6omcIAAADcAAAADwAAAAAAAAAAAAAA&#10;AAChAgAAZHJzL2Rvd25yZXYueG1sUEsFBgAAAAAEAAQA+QAAAJADAAAAAA==&#10;" strokecolor="red">
              <v:stroke endarrow="block"/>
            </v:shape>
            <v:shape id="AutoShape 437" o:spid="_x0000_s2061" type="#_x0000_t32" style="position:absolute;left:8106;top:11185;width:1083;height:8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NAsIAAADcAAAADwAAAGRycy9kb3ducmV2LnhtbERPTWvCQBC9C/6HZQq96Sa2SomuIpaS&#10;6kFQC16H7JgNzc6G7Dam/94VBG/zeJ+zWPW2Fh21vnKsIB0nIIgLpysuFfycvkYfIHxA1lg7JgX/&#10;5GG1HA4WmGl35QN1x1CKGMI+QwUmhCaT0heGLPqxa4gjd3GtxRBhW0rd4jWG21pOkmQmLVYcGww2&#10;tDFU/B7/rILtp5/67n2b5ru3/SWf7fKqMWelXl/69RxEoD48xQ/3t47z0y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NAsIAAADcAAAADwAAAAAAAAAAAAAA&#10;AAChAgAAZHJzL2Rvd25yZXYueG1sUEsFBgAAAAAEAAQA+QAAAJADAAAAAA==&#10;" strokecolor="red">
              <v:stroke endarrow="block"/>
            </v:shape>
          </v:group>
        </w:pict>
      </w:r>
    </w:p>
    <w:p w14:paraId="47843273" w14:textId="77777777" w:rsidR="001366AE" w:rsidRPr="00E9219D" w:rsidRDefault="007F305E" w:rsidP="001366AE">
      <w:pPr>
        <w:rPr>
          <w:lang w:val="en-US"/>
        </w:rPr>
      </w:pPr>
      <w:r>
        <w:pict w14:anchorId="29B94AE5">
          <v:shape id="Text Box 522" o:spid="_x0000_s2062" type="#_x0000_t202" style="position:absolute;margin-left:0;margin-top:453.6pt;width:425.2pt;height:20.3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" filled="f" stroked="f">
            <v:textbox inset="0,0,0,0">
              <w:txbxContent>
                <w:p w14:paraId="388171D5" w14:textId="77777777" w:rsidR="006B59FB" w:rsidRDefault="006B59FB" w:rsidP="000C791B">
                  <w:pPr>
                    <w:jc w:val="center"/>
                    <w:rPr>
                      <w:b/>
                    </w:rPr>
                  </w:pPr>
                  <w:r>
                    <w:rPr>
                      <w:b/>
                    </w:rPr>
                    <w:t>Öğrenci Adı SOYADI</w:t>
                  </w:r>
                </w:p>
              </w:txbxContent>
            </v:textbox>
            <w10:wrap anchorx="margin" anchory="page"/>
            <w10:anchorlock/>
          </v:shape>
        </w:pict>
      </w:r>
    </w:p>
    <w:p w14:paraId="35904696" w14:textId="77777777" w:rsidR="001366AE" w:rsidRPr="00E9219D" w:rsidRDefault="001366AE" w:rsidP="001366AE">
      <w:pPr>
        <w:rPr>
          <w:lang w:val="en-US"/>
        </w:rPr>
      </w:pPr>
    </w:p>
    <w:p w14:paraId="7AF0B60A" w14:textId="77777777" w:rsidR="001366AE" w:rsidRPr="00E9219D" w:rsidRDefault="001366AE" w:rsidP="001366AE">
      <w:pPr>
        <w:rPr>
          <w:lang w:val="en-US"/>
        </w:rPr>
      </w:pPr>
    </w:p>
    <w:p w14:paraId="7F849DC2" w14:textId="77777777" w:rsidR="001366AE" w:rsidRPr="00E9219D" w:rsidRDefault="001366AE" w:rsidP="001366AE">
      <w:pPr>
        <w:rPr>
          <w:lang w:val="en-US"/>
        </w:rPr>
      </w:pPr>
    </w:p>
    <w:p w14:paraId="1DA50CB2" w14:textId="77777777" w:rsidR="001366AE" w:rsidRPr="00E9219D" w:rsidRDefault="001366AE" w:rsidP="001366AE">
      <w:pPr>
        <w:rPr>
          <w:lang w:val="en-US"/>
        </w:rPr>
      </w:pPr>
    </w:p>
    <w:p w14:paraId="5FE4CDD2" w14:textId="77777777" w:rsidR="001366AE" w:rsidRPr="00E9219D" w:rsidRDefault="001366AE" w:rsidP="001366AE">
      <w:pPr>
        <w:rPr>
          <w:lang w:val="en-US"/>
        </w:rPr>
      </w:pPr>
    </w:p>
    <w:p w14:paraId="67B8E43A" w14:textId="77777777" w:rsidR="001366AE" w:rsidRPr="00E9219D" w:rsidRDefault="001366AE" w:rsidP="001366AE">
      <w:pPr>
        <w:rPr>
          <w:lang w:val="en-US"/>
        </w:rPr>
      </w:pPr>
    </w:p>
    <w:p w14:paraId="3B187756" w14:textId="77777777" w:rsidR="001366AE" w:rsidRPr="00E9219D" w:rsidRDefault="001366AE" w:rsidP="001366AE">
      <w:pPr>
        <w:rPr>
          <w:lang w:val="en-US"/>
        </w:rPr>
      </w:pPr>
    </w:p>
    <w:p w14:paraId="34A6F828" w14:textId="77777777" w:rsidR="001366AE" w:rsidRPr="00E9219D" w:rsidRDefault="001366AE" w:rsidP="001366AE">
      <w:pPr>
        <w:rPr>
          <w:lang w:val="en-US"/>
        </w:rPr>
      </w:pPr>
    </w:p>
    <w:p w14:paraId="048AEF2D" w14:textId="77777777" w:rsidR="001366AE" w:rsidRPr="00E9219D" w:rsidRDefault="007F305E" w:rsidP="001366AE">
      <w:pPr>
        <w:rPr>
          <w:lang w:val="en-US"/>
        </w:rPr>
      </w:pPr>
      <w:r>
        <w:pict w14:anchorId="447B0F34">
          <v:shape id="Text Box 629" o:spid="_x0000_s2063" type="#_x0000_t202" style="position:absolute;margin-left:0;margin-top:567pt;width:425.2pt;height:54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" filled="f" stroked="f">
            <v:textbox inset="0,0,0,0">
              <w:txbxContent>
                <w:tbl>
                  <w:tblPr>
                    <w:tblW w:w="0" w:type="auto"/>
                    <w:jc w:val="center"/>
                    <w:tblLayout w:type="fixed"/>
                    <w:tblLook w:val="0000" w:firstRow="0" w:lastRow="0" w:firstColumn="0" w:lastColumn="0" w:noHBand="0" w:noVBand="0"/>
                  </w:tblPr>
                  <w:tblGrid>
                    <w:gridCol w:w="7640"/>
                  </w:tblGrid>
                  <w:tr w:rsidR="006B59FB" w14:paraId="75FAD0FA" w14:textId="77777777" w:rsidTr="00FE34D2">
                    <w:trPr>
                      <w:cantSplit/>
                      <w:trHeight w:val="335"/>
                      <w:jc w:val="center"/>
                    </w:trPr>
                    <w:tc>
                      <w:tcPr>
                        <w:tcW w:w="7640" w:type="dxa"/>
                      </w:tcPr>
                      <w:p w14:paraId="5A8ED812" w14:textId="77777777" w:rsidR="006B59FB" w:rsidRDefault="006B59FB" w:rsidP="00FE34D2">
                        <w:pPr>
                          <w:jc w:val="center"/>
                          <w:rPr>
                            <w:b/>
                          </w:rPr>
                        </w:pPr>
                        <w:r>
                          <w:rPr>
                            <w:b/>
                          </w:rPr>
                          <w:t>Makina</w:t>
                        </w:r>
                        <w:r w:rsidRPr="006416D3">
                          <w:rPr>
                            <w:b/>
                          </w:rPr>
                          <w:t xml:space="preserve"> Mühendisliği Anabilim Dalı</w:t>
                        </w:r>
                      </w:p>
                      <w:p w14:paraId="3504032E" w14:textId="77777777" w:rsidR="006B59FB" w:rsidRPr="00C01790" w:rsidRDefault="006B59FB" w:rsidP="00B53120">
                        <w:pPr>
                          <w:spacing w:before="40"/>
                          <w:rPr>
                            <w:b/>
                            <w:color w:val="000000"/>
                            <w:sz w:val="22"/>
                          </w:rPr>
                        </w:pPr>
                      </w:p>
                    </w:tc>
                  </w:tr>
                  <w:tr w:rsidR="006B59FB" w14:paraId="75DB1653" w14:textId="77777777" w:rsidTr="00FE34D2">
                    <w:trPr>
                      <w:cantSplit/>
                      <w:trHeight w:val="399"/>
                      <w:jc w:val="center"/>
                    </w:trPr>
                    <w:tc>
                      <w:tcPr>
                        <w:tcW w:w="7640" w:type="dxa"/>
                      </w:tcPr>
                      <w:p w14:paraId="322FFBC9" w14:textId="77777777" w:rsidR="006B59FB" w:rsidRPr="00C01790" w:rsidRDefault="006B59FB" w:rsidP="00A46030">
                        <w:pPr>
                          <w:spacing w:before="240"/>
                          <w:rPr>
                            <w:b/>
                            <w:color w:val="000000"/>
                            <w:sz w:val="22"/>
                          </w:rPr>
                        </w:pPr>
                      </w:p>
                    </w:tc>
                  </w:tr>
                </w:tbl>
                <w:p w14:paraId="70F452DA" w14:textId="77777777" w:rsidR="006B59FB" w:rsidRDefault="006B59FB" w:rsidP="00FE34D2"/>
                <w:p w14:paraId="681B7A31" w14:textId="77777777" w:rsidR="006B59FB" w:rsidRDefault="006B59FB" w:rsidP="00FE34D2"/>
                <w:tbl>
                  <w:tblPr>
                    <w:tblW w:w="0" w:type="auto"/>
                    <w:jc w:val="center"/>
                    <w:tblLayout w:type="fixed"/>
                    <w:tblLook w:val="0000" w:firstRow="0" w:lastRow="0" w:firstColumn="0" w:lastColumn="0" w:noHBand="0" w:noVBand="0"/>
                  </w:tblPr>
                  <w:tblGrid>
                    <w:gridCol w:w="3701"/>
                    <w:gridCol w:w="3939"/>
                  </w:tblGrid>
                  <w:tr w:rsidR="006B59FB" w14:paraId="1EDAAD77" w14:textId="77777777" w:rsidTr="00BD53EA">
                    <w:trPr>
                      <w:cantSplit/>
                      <w:trHeight w:val="335"/>
                      <w:jc w:val="center"/>
                    </w:trPr>
                    <w:tc>
                      <w:tcPr>
                        <w:tcW w:w="3701" w:type="dxa"/>
                      </w:tcPr>
                      <w:p w14:paraId="012B9387" w14:textId="77777777" w:rsidR="006B59FB" w:rsidRPr="00C01790" w:rsidRDefault="006B59FB">
                        <w:pPr>
                          <w:jc w:val="right"/>
                          <w:rPr>
                            <w:b/>
                            <w:color w:val="000000"/>
                            <w:sz w:val="22"/>
                          </w:rPr>
                        </w:pPr>
                        <w:r>
                          <w:rPr>
                            <w:b/>
                          </w:rPr>
                          <w:t xml:space="preserve">Anabilim </w:t>
                        </w:r>
                        <w:proofErr w:type="gramStart"/>
                        <w:r>
                          <w:rPr>
                            <w:b/>
                          </w:rPr>
                          <w:t>Dalı</w:t>
                        </w:r>
                        <w:r w:rsidRPr="00756F07">
                          <w:rPr>
                            <w:b/>
                          </w:rPr>
                          <w:t xml:space="preserve"> :</w:t>
                        </w:r>
                        <w:proofErr w:type="gramEnd"/>
                      </w:p>
                    </w:tc>
                    <w:tc>
                      <w:tcPr>
                        <w:tcW w:w="3939" w:type="dxa"/>
                      </w:tcPr>
                      <w:p w14:paraId="7FC760D4" w14:textId="77777777" w:rsidR="006B59FB" w:rsidRPr="00C01790" w:rsidRDefault="006B59FB">
                        <w:pPr>
                          <w:rPr>
                            <w:b/>
                            <w:color w:val="000000"/>
                            <w:sz w:val="22"/>
                          </w:rPr>
                        </w:pPr>
                        <w:r>
                          <w:rPr>
                            <w:b/>
                          </w:rPr>
                          <w:t>Herhangi Mühendislik, Bilim</w:t>
                        </w:r>
                      </w:p>
                    </w:tc>
                  </w:tr>
                  <w:tr w:rsidR="006B59FB" w14:paraId="3E1AC90D" w14:textId="77777777" w:rsidTr="00BD53EA">
                    <w:trPr>
                      <w:cantSplit/>
                      <w:trHeight w:val="399"/>
                      <w:jc w:val="center"/>
                    </w:trPr>
                    <w:tc>
                      <w:tcPr>
                        <w:tcW w:w="3701" w:type="dxa"/>
                      </w:tcPr>
                      <w:p w14:paraId="463D6467" w14:textId="77777777" w:rsidR="006B59FB" w:rsidRPr="00C01790" w:rsidRDefault="006B59FB" w:rsidP="002B119C">
                        <w:pPr>
                          <w:jc w:val="right"/>
                          <w:rPr>
                            <w:b/>
                            <w:color w:val="000000"/>
                            <w:sz w:val="22"/>
                          </w:rPr>
                        </w:pPr>
                        <w:proofErr w:type="gramStart"/>
                        <w:r>
                          <w:rPr>
                            <w:b/>
                          </w:rPr>
                          <w:t>Programı</w:t>
                        </w:r>
                        <w:r w:rsidRPr="00756F07">
                          <w:rPr>
                            <w:b/>
                          </w:rPr>
                          <w:t xml:space="preserve"> :</w:t>
                        </w:r>
                        <w:proofErr w:type="gramEnd"/>
                      </w:p>
                    </w:tc>
                    <w:tc>
                      <w:tcPr>
                        <w:tcW w:w="3939" w:type="dxa"/>
                      </w:tcPr>
                      <w:p w14:paraId="3C41A9C5" w14:textId="77777777" w:rsidR="006B59FB" w:rsidRPr="00C01790" w:rsidRDefault="006B59FB">
                        <w:pPr>
                          <w:rPr>
                            <w:b/>
                            <w:color w:val="000000"/>
                            <w:sz w:val="22"/>
                          </w:rPr>
                        </w:pPr>
                        <w:r>
                          <w:rPr>
                            <w:b/>
                          </w:rPr>
                          <w:t>Herhangi Program</w:t>
                        </w:r>
                      </w:p>
                    </w:tc>
                  </w:tr>
                </w:tbl>
                <w:p w14:paraId="249FD370" w14:textId="77777777" w:rsidR="006B59FB" w:rsidRDefault="006B59FB" w:rsidP="00FE34D2"/>
              </w:txbxContent>
            </v:textbox>
            <w10:wrap anchorx="margin" anchory="page"/>
          </v:shape>
        </w:pict>
      </w:r>
    </w:p>
    <w:p w14:paraId="61064040" w14:textId="77777777" w:rsidR="001366AE" w:rsidRPr="00E9219D" w:rsidRDefault="001366AE" w:rsidP="001366AE">
      <w:pPr>
        <w:rPr>
          <w:lang w:val="en-US"/>
        </w:rPr>
      </w:pPr>
    </w:p>
    <w:p w14:paraId="47DBCC37" w14:textId="77777777" w:rsidR="001366AE" w:rsidRPr="00E9219D" w:rsidRDefault="001366AE" w:rsidP="001366AE">
      <w:pPr>
        <w:rPr>
          <w:lang w:val="en-US"/>
        </w:rPr>
      </w:pPr>
    </w:p>
    <w:p w14:paraId="56362236" w14:textId="77777777" w:rsidR="001366AE" w:rsidRPr="00E9219D" w:rsidRDefault="001366AE" w:rsidP="001366AE">
      <w:pPr>
        <w:rPr>
          <w:lang w:val="en-US"/>
        </w:rPr>
      </w:pPr>
    </w:p>
    <w:p w14:paraId="75CB4F59" w14:textId="77777777" w:rsidR="001366AE" w:rsidRPr="00E9219D" w:rsidRDefault="001366AE" w:rsidP="001366AE">
      <w:pPr>
        <w:rPr>
          <w:lang w:val="en-US"/>
        </w:rPr>
      </w:pPr>
    </w:p>
    <w:p w14:paraId="13B01274" w14:textId="77777777" w:rsidR="001366AE" w:rsidRPr="00E9219D" w:rsidRDefault="007F305E" w:rsidP="001366AE">
      <w:pPr>
        <w:rPr>
          <w:lang w:val="en-US"/>
        </w:rPr>
      </w:pPr>
      <w:r>
        <w:pict w14:anchorId="400319D4">
          <v:shape id="Text Box 203" o:spid="_x0000_s2064" type="#_x0000_t202" style="position:absolute;margin-left:0;margin-top:652.05pt;width:425.2pt;height:33.3pt;z-index:2516177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" filled="f" stroked="f">
            <v:textbox inset="0,0,0,0">
              <w:txbxContent>
                <w:p w14:paraId="0457BE35" w14:textId="77777777" w:rsidR="006B59FB" w:rsidRPr="00AD353C" w:rsidRDefault="006B59FB" w:rsidP="004163B3">
                  <w:pPr>
                    <w:jc w:val="center"/>
                    <w:rPr>
                      <w:b/>
                    </w:rPr>
                  </w:pPr>
                  <w:r w:rsidRPr="00AD353C">
                    <w:rPr>
                      <w:b/>
                    </w:rPr>
                    <w:t xml:space="preserve">Tez Danışmanı: Prof. Dr. </w:t>
                  </w:r>
                  <w:r>
                    <w:rPr>
                      <w:b/>
                    </w:rPr>
                    <w:t>Adı</w:t>
                  </w:r>
                  <w:r w:rsidRPr="00AD353C">
                    <w:rPr>
                      <w:b/>
                    </w:rPr>
                    <w:t xml:space="preserve"> SOYAD</w:t>
                  </w:r>
                  <w:r>
                    <w:rPr>
                      <w:b/>
                    </w:rPr>
                    <w:t>I</w:t>
                  </w:r>
                </w:p>
              </w:txbxContent>
            </v:textbox>
            <w10:wrap anchorx="margin" anchory="page"/>
          </v:shape>
        </w:pict>
      </w:r>
    </w:p>
    <w:p w14:paraId="64C0AF33" w14:textId="77777777" w:rsidR="001366AE" w:rsidRPr="00E9219D" w:rsidRDefault="001366AE" w:rsidP="001366AE">
      <w:pPr>
        <w:rPr>
          <w:lang w:val="en-US"/>
        </w:rPr>
      </w:pPr>
    </w:p>
    <w:p w14:paraId="4F0E272B" w14:textId="77777777" w:rsidR="001366AE" w:rsidRPr="00E9219D" w:rsidRDefault="001366AE" w:rsidP="001366AE">
      <w:pPr>
        <w:rPr>
          <w:lang w:val="en-US"/>
        </w:rPr>
      </w:pPr>
    </w:p>
    <w:p w14:paraId="6D018F2F" w14:textId="77777777" w:rsidR="001366AE" w:rsidRPr="00E9219D" w:rsidRDefault="007F305E" w:rsidP="001366AE">
      <w:pPr>
        <w:rPr>
          <w:lang w:val="en-US"/>
        </w:rPr>
      </w:pPr>
      <w:r>
        <w:pict w14:anchorId="5202AEFC">
          <v:shape id="Text Box 115" o:spid="_x0000_s2065" type="#_x0000_t202" style="position:absolute;margin-left:0;margin-top:737.1pt;width:425.2pt;height:33.3pt;z-index:2516147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" filled="f" stroked="f">
            <v:textbox inset="0,0,0,0">
              <w:txbxContent>
                <w:p w14:paraId="73D45D7B" w14:textId="77777777" w:rsidR="006B59FB" w:rsidRDefault="006B59FB" w:rsidP="00D86BFD">
                  <w:pPr>
                    <w:jc w:val="center"/>
                  </w:pPr>
                  <w:r>
                    <w:rPr>
                      <w:b/>
                    </w:rPr>
                    <w:t>TEZİN SAVUNULDUĞU AY YIL</w:t>
                  </w:r>
                </w:p>
              </w:txbxContent>
            </v:textbox>
            <w10:wrap anchorx="margin" anchory="page"/>
          </v:shape>
        </w:pict>
      </w:r>
    </w:p>
    <w:p w14:paraId="6FDEF3DC" w14:textId="77777777" w:rsidR="001366AE" w:rsidRPr="00E9219D" w:rsidRDefault="001366AE" w:rsidP="001366AE">
      <w:pPr>
        <w:rPr>
          <w:lang w:val="en-US"/>
        </w:rPr>
      </w:pPr>
    </w:p>
    <w:p w14:paraId="573E2D71" w14:textId="77777777" w:rsidR="00F7730B" w:rsidRDefault="00DC7B2B" w:rsidP="00FE3343">
      <w:pPr>
        <w:rPr>
          <w:lang w:val="en-US"/>
        </w:rPr>
      </w:pPr>
      <w:r>
        <w:rPr>
          <w:lang w:val="en-US"/>
        </w:rPr>
        <w:br w:type="page"/>
      </w:r>
    </w:p>
    <w:p w14:paraId="07621EE5" w14:textId="77777777" w:rsidR="00D97702" w:rsidRDefault="00D97702" w:rsidP="00FE3343">
      <w:pPr>
        <w:rPr>
          <w:lang w:val="en-US"/>
        </w:rPr>
      </w:pPr>
    </w:p>
    <w:p w14:paraId="5A47FEAC" w14:textId="77777777" w:rsidR="00F7730B" w:rsidRDefault="00F7730B" w:rsidP="00FE3343">
      <w:pPr>
        <w:rPr>
          <w:lang w:val="en-US"/>
        </w:rPr>
      </w:pPr>
    </w:p>
    <w:p w14:paraId="1701F144" w14:textId="77777777" w:rsidR="00F7730B" w:rsidRDefault="00F7730B" w:rsidP="00FE3343">
      <w:pPr>
        <w:rPr>
          <w:lang w:val="en-US"/>
        </w:rPr>
      </w:pPr>
    </w:p>
    <w:p w14:paraId="40917CF1" w14:textId="77777777" w:rsidR="00F7730B" w:rsidRDefault="00F7730B" w:rsidP="00FE3343">
      <w:pPr>
        <w:rPr>
          <w:lang w:val="en-US"/>
        </w:rPr>
      </w:pPr>
      <w:r>
        <w:rPr>
          <w:lang w:val="en-US"/>
        </w:rPr>
        <w:t>Fen Bilimleri Enstitüsü Onayı</w:t>
      </w:r>
    </w:p>
    <w:p w14:paraId="28730F15" w14:textId="77777777" w:rsidR="00F7730B" w:rsidRDefault="00F7730B"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t>………………………..</w:t>
      </w:r>
    </w:p>
    <w:p w14:paraId="611650D3" w14:textId="77777777" w:rsidR="00F7730B" w:rsidRDefault="00F7730B"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b/>
        </w:rPr>
        <w:t>Prof. Dr. Adı SOYADI</w:t>
      </w:r>
      <w:r>
        <w:rPr>
          <w:lang w:val="en-US"/>
        </w:rPr>
        <w:tab/>
      </w:r>
    </w:p>
    <w:p w14:paraId="30279156" w14:textId="77777777" w:rsidR="00F7730B" w:rsidRDefault="00F7730B" w:rsidP="00F7730B">
      <w:pPr>
        <w:ind w:left="5672"/>
        <w:rPr>
          <w:lang w:val="en-US"/>
        </w:rPr>
      </w:pPr>
      <w:r>
        <w:rPr>
          <w:lang w:val="en-US"/>
        </w:rPr>
        <w:t xml:space="preserve">    Müdür</w:t>
      </w:r>
    </w:p>
    <w:p w14:paraId="78FF4C2F" w14:textId="77777777" w:rsidR="00F7730B" w:rsidRDefault="00F7730B" w:rsidP="00FE3343">
      <w:pPr>
        <w:rPr>
          <w:lang w:val="en-US"/>
        </w:rPr>
      </w:pPr>
    </w:p>
    <w:p w14:paraId="751A8CE6" w14:textId="77777777" w:rsidR="00F7730B" w:rsidRDefault="00F7730B" w:rsidP="00FE3343">
      <w:pPr>
        <w:rPr>
          <w:lang w:val="en-US"/>
        </w:rPr>
      </w:pPr>
    </w:p>
    <w:p w14:paraId="169C4E11" w14:textId="77777777" w:rsidR="00F7730B" w:rsidRDefault="00F7730B" w:rsidP="00FE3343">
      <w:pPr>
        <w:rPr>
          <w:lang w:val="en-US"/>
        </w:rPr>
      </w:pPr>
    </w:p>
    <w:p w14:paraId="056B950E" w14:textId="77777777" w:rsidR="00F7730B" w:rsidRDefault="00F7730B" w:rsidP="00FE3343">
      <w:pPr>
        <w:rPr>
          <w:lang w:val="en-US"/>
        </w:rPr>
      </w:pPr>
      <w:r>
        <w:rPr>
          <w:lang w:val="en-US"/>
        </w:rPr>
        <w:t>Bu tezin Yüksek Lisans/Doktora derecesinin tüm gereksininlerini sağladığını onaylarım.</w:t>
      </w:r>
    </w:p>
    <w:p w14:paraId="0B41FA61" w14:textId="77777777" w:rsidR="00F7730B" w:rsidRDefault="00F7730B" w:rsidP="00F7730B">
      <w:pPr>
        <w:ind w:left="4254" w:firstLine="709"/>
        <w:rPr>
          <w:lang w:val="en-US"/>
        </w:rPr>
      </w:pPr>
    </w:p>
    <w:p w14:paraId="7D2F08DE" w14:textId="77777777" w:rsidR="00F7730B" w:rsidRDefault="00F7730B" w:rsidP="00F7730B">
      <w:pPr>
        <w:ind w:left="4254" w:firstLine="709"/>
        <w:rPr>
          <w:lang w:val="en-US"/>
        </w:rPr>
      </w:pPr>
      <w:r>
        <w:rPr>
          <w:lang w:val="en-US"/>
        </w:rPr>
        <w:t>……………………….</w:t>
      </w:r>
    </w:p>
    <w:p w14:paraId="10741E3E" w14:textId="77777777" w:rsidR="00F7730B" w:rsidRDefault="00F7730B" w:rsidP="00F7730B">
      <w:pPr>
        <w:ind w:left="4254" w:firstLine="709"/>
        <w:rPr>
          <w:lang w:val="en-US"/>
        </w:rPr>
      </w:pPr>
      <w:r>
        <w:rPr>
          <w:b/>
        </w:rPr>
        <w:t>Prof. Dr. Adı SOYADI</w:t>
      </w:r>
    </w:p>
    <w:p w14:paraId="51B8F216" w14:textId="77777777" w:rsidR="00F7730B" w:rsidRDefault="00F7730B" w:rsidP="00F7730B">
      <w:pPr>
        <w:ind w:left="4254" w:firstLine="709"/>
        <w:rPr>
          <w:lang w:val="en-US"/>
        </w:rPr>
      </w:pPr>
      <w:r>
        <w:rPr>
          <w:lang w:val="en-US"/>
        </w:rPr>
        <w:t>Anabilimdalı Başkanı</w:t>
      </w:r>
    </w:p>
    <w:p w14:paraId="3F2C0D5C" w14:textId="77777777" w:rsidR="00FE3343" w:rsidRDefault="007F305E" w:rsidP="00FE3343">
      <w:pPr>
        <w:rPr>
          <w:lang w:val="en-US"/>
        </w:rPr>
      </w:pPr>
      <w:r>
        <w:rPr>
          <w:b/>
        </w:rPr>
        <w:pict w14:anchorId="4BFFD2A3">
          <v:shape id="Text Box 948" o:spid="_x0000_s2066" type="#_x0000_t202" style="position:absolute;margin-left:-9.65pt;margin-top:623.7pt;width:411pt;height:36.8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" o:allowoverlap="f" filled="f" strokecolor="white">
            <v:textbox inset="0,0,0,0">
              <w:txbxContent>
                <w:p w14:paraId="3E8A433F" w14:textId="77777777" w:rsidR="006B59FB" w:rsidRPr="005F57A1" w:rsidRDefault="006B59FB" w:rsidP="00672698">
                  <w:pPr>
                    <w:ind w:left="1418" w:firstLine="709"/>
                    <w:rPr>
                      <w:b/>
                    </w:rPr>
                  </w:pPr>
                  <w:r w:rsidRPr="005F57A1">
                    <w:rPr>
                      <w:b/>
                    </w:rPr>
                    <w:t xml:space="preserve">Prof. Dr. Adı </w:t>
                  </w:r>
                  <w:r>
                    <w:rPr>
                      <w:b/>
                    </w:rPr>
                    <w:t>SOYADI</w:t>
                  </w:r>
                  <w:r>
                    <w:rPr>
                      <w:b/>
                    </w:rPr>
                    <w:tab/>
                  </w:r>
                  <w:r>
                    <w:rPr>
                      <w:b/>
                    </w:rPr>
                    <w:tab/>
                  </w:r>
                  <w:r>
                    <w:rPr>
                      <w:b/>
                    </w:rPr>
                    <w:tab/>
                  </w:r>
                  <w:r w:rsidRPr="006E0035">
                    <w:t>..............................</w:t>
                  </w:r>
                </w:p>
                <w:p w14:paraId="5942912A" w14:textId="77777777" w:rsidR="006B59FB" w:rsidRPr="00EE21A0" w:rsidRDefault="006B59FB" w:rsidP="00672698">
                  <w:pPr>
                    <w:ind w:left="1418" w:firstLine="709"/>
                  </w:pPr>
                  <w:r>
                    <w:t>Ankara Üniversitesi</w:t>
                  </w:r>
                </w:p>
              </w:txbxContent>
            </v:textbox>
            <w10:wrap anchory="page"/>
          </v:shape>
        </w:pict>
      </w:r>
      <w:r>
        <w:rPr>
          <w:b/>
        </w:rPr>
        <w:pict w14:anchorId="30408FEE">
          <v:shape id="Text Box 516" o:spid="_x0000_s2067" type="#_x0000_t202" style="position:absolute;margin-left:-9.65pt;margin-top:680.4pt;width:411pt;height:36.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" o:allowoverlap="f" filled="f" strokecolor="white">
            <v:textbox inset="0,0,0,0">
              <w:txbxContent>
                <w:p w14:paraId="35887014" w14:textId="77777777" w:rsidR="006B59FB" w:rsidRPr="005F57A1" w:rsidRDefault="006B59FB" w:rsidP="00672698">
                  <w:pPr>
                    <w:ind w:left="1418" w:firstLine="709"/>
                    <w:rPr>
                      <w:b/>
                    </w:rPr>
                  </w:pPr>
                  <w:r w:rsidRPr="005F57A1">
                    <w:rPr>
                      <w:b/>
                    </w:rPr>
                    <w:t xml:space="preserve">Prof. Dr. Adı </w:t>
                  </w:r>
                  <w:r>
                    <w:rPr>
                      <w:b/>
                    </w:rPr>
                    <w:t>SOYADI</w:t>
                  </w:r>
                  <w:r>
                    <w:rPr>
                      <w:b/>
                    </w:rPr>
                    <w:tab/>
                  </w:r>
                  <w:r>
                    <w:rPr>
                      <w:b/>
                    </w:rPr>
                    <w:tab/>
                  </w:r>
                  <w:r>
                    <w:rPr>
                      <w:b/>
                    </w:rPr>
                    <w:tab/>
                  </w:r>
                  <w:r w:rsidRPr="006E0035">
                    <w:t>..............................</w:t>
                  </w:r>
                </w:p>
                <w:p w14:paraId="4E40776C" w14:textId="77777777" w:rsidR="006B59FB" w:rsidRPr="00EE21A0" w:rsidRDefault="006B59FB" w:rsidP="00672698">
                  <w:pPr>
                    <w:ind w:left="1418" w:firstLine="709"/>
                  </w:pPr>
                  <w:r>
                    <w:t>Bilkent Üniversitesi</w:t>
                  </w:r>
                </w:p>
              </w:txbxContent>
            </v:textbox>
            <w10:wrap anchory="page"/>
          </v:shape>
        </w:pict>
      </w:r>
      <w:r>
        <w:rPr>
          <w:b/>
        </w:rPr>
        <w:pict w14:anchorId="37DE79B3">
          <v:shape id="Text Box 520" o:spid="_x0000_s2068" type="#_x0000_t202" style="position:absolute;margin-left:-9.75pt;margin-top:333.75pt;width:411pt;height:7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" o:allowoverlap="f" filled="f" stroked="f" strokecolor="white">
            <v:textbox inset="0,0,0,0">
              <w:txbxContent>
                <w:p w14:paraId="14F483E1" w14:textId="77777777" w:rsidR="006B59FB" w:rsidRDefault="006B59FB" w:rsidP="0071659E">
                  <w:pPr>
                    <w:jc w:val="both"/>
                  </w:pPr>
                  <w:r>
                    <w:t>TOBB E</w:t>
                  </w:r>
                  <w:r w:rsidRPr="006A4AF9">
                    <w:t>TÜ, Fen Bilimleri Enstitüsü’nün ......</w:t>
                  </w:r>
                  <w:r>
                    <w:t>.......</w:t>
                  </w:r>
                  <w:r w:rsidRPr="006A4AF9">
                    <w:t xml:space="preserve"> numaralı Yüksek Lisans</w:t>
                  </w:r>
                  <w:r>
                    <w:t xml:space="preserve"> / Doktora</w:t>
                  </w:r>
                  <w:r w:rsidRPr="006A4AF9">
                    <w:t xml:space="preserve"> Öğrencisi </w:t>
                  </w:r>
                  <w:r w:rsidRPr="006A4AF9">
                    <w:rPr>
                      <w:b/>
                    </w:rPr>
                    <w:t>Adı SOYADI</w:t>
                  </w:r>
                  <w:r>
                    <w:t xml:space="preserve"> ‘</w:t>
                  </w:r>
                  <w:proofErr w:type="spellStart"/>
                  <w:r>
                    <w:t>nın</w:t>
                  </w:r>
                  <w:proofErr w:type="spellEnd"/>
                  <w:r w:rsidRPr="006A4AF9">
                    <w:t xml:space="preserve"> ilgili yönetmeliklerin belirlediği gerekli tüm şartları yerine getirdikten sonra hazırladığı </w:t>
                  </w:r>
                  <w:r w:rsidRPr="006A4AF9">
                    <w:rPr>
                      <w:b/>
                    </w:rPr>
                    <w:t xml:space="preserve">“TEZ BAŞLIĞI” </w:t>
                  </w:r>
                  <w:r>
                    <w:t xml:space="preserve">başlıklı tezi </w:t>
                  </w:r>
                  <w:proofErr w:type="spellStart"/>
                  <w:proofErr w:type="gramStart"/>
                  <w:r w:rsidRPr="00CB377C">
                    <w:rPr>
                      <w:b/>
                      <w:color w:val="000000" w:themeColor="text1"/>
                    </w:rPr>
                    <w:t>Gün,Ay</w:t>
                  </w:r>
                  <w:proofErr w:type="spellEnd"/>
                  <w:proofErr w:type="gramEnd"/>
                  <w:r w:rsidRPr="00CB377C">
                    <w:rPr>
                      <w:b/>
                      <w:color w:val="000000" w:themeColor="text1"/>
                    </w:rPr>
                    <w:t xml:space="preserve">, Yıl </w:t>
                  </w:r>
                  <w:r w:rsidRPr="00CB377C">
                    <w:rPr>
                      <w:color w:val="000000" w:themeColor="text1"/>
                    </w:rPr>
                    <w:t>tarihinde aşağıda imzaları olan jüri tarafından kabul edilmiştir.</w:t>
                  </w:r>
                </w:p>
              </w:txbxContent>
            </v:textbox>
            <w10:wrap anchory="page"/>
          </v:shape>
        </w:pict>
      </w:r>
      <w:r>
        <w:rPr>
          <w:b/>
        </w:rPr>
        <w:pict w14:anchorId="6CEF9281">
          <v:shape id="Metin Kutusu 2" o:spid="_x0000_s2069" type="#_x0000_t202" style="position:absolute;margin-left:-9.75pt;margin-top:453.6pt;width:411pt;height:36.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" o:allowoverlap="f" filled="f" strokecolor="white">
            <v:textbox inset="0,0,0,0">
              <w:txbxContent>
                <w:p w14:paraId="16C78FA9" w14:textId="77777777" w:rsidR="006B59FB" w:rsidRPr="005F57A1" w:rsidRDefault="006B59FB" w:rsidP="009B4910">
                  <w:pPr>
                    <w:tabs>
                      <w:tab w:val="left" w:pos="1418"/>
                    </w:tabs>
                    <w:rPr>
                      <w:b/>
                    </w:rPr>
                  </w:pPr>
                  <w:r>
                    <w:rPr>
                      <w:b/>
                    </w:rPr>
                    <w:t xml:space="preserve">Tez </w:t>
                  </w:r>
                  <w:proofErr w:type="gramStart"/>
                  <w:r>
                    <w:rPr>
                      <w:b/>
                    </w:rPr>
                    <w:t>Danışmanı :</w:t>
                  </w:r>
                  <w:proofErr w:type="gramEnd"/>
                  <w:r>
                    <w:rPr>
                      <w:b/>
                    </w:rPr>
                    <w:t xml:space="preserve"> </w:t>
                  </w:r>
                  <w:r>
                    <w:rPr>
                      <w:b/>
                    </w:rPr>
                    <w:tab/>
                    <w:t>Prof. Dr. Adı SOYADI</w:t>
                  </w:r>
                  <w:r>
                    <w:rPr>
                      <w:b/>
                    </w:rPr>
                    <w:tab/>
                  </w:r>
                  <w:r>
                    <w:rPr>
                      <w:b/>
                    </w:rPr>
                    <w:tab/>
                  </w:r>
                  <w:r>
                    <w:rPr>
                      <w:b/>
                    </w:rPr>
                    <w:tab/>
                  </w:r>
                  <w:r w:rsidRPr="006E0035">
                    <w:t>..............................</w:t>
                  </w:r>
                </w:p>
                <w:p w14:paraId="00DF0916" w14:textId="77777777" w:rsidR="006B59FB" w:rsidRDefault="006B59FB" w:rsidP="0071659E">
                  <w:pPr>
                    <w:tabs>
                      <w:tab w:val="left" w:pos="2127"/>
                    </w:tabs>
                  </w:pPr>
                  <w:r>
                    <w:tab/>
                  </w:r>
                  <w:r w:rsidRPr="00E06100">
                    <w:t xml:space="preserve">TOBB </w:t>
                  </w:r>
                  <w:proofErr w:type="spellStart"/>
                  <w:r w:rsidRPr="00E06100">
                    <w:t>E</w:t>
                  </w:r>
                  <w:r>
                    <w:t>konomive</w:t>
                  </w:r>
                  <w:proofErr w:type="spellEnd"/>
                  <w:r>
                    <w:t xml:space="preserve"> Teknoloji</w:t>
                  </w:r>
                  <w:r w:rsidRPr="005F57A1">
                    <w:t xml:space="preserve"> Üniversitesi</w:t>
                  </w:r>
                  <w:r>
                    <w:tab/>
                  </w:r>
                </w:p>
              </w:txbxContent>
            </v:textbox>
            <w10:wrap anchory="page"/>
          </v:shape>
        </w:pict>
      </w:r>
      <w:r>
        <w:rPr>
          <w:b/>
        </w:rPr>
        <w:pict w14:anchorId="3DD44DD5">
          <v:shape id="Text Box 514" o:spid="_x0000_s2070" type="#_x0000_t202" style="position:absolute;margin-left:-9.65pt;margin-top:510.3pt;width:411pt;height:36.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" o:allowoverlap="f" filled="f" strokecolor="white">
            <v:textbox inset="0,0,0,0">
              <w:txbxContent>
                <w:p w14:paraId="5D9757C5" w14:textId="77777777" w:rsidR="006B59FB" w:rsidRDefault="006B59FB" w:rsidP="009B4910">
                  <w:pPr>
                    <w:tabs>
                      <w:tab w:val="left" w:pos="1418"/>
                    </w:tabs>
                    <w:rPr>
                      <w:b/>
                    </w:rPr>
                  </w:pPr>
                  <w:r>
                    <w:rPr>
                      <w:b/>
                    </w:rPr>
                    <w:t xml:space="preserve">Eş Danışman </w:t>
                  </w:r>
                  <w:r>
                    <w:rPr>
                      <w:b/>
                    </w:rPr>
                    <w:tab/>
                    <w:t xml:space="preserve">: </w:t>
                  </w:r>
                  <w:r>
                    <w:rPr>
                      <w:b/>
                    </w:rPr>
                    <w:tab/>
                  </w:r>
                  <w:proofErr w:type="spellStart"/>
                  <w:r w:rsidRPr="005F57A1">
                    <w:rPr>
                      <w:b/>
                    </w:rPr>
                    <w:t>Prof.Dr</w:t>
                  </w:r>
                  <w:proofErr w:type="spellEnd"/>
                  <w:r w:rsidRPr="005F57A1">
                    <w:rPr>
                      <w:b/>
                    </w:rPr>
                    <w:t xml:space="preserve">. Adı </w:t>
                  </w:r>
                  <w:r>
                    <w:rPr>
                      <w:b/>
                    </w:rPr>
                    <w:t>SOYADI</w:t>
                  </w:r>
                  <w:r>
                    <w:rPr>
                      <w:b/>
                    </w:rPr>
                    <w:tab/>
                  </w:r>
                  <w:r>
                    <w:rPr>
                      <w:b/>
                    </w:rPr>
                    <w:tab/>
                  </w:r>
                  <w:r>
                    <w:rPr>
                      <w:b/>
                    </w:rPr>
                    <w:tab/>
                  </w:r>
                  <w:r w:rsidRPr="006E0035">
                    <w:t>..............................</w:t>
                  </w:r>
                </w:p>
                <w:p w14:paraId="120EF99F" w14:textId="77777777" w:rsidR="006B59FB" w:rsidRDefault="006B59FB" w:rsidP="0071659E">
                  <w:pPr>
                    <w:tabs>
                      <w:tab w:val="right" w:pos="1985"/>
                    </w:tabs>
                  </w:pPr>
                  <w:r w:rsidRPr="005A1187">
                    <w:rPr>
                      <w:b/>
                      <w:color w:val="000000" w:themeColor="text1"/>
                    </w:rPr>
                    <w:t>(Varsa)</w:t>
                  </w:r>
                  <w:r>
                    <w:tab/>
                  </w:r>
                  <w:r>
                    <w:tab/>
                  </w:r>
                  <w:r w:rsidRPr="00E06100">
                    <w:t xml:space="preserve">TOBB Ekonomi ve </w:t>
                  </w:r>
                  <w:proofErr w:type="spellStart"/>
                  <w:r w:rsidRPr="00E06100">
                    <w:t>Teknoloji</w:t>
                  </w:r>
                  <w:r w:rsidRPr="005F57A1">
                    <w:t>Üniversitesi</w:t>
                  </w:r>
                  <w:proofErr w:type="spellEnd"/>
                </w:p>
              </w:txbxContent>
            </v:textbox>
            <w10:wrap anchory="page"/>
          </v:shape>
        </w:pict>
      </w:r>
      <w:r>
        <w:rPr>
          <w:b/>
        </w:rPr>
        <w:pict w14:anchorId="14BABEAC">
          <v:shape id="Text Box 515" o:spid="_x0000_s2071" type="#_x0000_t202" style="position:absolute;margin-left:-9.65pt;margin-top:567pt;width:411pt;height:36.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" o:allowoverlap="f" filled="f" strokecolor="white">
            <v:textbox inset="0,0,0,0">
              <w:txbxContent>
                <w:p w14:paraId="682C089C" w14:textId="77777777" w:rsidR="006B59FB" w:rsidRDefault="006B59FB" w:rsidP="00672698">
                  <w:r w:rsidRPr="00EE21A0">
                    <w:rPr>
                      <w:b/>
                    </w:rPr>
                    <w:t>J</w:t>
                  </w:r>
                  <w:r>
                    <w:rPr>
                      <w:b/>
                    </w:rPr>
                    <w:t>ü</w:t>
                  </w:r>
                  <w:r w:rsidRPr="00EE21A0">
                    <w:rPr>
                      <w:b/>
                    </w:rPr>
                    <w:t xml:space="preserve">ri </w:t>
                  </w:r>
                  <w:proofErr w:type="gramStart"/>
                  <w:r w:rsidRPr="00EE21A0">
                    <w:rPr>
                      <w:b/>
                    </w:rPr>
                    <w:t>Üyeleri</w:t>
                  </w:r>
                  <w:r>
                    <w:rPr>
                      <w:b/>
                    </w:rPr>
                    <w:t xml:space="preserve"> :</w:t>
                  </w:r>
                  <w:proofErr w:type="gramEnd"/>
                  <w:r>
                    <w:rPr>
                      <w:b/>
                    </w:rPr>
                    <w:tab/>
                  </w:r>
                  <w:r>
                    <w:rPr>
                      <w:b/>
                    </w:rPr>
                    <w:tab/>
                  </w:r>
                  <w:r w:rsidRPr="005F57A1">
                    <w:rPr>
                      <w:b/>
                    </w:rPr>
                    <w:t xml:space="preserve">Prof. Dr. Adı </w:t>
                  </w:r>
                  <w:r>
                    <w:rPr>
                      <w:b/>
                    </w:rPr>
                    <w:t>SOYADI (Başkan)</w:t>
                  </w:r>
                  <w:r>
                    <w:rPr>
                      <w:b/>
                    </w:rPr>
                    <w:tab/>
                  </w:r>
                  <w:r>
                    <w:rPr>
                      <w:b/>
                    </w:rPr>
                    <w:tab/>
                  </w:r>
                  <w:r>
                    <w:t>.............................</w:t>
                  </w:r>
                </w:p>
                <w:p w14:paraId="7C534A72" w14:textId="77777777" w:rsidR="006B59FB" w:rsidRPr="00EE21A0" w:rsidRDefault="006B59FB" w:rsidP="00672698">
                  <w:pPr>
                    <w:ind w:left="1418" w:firstLine="709"/>
                  </w:pPr>
                  <w:r>
                    <w:t xml:space="preserve">Orta Doğu Teknik </w:t>
                  </w:r>
                  <w:r w:rsidRPr="005F57A1">
                    <w:t>Üniversitesi</w:t>
                  </w:r>
                </w:p>
              </w:txbxContent>
            </v:textbox>
            <w10:wrap anchory="page"/>
          </v:shape>
        </w:pict>
      </w:r>
      <w:r w:rsidR="002C1EEA">
        <w:rPr>
          <w:lang w:val="en-US"/>
        </w:rPr>
        <w:br w:type="page"/>
      </w:r>
    </w:p>
    <w:p w14:paraId="18095452" w14:textId="77777777" w:rsidR="00D70A82" w:rsidRDefault="007F305E">
      <w:pPr>
        <w:rPr>
          <w:b/>
          <w:i/>
          <w:lang w:val="en-US"/>
        </w:rPr>
      </w:pPr>
      <w:r>
        <w:rPr>
          <w:b/>
        </w:rPr>
        <w:lastRenderedPageBreak/>
        <w:pict w14:anchorId="5B317B3D">
          <v:group id="Group 123" o:spid="_x0000_s2072" style="position:absolute;margin-left:-35.65pt;margin-top:.35pt;width:181.5pt;height:158.25pt;z-index:251848192" coordorigin="2288,3289" coordsize="5432,3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">
            <v:shape id="AutoShape 975" o:spid="_x0000_s2073" type="#_x0000_t186" style="position:absolute;left:2288;top:3289;width:4782;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esAA&#10;AADcAAAADwAAAGRycy9kb3ducmV2LnhtbERPS27CMBDdV+odrKnErjhFoQopBkUgKrZ8DjDEQ5I2&#10;Hke2AXP7Ggmpu3l635kvo+nFlZzvLCv4GGcgiGurO24UHA+b9wKED8gae8uk4E4elovXlzmW2t54&#10;R9d9aEQKYV+igjaEoZTS1y0Z9GM7ECfubJ3BkKBrpHZ4S+Gml5Ms+5QGO04NLQ60aqn+3V+Mghn+&#10;fFeVO01XUebHqIv1Ng9rpUZvsfoCESiGf/HTvdVp/iSHxzPpAr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kesAAAADcAAAADwAAAAAAAAAAAAAAAACYAgAAZHJzL2Rvd25y&#10;ZXYueG1sUEsFBgAAAAAEAAQA9QAAAIUDAAAAAA==&#10;" filled="t" fillcolor="#ff9" strokecolor="red">
              <v:textbox>
                <w:txbxContent>
                  <w:p w14:paraId="3AECD487" w14:textId="77777777" w:rsidR="006B59FB" w:rsidRPr="007029D6" w:rsidRDefault="006B59FB" w:rsidP="00F367A1">
                    <w:pPr>
                      <w:rPr>
                        <w:b/>
                        <w:lang w:val="en-US"/>
                      </w:rPr>
                    </w:pPr>
                    <w:r>
                      <w:rPr>
                        <w:b/>
                        <w:lang w:val="en-US"/>
                      </w:rPr>
                      <w:t xml:space="preserve">Tez </w:t>
                    </w:r>
                    <w:proofErr w:type="spellStart"/>
                    <w:r>
                      <w:rPr>
                        <w:b/>
                        <w:lang w:val="en-US"/>
                      </w:rPr>
                      <w:t>Bildirim</w:t>
                    </w:r>
                    <w:proofErr w:type="spellEnd"/>
                    <w:r>
                      <w:rPr>
                        <w:b/>
                        <w:lang w:val="en-US"/>
                      </w:rPr>
                      <w:t xml:space="preserve"> </w:t>
                    </w:r>
                    <w:proofErr w:type="spellStart"/>
                    <w:r w:rsidRPr="007029D6">
                      <w:rPr>
                        <w:b/>
                        <w:lang w:val="en-US"/>
                      </w:rPr>
                      <w:t>Sayfası</w:t>
                    </w:r>
                    <w:proofErr w:type="spellEnd"/>
                    <w:r w:rsidRPr="007029D6">
                      <w:rPr>
                        <w:b/>
                        <w:lang w:val="en-US"/>
                      </w:rPr>
                      <w:t xml:space="preserve"> </w:t>
                    </w:r>
                  </w:p>
                  <w:p w14:paraId="2AA21C1B" w14:textId="77777777" w:rsidR="006B59FB" w:rsidRPr="00365D66" w:rsidRDefault="006B59FB" w:rsidP="00F367A1">
                    <w:pPr>
                      <w:rPr>
                        <w:lang w:val="en-US"/>
                      </w:rPr>
                    </w:pPr>
                    <w:r>
                      <w:rPr>
                        <w:lang w:val="en-US"/>
                      </w:rPr>
                      <w:t xml:space="preserve">1.5 </w:t>
                    </w:r>
                    <w:proofErr w:type="spellStart"/>
                    <w:r>
                      <w:rPr>
                        <w:lang w:val="en-US"/>
                      </w:rPr>
                      <w:t>satır</w:t>
                    </w:r>
                    <w:proofErr w:type="spellEnd"/>
                    <w:r>
                      <w:rPr>
                        <w:lang w:val="en-US"/>
                      </w:rPr>
                      <w:t xml:space="preserve"> </w:t>
                    </w:r>
                    <w:proofErr w:type="spellStart"/>
                    <w:r>
                      <w:rPr>
                        <w:lang w:val="en-US"/>
                      </w:rPr>
                      <w:t>aralığı</w:t>
                    </w:r>
                    <w:proofErr w:type="spellEnd"/>
                    <w:r>
                      <w:rPr>
                        <w:lang w:val="en-US"/>
                      </w:rPr>
                      <w:t xml:space="preserve"> </w:t>
                    </w:r>
                    <w:proofErr w:type="spellStart"/>
                    <w:r>
                      <w:rPr>
                        <w:lang w:val="en-US"/>
                      </w:rPr>
                      <w:t>kullanılarak</w:t>
                    </w:r>
                    <w:proofErr w:type="spellEnd"/>
                    <w:r>
                      <w:rPr>
                        <w:lang w:val="en-US"/>
                      </w:rPr>
                      <w:t xml:space="preserve"> </w:t>
                    </w:r>
                    <w:proofErr w:type="spellStart"/>
                    <w:r>
                      <w:rPr>
                        <w:lang w:val="en-US"/>
                      </w:rPr>
                      <w:t>hazırlanır</w:t>
                    </w:r>
                    <w:proofErr w:type="spellEnd"/>
                    <w:r>
                      <w:rPr>
                        <w:lang w:val="en-US"/>
                      </w:rPr>
                      <w:t>.</w:t>
                    </w:r>
                  </w:p>
                  <w:p w14:paraId="281D0237" w14:textId="77777777" w:rsidR="006B59FB" w:rsidRDefault="006B59FB" w:rsidP="00F367A1"/>
                  <w:p w14:paraId="7BEAB99D" w14:textId="77777777" w:rsidR="006B59FB" w:rsidRPr="00480905" w:rsidRDefault="006B59FB" w:rsidP="00F367A1">
                    <w:pPr>
                      <w:rPr>
                        <w:b/>
                        <w:color w:val="FF0000"/>
                      </w:rPr>
                    </w:pPr>
                    <w:r w:rsidRPr="00480905">
                      <w:rPr>
                        <w:b/>
                        <w:color w:val="FF0000"/>
                      </w:rPr>
                      <w:t>Bu bir nottur, çıktı almadan önce siliniz.</w:t>
                    </w:r>
                  </w:p>
                  <w:p w14:paraId="76DFC0BB" w14:textId="77777777" w:rsidR="006B59FB" w:rsidRDefault="006B59FB" w:rsidP="00F367A1"/>
                </w:txbxContent>
              </v:textbox>
            </v:shape>
            <v:shape id="AutoShape 976" o:spid="_x0000_s2074" type="#_x0000_t32" style="position:absolute;left:6381;top:5819;width:1339;height:6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2WMEAAADcAAAADwAAAGRycy9kb3ducmV2LnhtbERP32vCMBB+H/g/hBP2tqYWNmZnWoao&#10;+DS26t6P5mzKmktJotb/3gwGe7uP7+et6skO4kI+9I4VLLIcBHHrdM+dguNh+/QKIkRkjYNjUnCj&#10;AHU1e1hhqd2Vv+jSxE6kEA4lKjAxjqWUoTVkMWRuJE7cyXmLMUHfSe3xmsLtIIs8f5EWe04NBkda&#10;G2p/mrNVcMo34XOzLnamb3wx2f3yA7+jUo/z6f0NRKQp/ov/3Hud5hfP8PtMukBW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fZYwQAAANwAAAAPAAAAAAAAAAAAAAAA&#10;AKECAABkcnMvZG93bnJldi54bWxQSwUGAAAAAAQABAD5AAAAjwMAAAAA&#10;" strokecolor="red">
              <v:stroke endarrow="block"/>
            </v:shape>
          </v:group>
        </w:pict>
      </w:r>
    </w:p>
    <w:p w14:paraId="38F495B9" w14:textId="77777777" w:rsidR="00A05E95" w:rsidRDefault="00A05E95" w:rsidP="00A05E95">
      <w:pPr>
        <w:spacing w:before="1440" w:after="360"/>
        <w:jc w:val="center"/>
        <w:rPr>
          <w:b/>
          <w:lang w:val="en-US"/>
        </w:rPr>
      </w:pPr>
      <w:r>
        <w:rPr>
          <w:b/>
          <w:lang w:val="en-US"/>
        </w:rPr>
        <w:t>TEZ BİLDİRİMİ</w:t>
      </w:r>
    </w:p>
    <w:p w14:paraId="1A209C12" w14:textId="77777777" w:rsidR="00D51E31" w:rsidRPr="000253DA" w:rsidRDefault="00D51E31" w:rsidP="00D51E31">
      <w:pPr>
        <w:spacing w:before="1440" w:after="360" w:line="360" w:lineRule="auto"/>
        <w:jc w:val="both"/>
      </w:pPr>
      <w:r w:rsidRPr="000253DA">
        <w:t xml:space="preserve">Tez içindeki bütün bilgilerin etik davranış ve akademik kurallar çerçevesinde elde edilerek sunulduğunu, </w:t>
      </w:r>
      <w:r w:rsidR="00EE0793">
        <w:t>alıntı yapılan kaynaklara</w:t>
      </w:r>
      <w:r w:rsidRPr="000253DA">
        <w:t xml:space="preserve"> eksiksiz atıf yapıldığını</w:t>
      </w:r>
      <w:r w:rsidR="00DA3776">
        <w:t>, referansların tam olarak belirtildiğini</w:t>
      </w:r>
      <w:r w:rsidRPr="000253DA">
        <w:t xml:space="preserve"> ve ayrıca bu tezin TOBB ETÜ Fen Bilimleri Enstitüsü tez yazım kurallarına uygun olarak hazırlandığını bildiririm.</w:t>
      </w:r>
    </w:p>
    <w:p w14:paraId="70102B6A" w14:textId="77777777" w:rsidR="00FB4E8C" w:rsidRPr="005F0925" w:rsidRDefault="005F0925" w:rsidP="005F0925">
      <w:pPr>
        <w:spacing w:before="1440" w:after="360" w:line="360" w:lineRule="auto"/>
        <w:jc w:val="both"/>
        <w:rPr>
          <w:lang w:val="en-US"/>
        </w:rPr>
      </w:pPr>
      <w:r>
        <w:rPr>
          <w:lang w:val="en-US"/>
        </w:rPr>
        <w:t xml:space="preserve">. </w:t>
      </w:r>
    </w:p>
    <w:p w14:paraId="375E6949" w14:textId="77777777" w:rsidR="00FE3343" w:rsidRDefault="00BE4DF4" w:rsidP="00FE3343">
      <w:pPr>
        <w:spacing w:before="1420" w:after="360"/>
        <w:jc w:val="right"/>
        <w:rPr>
          <w:lang w:val="en-US"/>
        </w:rPr>
      </w:pPr>
      <w:r>
        <w:rPr>
          <w:lang w:val="en-US"/>
        </w:rPr>
        <w:t xml:space="preserve">Öğrenci Adı Soyadı </w:t>
      </w:r>
    </w:p>
    <w:p w14:paraId="3BF9DF06" w14:textId="77777777" w:rsidR="00BE4DF4" w:rsidRDefault="00BE4DF4" w:rsidP="00BE4DF4">
      <w:pPr>
        <w:spacing w:line="480" w:lineRule="auto"/>
        <w:jc w:val="right"/>
        <w:rPr>
          <w:lang w:val="en-US"/>
        </w:rPr>
      </w:pPr>
      <w:r>
        <w:rPr>
          <w:lang w:val="en-US"/>
        </w:rPr>
        <w:t>İMZA</w:t>
      </w:r>
    </w:p>
    <w:p w14:paraId="7BEDCA49" w14:textId="77777777" w:rsidR="006F11AD" w:rsidRDefault="006F11AD" w:rsidP="006F11AD">
      <w:pPr>
        <w:rPr>
          <w:b/>
          <w:lang w:val="en-US"/>
        </w:rPr>
      </w:pPr>
    </w:p>
    <w:p w14:paraId="6C763BF1" w14:textId="77777777" w:rsidR="006F11AD" w:rsidRPr="003B779E" w:rsidRDefault="007F305E" w:rsidP="006F11AD">
      <w:pPr>
        <w:jc w:val="center"/>
        <w:sectPr w:rsidR="006F11AD" w:rsidRPr="003B779E" w:rsidSect="0071176B">
          <w:headerReference w:type="default" r:id="rId8"/>
          <w:footerReference w:type="even" r:id="rId9"/>
          <w:footerReference w:type="default" r:id="rId10"/>
          <w:pgSz w:w="11906" w:h="16838"/>
          <w:pgMar w:top="1418" w:right="1418" w:bottom="1418" w:left="2268" w:header="709" w:footer="709" w:gutter="0"/>
          <w:pgNumType w:fmt="lowerRoman"/>
          <w:cols w:space="708"/>
          <w:titlePg/>
          <w:docGrid w:linePitch="360"/>
        </w:sectPr>
      </w:pPr>
      <w:r>
        <w:pict w14:anchorId="1451BA31">
          <v:group id="Group 715" o:spid="_x0000_s2075" style="position:absolute;left:0;text-align:left;margin-left:117.05pt;margin-top:432.75pt;width:229.7pt;height:163.25pt;z-index:251894272" coordorigin="4449,12320" coordsize="4594,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">
            <v:shape id="AutoShape 453" o:spid="_x0000_s2076" type="#_x0000_t186" style="position:absolute;left:4449;top:12320;width:4594;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eWycEA&#10;AADbAAAADwAAAGRycy9kb3ducmV2LnhtbESPzW7CMBCE70h9B2srcQOnFUVpwKAIBOLKzwMs8TYJ&#10;jdeR7YJ5+xoJieNoZr7RzJfRdOJKzreWFXyMMxDEldUt1wpOx80oB+EDssbOMim4k4fl4m0wx0Lb&#10;G+/pegi1SBD2BSpoQugLKX3VkEE/tj1x8n6sMxiSdLXUDm8Jbjr5mWVTabDltNBgT6uGqt/Dn1Hw&#10;jZdtWbrz1yrKySnqfL2bhLVSw/dYzkAEiuEVfrZ3WkE+hce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nlsnBAAAA2wAAAA8AAAAAAAAAAAAAAAAAmAIAAGRycy9kb3du&#10;cmV2LnhtbFBLBQYAAAAABAAEAPUAAACGAwAAAAA=&#10;" filled="t" fillcolor="#ff9" strokecolor="red">
              <v:textbox>
                <w:txbxContent>
                  <w:p w14:paraId="547F1327" w14:textId="77777777" w:rsidR="006B59FB" w:rsidRDefault="006B59FB" w:rsidP="006F11AD">
                    <w:pPr>
                      <w:jc w:val="both"/>
                    </w:pPr>
                    <w:r>
                      <w:t xml:space="preserve">Giriş bölümü tek numaralı (1.) sayfadan başlaması gerekmektedir. </w:t>
                    </w:r>
                    <w:r w:rsidRPr="00DF0E32">
                      <w:t>Bu nedenle çift numaralı olan bu sayfayı boş bıraktık.</w:t>
                    </w:r>
                  </w:p>
                  <w:p w14:paraId="2A0EA6B9" w14:textId="77777777" w:rsidR="006B59FB" w:rsidRDefault="006B59FB" w:rsidP="006F11AD"/>
                  <w:p w14:paraId="0F1EC733" w14:textId="77777777" w:rsidR="006B59FB" w:rsidRPr="00480905" w:rsidRDefault="006B59FB" w:rsidP="006F11AD">
                    <w:pPr>
                      <w:rPr>
                        <w:b/>
                        <w:color w:val="FF0000"/>
                      </w:rPr>
                    </w:pPr>
                    <w:r w:rsidRPr="00480905">
                      <w:rPr>
                        <w:b/>
                        <w:color w:val="FF0000"/>
                      </w:rPr>
                      <w:t>Bu bir nottur, çıktı almadan önce siliniz.</w:t>
                    </w:r>
                  </w:p>
                </w:txbxContent>
              </v:textbox>
            </v:shape>
            <v:shape id="AutoShape 675" o:spid="_x0000_s2077" type="#_x0000_t32" style="position:absolute;left:6300;top:14730;width:150;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SSsUAAADbAAAADwAAAGRycy9kb3ducmV2LnhtbESPQWvCQBSE7wX/w/IKvdWNWq3ErCJK&#10;SfVQqApeH9mXbGj2bchuY/rvuwWhx2FmvmGyzWAb0VPna8cKJuMEBHHhdM2Vgsv57XkJwgdkjY1j&#10;UvBDHjbr0UOGqXY3/qT+FCoRIexTVGBCaFMpfWHIoh+7ljh6pesshii7SuoObxFuGzlNkoW0WHNc&#10;MNjSzlDxdfq2Cg57P/f9y2GSH2cfZb445nVrrko9PQ7bFYhAQ/gP39vvWsHyFf6+x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ASSsUAAADbAAAADwAAAAAAAAAA&#10;AAAAAAChAgAAZHJzL2Rvd25yZXYueG1sUEsFBgAAAAAEAAQA+QAAAJMDAAAAAA==&#10;" strokecolor="red">
              <v:stroke endarrow="block"/>
            </v:shape>
          </v:group>
        </w:pict>
      </w:r>
    </w:p>
    <w:p w14:paraId="0EE67C46" w14:textId="77777777" w:rsidR="00FE1D6F" w:rsidRPr="00205E15" w:rsidRDefault="00FE1D6F" w:rsidP="00205E15">
      <w:pPr>
        <w:spacing w:before="1440" w:after="360"/>
        <w:jc w:val="center"/>
        <w:rPr>
          <w:b/>
          <w:lang w:val="en-US"/>
        </w:rPr>
      </w:pPr>
      <w:r w:rsidRPr="00205E15">
        <w:rPr>
          <w:b/>
        </w:rPr>
        <w:lastRenderedPageBreak/>
        <w:t>ÖZET</w:t>
      </w:r>
    </w:p>
    <w:p w14:paraId="3B3A3650" w14:textId="77777777" w:rsidR="00FE1D6F" w:rsidRDefault="00FE1D6F" w:rsidP="00FE1D6F">
      <w:pPr>
        <w:pStyle w:val="BASLIK1"/>
        <w:numPr>
          <w:ilvl w:val="0"/>
          <w:numId w:val="0"/>
        </w:numPr>
        <w:spacing w:before="0" w:after="0" w:line="480" w:lineRule="auto"/>
        <w:jc w:val="center"/>
        <w:rPr>
          <w:b w:val="0"/>
        </w:rPr>
      </w:pPr>
      <w:r w:rsidRPr="00FE1D6F">
        <w:rPr>
          <w:b w:val="0"/>
        </w:rPr>
        <w:t>Yüksek Lisans/Doktora Tezi</w:t>
      </w:r>
    </w:p>
    <w:p w14:paraId="43426D55" w14:textId="77777777" w:rsidR="00920F58" w:rsidRDefault="00027BCD" w:rsidP="00FE1D6F">
      <w:pPr>
        <w:pStyle w:val="BASLIK1"/>
        <w:numPr>
          <w:ilvl w:val="0"/>
          <w:numId w:val="0"/>
        </w:numPr>
        <w:spacing w:before="0" w:after="0" w:line="480" w:lineRule="auto"/>
        <w:jc w:val="center"/>
        <w:rPr>
          <w:b w:val="0"/>
        </w:rPr>
      </w:pPr>
      <w:r w:rsidRPr="00FE1D6F">
        <w:rPr>
          <w:b w:val="0"/>
        </w:rPr>
        <w:t>TEZ BAŞLIĞI</w:t>
      </w:r>
    </w:p>
    <w:p w14:paraId="666940A6" w14:textId="77777777" w:rsidR="00FE1D6F" w:rsidRPr="00FE1D6F" w:rsidRDefault="00FE1D6F" w:rsidP="00FE1D6F">
      <w:pPr>
        <w:pStyle w:val="BASLIK1"/>
        <w:numPr>
          <w:ilvl w:val="0"/>
          <w:numId w:val="0"/>
        </w:numPr>
        <w:spacing w:before="0" w:after="0" w:line="480" w:lineRule="auto"/>
        <w:jc w:val="center"/>
        <w:rPr>
          <w:b w:val="0"/>
          <w:lang w:val="en-US"/>
        </w:rPr>
      </w:pPr>
      <w:r>
        <w:rPr>
          <w:b w:val="0"/>
        </w:rPr>
        <w:t>Öğrenci Adı-Soyadı</w:t>
      </w:r>
    </w:p>
    <w:p w14:paraId="6EE21A49" w14:textId="77777777" w:rsidR="00FE1D6F" w:rsidRDefault="00FE1D6F" w:rsidP="00FE1D6F">
      <w:pPr>
        <w:pStyle w:val="BASLIK1"/>
        <w:numPr>
          <w:ilvl w:val="0"/>
          <w:numId w:val="0"/>
        </w:numPr>
        <w:spacing w:before="0" w:after="0" w:line="240" w:lineRule="auto"/>
        <w:jc w:val="center"/>
        <w:rPr>
          <w:b w:val="0"/>
        </w:rPr>
      </w:pPr>
    </w:p>
    <w:p w14:paraId="731757A1" w14:textId="77777777" w:rsidR="00FE1D6F" w:rsidRDefault="00FE1D6F" w:rsidP="00FE1D6F">
      <w:pPr>
        <w:pStyle w:val="BASLIK1"/>
        <w:numPr>
          <w:ilvl w:val="0"/>
          <w:numId w:val="0"/>
        </w:numPr>
        <w:spacing w:before="0" w:after="0" w:line="240" w:lineRule="auto"/>
        <w:jc w:val="center"/>
        <w:rPr>
          <w:b w:val="0"/>
        </w:rPr>
      </w:pPr>
      <w:r>
        <w:rPr>
          <w:b w:val="0"/>
        </w:rPr>
        <w:t>TOBB Ekonomi ve Teknoloji Üniveritesi</w:t>
      </w:r>
    </w:p>
    <w:p w14:paraId="6189B818" w14:textId="77777777" w:rsidR="00FE1D6F" w:rsidRDefault="00FE1D6F" w:rsidP="00FE1D6F">
      <w:pPr>
        <w:pStyle w:val="BASLIK1"/>
        <w:numPr>
          <w:ilvl w:val="0"/>
          <w:numId w:val="0"/>
        </w:numPr>
        <w:spacing w:before="0" w:after="0" w:line="240" w:lineRule="auto"/>
        <w:jc w:val="center"/>
        <w:rPr>
          <w:b w:val="0"/>
        </w:rPr>
      </w:pPr>
      <w:r>
        <w:rPr>
          <w:b w:val="0"/>
        </w:rPr>
        <w:t>Fen Bilimleri Enstitüsü</w:t>
      </w:r>
    </w:p>
    <w:p w14:paraId="7B684D40" w14:textId="77777777" w:rsidR="00FE1D6F" w:rsidRPr="00FE1D6F" w:rsidRDefault="00FE1D6F" w:rsidP="00FE1D6F">
      <w:pPr>
        <w:pStyle w:val="BASLIK1"/>
        <w:numPr>
          <w:ilvl w:val="0"/>
          <w:numId w:val="0"/>
        </w:numPr>
        <w:spacing w:before="0" w:after="0" w:line="240" w:lineRule="auto"/>
        <w:jc w:val="center"/>
        <w:rPr>
          <w:b w:val="0"/>
        </w:rPr>
      </w:pPr>
      <w:r>
        <w:rPr>
          <w:b w:val="0"/>
        </w:rPr>
        <w:t>……………. Anabilim Dalı</w:t>
      </w:r>
    </w:p>
    <w:p w14:paraId="6B689CF7" w14:textId="77777777" w:rsidR="00FE1D6F" w:rsidRDefault="00FE1D6F" w:rsidP="00FE1D6F">
      <w:pPr>
        <w:spacing w:line="480" w:lineRule="auto"/>
        <w:jc w:val="center"/>
      </w:pPr>
    </w:p>
    <w:p w14:paraId="275A8E5E" w14:textId="77777777" w:rsidR="00FE1D6F" w:rsidRDefault="006A56F5" w:rsidP="00FE1D6F">
      <w:pPr>
        <w:spacing w:line="480" w:lineRule="auto"/>
        <w:jc w:val="center"/>
      </w:pPr>
      <w:r>
        <w:t xml:space="preserve">Danışman: Ünvan. Adı </w:t>
      </w:r>
      <w:r w:rsidR="00FE1D6F">
        <w:t>Soyadı</w:t>
      </w:r>
    </w:p>
    <w:p w14:paraId="58146F82" w14:textId="77777777" w:rsidR="007D6966" w:rsidRDefault="007D6966" w:rsidP="00FE1D6F">
      <w:pPr>
        <w:spacing w:line="480" w:lineRule="auto"/>
        <w:jc w:val="center"/>
      </w:pPr>
      <w:r>
        <w:t>Tarih</w:t>
      </w:r>
      <w:r w:rsidR="00C07C01">
        <w:t>: Ocak 2015 ( Ay Yıl)</w:t>
      </w:r>
    </w:p>
    <w:p w14:paraId="2306B362" w14:textId="77777777" w:rsidR="00D52003" w:rsidRDefault="00D52003" w:rsidP="00F12055">
      <w:pPr>
        <w:spacing w:line="360" w:lineRule="auto"/>
        <w:jc w:val="both"/>
      </w:pPr>
      <w:r>
        <w:t>Özet hazırlanırken 1</w:t>
      </w:r>
      <w:r w:rsidR="006A56F5">
        <w:t>.5</w:t>
      </w:r>
      <w:r>
        <w:t xml:space="preserve"> satır boşluk bırakılır. </w:t>
      </w:r>
      <w:r w:rsidR="00A5175F">
        <w:t xml:space="preserve">Tezlerde </w:t>
      </w:r>
      <w:r w:rsidRPr="00713778">
        <w:t>özet</w:t>
      </w:r>
      <w:r w:rsidR="00A5175F">
        <w:t>/abstract</w:t>
      </w:r>
      <w:r>
        <w:t>3</w:t>
      </w:r>
      <w:r w:rsidRPr="00713778">
        <w:t xml:space="preserve">00 kelimeden az olmamak kaydıyla </w:t>
      </w:r>
      <w:r w:rsidR="00A5175F">
        <w:t>2</w:t>
      </w:r>
      <w:r w:rsidRPr="00713778">
        <w:t xml:space="preserve"> sayfa</w:t>
      </w:r>
      <w:r w:rsidR="00A5175F">
        <w:t>yı geçmemelidir</w:t>
      </w:r>
      <w:r w:rsidRPr="00713778">
        <w:t xml:space="preserve">,  Özetlerde tezde ele alınan </w:t>
      </w:r>
      <w:r>
        <w:t>konu</w:t>
      </w:r>
      <w:r w:rsidRPr="00713778">
        <w:t xml:space="preserve"> kısaca tanıtılarak, kullanılan yöntemler v</w:t>
      </w:r>
      <w:r w:rsidR="006A56F5">
        <w:t xml:space="preserve">e ulaşılan sonuçlar belirtilir.  </w:t>
      </w:r>
      <w:r w:rsidRPr="00713778">
        <w:t>Özetlerde</w:t>
      </w:r>
      <w:r w:rsidR="001112F6">
        <w:t xml:space="preserve"> kaynak, şe</w:t>
      </w:r>
      <w:r w:rsidR="00975FE5">
        <w:t>kil, çizelge ve dipnot kullanılmamalıdır</w:t>
      </w:r>
      <w:r w:rsidR="006A56F5">
        <w:t xml:space="preserve">.  </w:t>
      </w:r>
      <w:r w:rsidRPr="0049221B">
        <w:rPr>
          <w:b/>
        </w:rPr>
        <w:t>Ö</w:t>
      </w:r>
      <w:r w:rsidR="0049221B" w:rsidRPr="0049221B">
        <w:rPr>
          <w:b/>
        </w:rPr>
        <w:t>ZET</w:t>
      </w:r>
      <w:r w:rsidRPr="00713778">
        <w:t xml:space="preserve"> birinci dereceden başlık formatında (önce 72, sonra 18 punto </w:t>
      </w:r>
      <w:r>
        <w:t>aralık</w:t>
      </w:r>
      <w:r w:rsidRPr="00713778">
        <w:t xml:space="preserve"> bırakılarak ve 1</w:t>
      </w:r>
      <w:r w:rsidR="0049221B">
        <w:t>.5</w:t>
      </w:r>
      <w:r w:rsidRPr="00713778">
        <w:t xml:space="preserve"> sat</w:t>
      </w:r>
      <w:r w:rsidR="00AC2296">
        <w:t>ır aralıklı olarak) yazılmalıdır</w:t>
      </w:r>
      <w:r w:rsidRPr="00713778">
        <w:t xml:space="preserve">.  </w:t>
      </w:r>
      <w:r w:rsidR="0049221B">
        <w:t>ÖZET’in</w:t>
      </w:r>
      <w:r w:rsidRPr="00713778">
        <w:t xml:space="preserve"> altına </w:t>
      </w:r>
      <w:r w:rsidR="0049221B">
        <w:t xml:space="preserve">tezin türü (Yüksek Lisans veya Doktora)  belirtildikten sonra </w:t>
      </w:r>
      <w:r w:rsidRPr="00713778">
        <w:rPr>
          <w:szCs w:val="20"/>
        </w:rPr>
        <w:t>büyük harflerle sayfa ortalanarak (</w:t>
      </w:r>
      <w:r w:rsidR="0049221B">
        <w:rPr>
          <w:szCs w:val="20"/>
        </w:rPr>
        <w:t>büyük harflerle) tezin başlığı yazılmaldır.</w:t>
      </w:r>
    </w:p>
    <w:p w14:paraId="531C7252" w14:textId="77777777" w:rsidR="002A5C22" w:rsidRDefault="002A5C22" w:rsidP="00920F58"/>
    <w:p w14:paraId="055A84B7" w14:textId="77777777" w:rsidR="00920F58" w:rsidRPr="006A56F5" w:rsidRDefault="00027BCD" w:rsidP="006A56F5">
      <w:r w:rsidRPr="00027BCD">
        <w:rPr>
          <w:b/>
        </w:rPr>
        <w:t>Anahtar Kelimeler</w:t>
      </w:r>
      <w:r w:rsidRPr="002A5C22">
        <w:rPr>
          <w:b/>
        </w:rPr>
        <w:t xml:space="preserve">: </w:t>
      </w:r>
      <w:r w:rsidR="000A3B33" w:rsidRPr="000A3B33">
        <w:t xml:space="preserve">Zamanlama </w:t>
      </w:r>
      <w:r w:rsidR="000A3B33">
        <w:t>a</w:t>
      </w:r>
      <w:r w:rsidR="000A3B33" w:rsidRPr="000A3B33">
        <w:t>nalizi</w:t>
      </w:r>
      <w:r w:rsidR="000A3B33">
        <w:t>, İstatiksel modelleme, Benzetim.</w:t>
      </w:r>
    </w:p>
    <w:p w14:paraId="7CA21A8C" w14:textId="77777777" w:rsidR="00920F58" w:rsidRPr="00E9219D" w:rsidRDefault="007F305E" w:rsidP="00920F58">
      <w:pPr>
        <w:rPr>
          <w:lang w:val="en-US"/>
        </w:rPr>
      </w:pPr>
      <w:r>
        <w:rPr>
          <w:b/>
        </w:rPr>
        <w:pict w14:anchorId="1E6093EA">
          <v:line id="Line 961" o:spid="_x0000_s2183" style="position:absolute;flip:y;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4pt" to="108.2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" strokecolor="red">
            <v:stroke endarrow="block"/>
          </v:line>
        </w:pict>
      </w:r>
    </w:p>
    <w:p w14:paraId="71E1644B" w14:textId="77777777" w:rsidR="00920F58" w:rsidRPr="00E9219D" w:rsidRDefault="00920F58" w:rsidP="00920F58">
      <w:pPr>
        <w:rPr>
          <w:lang w:val="en-US"/>
        </w:rPr>
      </w:pPr>
    </w:p>
    <w:p w14:paraId="6ED17FC3" w14:textId="77777777" w:rsidR="00920F58" w:rsidRPr="00140D97" w:rsidRDefault="007F305E" w:rsidP="00920F58">
      <w:pPr>
        <w:rPr>
          <w:lang w:val="da-DK"/>
        </w:rPr>
      </w:pPr>
      <w:r>
        <w:rPr>
          <w:color w:val="FF0000"/>
        </w:rPr>
        <w:pict w14:anchorId="7A172EA1">
          <v:shape id="AutoShape 960" o:spid="_x0000_s2078" type="#_x0000_t186" style="position:absolute;margin-left:51.6pt;margin-top:.25pt;width:229.7pt;height:117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" filled="t" fillcolor="#ff9" strokecolor="red">
            <v:textbox>
              <w:txbxContent>
                <w:p w14:paraId="08486705" w14:textId="77777777" w:rsidR="006B59FB" w:rsidRDefault="006B59FB" w:rsidP="002A5C22">
                  <w:r>
                    <w:t>Kısaltma kullanmadan, aralarında virgül olacak şekilde her anahtar kelimenin ilk baş harfi büyük olacak şekilde yazılmalıdır.</w:t>
                  </w:r>
                </w:p>
                <w:p w14:paraId="5CA4EAE1" w14:textId="77777777" w:rsidR="006B59FB" w:rsidRDefault="006B59FB" w:rsidP="00140D97"/>
                <w:p w14:paraId="3DD39F31" w14:textId="77777777" w:rsidR="006B59FB" w:rsidRPr="00D86BFD" w:rsidRDefault="006B59FB" w:rsidP="00140D97">
                  <w:pPr>
                    <w:rPr>
                      <w:b/>
                      <w:color w:val="FF0000"/>
                    </w:rPr>
                  </w:pPr>
                  <w:r w:rsidRPr="00480905">
                    <w:rPr>
                      <w:b/>
                      <w:color w:val="FF0000"/>
                    </w:rPr>
                    <w:t>Bu bir nottur, çıktı almadan önce siliniz.</w:t>
                  </w:r>
                </w:p>
              </w:txbxContent>
            </v:textbox>
          </v:shape>
        </w:pict>
      </w:r>
    </w:p>
    <w:p w14:paraId="761F590B" w14:textId="77777777" w:rsidR="00920F58" w:rsidRPr="00140D97" w:rsidRDefault="00920F58" w:rsidP="00920F58">
      <w:pPr>
        <w:rPr>
          <w:lang w:val="da-DK"/>
        </w:rPr>
      </w:pPr>
    </w:p>
    <w:p w14:paraId="2BA7E8EB" w14:textId="77777777" w:rsidR="00920F58" w:rsidRPr="00140D97" w:rsidRDefault="00920F58" w:rsidP="00920F58">
      <w:pPr>
        <w:rPr>
          <w:lang w:val="da-DK"/>
        </w:rPr>
      </w:pPr>
    </w:p>
    <w:p w14:paraId="639F44D4" w14:textId="77777777" w:rsidR="006F11AD" w:rsidRDefault="006F11AD" w:rsidP="006F11AD">
      <w:pPr>
        <w:rPr>
          <w:b/>
          <w:lang w:val="en-US"/>
        </w:rPr>
      </w:pPr>
    </w:p>
    <w:p w14:paraId="70206177" w14:textId="77777777" w:rsidR="006F11AD" w:rsidRPr="003B779E" w:rsidRDefault="007F305E" w:rsidP="006F11AD">
      <w:pPr>
        <w:jc w:val="center"/>
        <w:sectPr w:rsidR="006F11AD" w:rsidRPr="003B779E" w:rsidSect="0071176B">
          <w:footerReference w:type="even" r:id="rId11"/>
          <w:footerReference w:type="default" r:id="rId12"/>
          <w:pgSz w:w="11906" w:h="16838"/>
          <w:pgMar w:top="1418" w:right="1418" w:bottom="1418" w:left="2268" w:header="709" w:footer="709" w:gutter="0"/>
          <w:pgNumType w:fmt="lowerRoman"/>
          <w:cols w:space="708"/>
          <w:docGrid w:linePitch="360"/>
        </w:sectPr>
      </w:pPr>
      <w:r>
        <w:pict w14:anchorId="6664C049">
          <v:group id="_x0000_s2079" style="position:absolute;left:0;text-align:left;margin-left:117.05pt;margin-top:432.75pt;width:229.7pt;height:163.25pt;z-index:251896320" coordorigin="4449,12320" coordsize="4594,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">
            <v:shape id="AutoShape 453" o:spid="_x0000_s2080" type="#_x0000_t186" style="position:absolute;left:4449;top:12320;width:4594;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VqMIA&#10;AADbAAAADwAAAGRycy9kb3ducmV2LnhtbESPzW7CMBCE70h9B2srcQOHivITMCgCUXEt8ABLvCSB&#10;eB3ZLpi3x5Uq9TiamW80y3U0rbiT841lBaNhBoK4tLrhSsHpuBvMQPiArLG1TAqe5GG9eustMdf2&#10;wd90P4RKJAj7HBXUIXS5lL6syaAf2o44eRfrDIYkXSW1w0eCm1Z+ZNlEGmw4LdTY0aam8nb4MQrm&#10;eP0qCnf+3EQ5PkU92+7HYatU/z0WCxCBYvgP/7X3WsFkCr9f0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9WowgAAANsAAAAPAAAAAAAAAAAAAAAAAJgCAABkcnMvZG93&#10;bnJldi54bWxQSwUGAAAAAAQABAD1AAAAhwMAAAAA&#10;" filled="t" fillcolor="#ff9" strokecolor="red">
              <v:textbox>
                <w:txbxContent>
                  <w:p w14:paraId="58F5CD21" w14:textId="77777777" w:rsidR="006B59FB" w:rsidRDefault="006B59FB" w:rsidP="006F11AD">
                    <w:pPr>
                      <w:jc w:val="both"/>
                    </w:pPr>
                    <w:r>
                      <w:t xml:space="preserve">Giriş bölümü tek numaralı (1.) sayfadan başlaması gerekmektedir. </w:t>
                    </w:r>
                    <w:r w:rsidRPr="00DF0E32">
                      <w:t>Bu nedenle çift numaralı olan bu sayfayı boş bıraktık.</w:t>
                    </w:r>
                  </w:p>
                  <w:p w14:paraId="68CB4CEB" w14:textId="77777777" w:rsidR="006B59FB" w:rsidRDefault="006B59FB" w:rsidP="006F11AD"/>
                  <w:p w14:paraId="5A52BCB8" w14:textId="77777777" w:rsidR="006B59FB" w:rsidRPr="00480905" w:rsidRDefault="006B59FB" w:rsidP="006F11AD">
                    <w:pPr>
                      <w:rPr>
                        <w:b/>
                        <w:color w:val="FF0000"/>
                      </w:rPr>
                    </w:pPr>
                    <w:r w:rsidRPr="00480905">
                      <w:rPr>
                        <w:b/>
                        <w:color w:val="FF0000"/>
                      </w:rPr>
                      <w:t>Bu bir nottur, çıktı almadan önce siliniz.</w:t>
                    </w:r>
                  </w:p>
                </w:txbxContent>
              </v:textbox>
            </v:shape>
            <v:shape id="AutoShape 675" o:spid="_x0000_s2081" type="#_x0000_t32" style="position:absolute;left:6300;top:14730;width:150;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gwsEAAADbAAAADwAAAGRycy9kb3ducmV2LnhtbERPz2vCMBS+C/4P4QneNHXOMjqjyEQ6&#10;PQjqYNdH82yKzUtpYq3//XIYePz4fi/Xva1FR62vHCuYTRMQxIXTFZcKfi67yQcIH5A11o5JwZM8&#10;rFfDwRIz7R58ou4cShFD2GeowITQZFL6wpBFP3UNceSurrUYImxLqVt8xHBby7ckSaXFimODwYa+&#10;DBW3890q2G/9wnfv+1l+mB+veXrIq8b8KjUe9ZtPEIH68BL/u7+1gjSOjV/iD5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E2DCwQAAANsAAAAPAAAAAAAAAAAAAAAA&#10;AKECAABkcnMvZG93bnJldi54bWxQSwUGAAAAAAQABAD5AAAAjwMAAAAA&#10;" strokecolor="red">
              <v:stroke endarrow="block"/>
            </v:shape>
          </v:group>
        </w:pict>
      </w:r>
    </w:p>
    <w:p w14:paraId="2547F404" w14:textId="77777777" w:rsidR="005A6CF4" w:rsidRDefault="00F86E34" w:rsidP="005A6CF4">
      <w:pPr>
        <w:pStyle w:val="BASLIK1"/>
        <w:numPr>
          <w:ilvl w:val="0"/>
          <w:numId w:val="0"/>
        </w:numPr>
        <w:spacing w:line="240" w:lineRule="auto"/>
        <w:jc w:val="center"/>
      </w:pPr>
      <w:r>
        <w:lastRenderedPageBreak/>
        <w:t>ABSTRACT</w:t>
      </w:r>
    </w:p>
    <w:p w14:paraId="5468F294" w14:textId="77777777" w:rsidR="005A6CF4" w:rsidRPr="005A6CF4" w:rsidRDefault="00F12055" w:rsidP="005A6CF4">
      <w:pPr>
        <w:pStyle w:val="BASLIK1"/>
        <w:numPr>
          <w:ilvl w:val="0"/>
          <w:numId w:val="0"/>
        </w:numPr>
        <w:spacing w:before="0" w:after="0" w:line="480" w:lineRule="auto"/>
        <w:jc w:val="center"/>
        <w:rPr>
          <w:b w:val="0"/>
        </w:rPr>
      </w:pPr>
      <w:r>
        <w:rPr>
          <w:b w:val="0"/>
        </w:rPr>
        <w:t>Master of Science</w:t>
      </w:r>
      <w:r w:rsidR="005A6CF4" w:rsidRPr="005A6CF4">
        <w:rPr>
          <w:b w:val="0"/>
        </w:rPr>
        <w:t>/</w:t>
      </w:r>
      <w:r w:rsidRPr="00F12055">
        <w:rPr>
          <w:b w:val="0"/>
        </w:rPr>
        <w:t>Doctor of Philosophy</w:t>
      </w:r>
    </w:p>
    <w:p w14:paraId="592EE949" w14:textId="77777777" w:rsidR="005A6CF4" w:rsidRDefault="005A6CF4" w:rsidP="005A6CF4">
      <w:pPr>
        <w:pStyle w:val="BASLIK1"/>
        <w:numPr>
          <w:ilvl w:val="0"/>
          <w:numId w:val="0"/>
        </w:numPr>
        <w:spacing w:before="0" w:after="0" w:line="480" w:lineRule="auto"/>
        <w:jc w:val="center"/>
        <w:rPr>
          <w:b w:val="0"/>
        </w:rPr>
      </w:pPr>
      <w:r w:rsidRPr="005A6CF4">
        <w:rPr>
          <w:b w:val="0"/>
        </w:rPr>
        <w:t>THESIS TITLE</w:t>
      </w:r>
    </w:p>
    <w:p w14:paraId="77B88755" w14:textId="77777777" w:rsidR="005A6CF4" w:rsidRPr="005A6CF4" w:rsidRDefault="00F12055" w:rsidP="005A6CF4">
      <w:pPr>
        <w:pStyle w:val="BASLIK1"/>
        <w:numPr>
          <w:ilvl w:val="0"/>
          <w:numId w:val="0"/>
        </w:numPr>
        <w:spacing w:before="0" w:after="0" w:line="480" w:lineRule="auto"/>
        <w:jc w:val="center"/>
        <w:rPr>
          <w:b w:val="0"/>
        </w:rPr>
      </w:pPr>
      <w:r>
        <w:rPr>
          <w:b w:val="0"/>
        </w:rPr>
        <w:t>Name Surname</w:t>
      </w:r>
    </w:p>
    <w:p w14:paraId="7D2CC4B5" w14:textId="77777777" w:rsidR="005A6CF4" w:rsidRPr="005A6CF4" w:rsidRDefault="005A6CF4" w:rsidP="005A6CF4">
      <w:pPr>
        <w:pStyle w:val="BASLIK1"/>
        <w:numPr>
          <w:ilvl w:val="0"/>
          <w:numId w:val="0"/>
        </w:numPr>
        <w:spacing w:before="0" w:after="0"/>
        <w:jc w:val="center"/>
        <w:rPr>
          <w:b w:val="0"/>
        </w:rPr>
      </w:pPr>
    </w:p>
    <w:p w14:paraId="39834545" w14:textId="77777777" w:rsidR="005A6CF4" w:rsidRPr="005A6CF4" w:rsidRDefault="005A6CF4" w:rsidP="005A6CF4">
      <w:pPr>
        <w:pStyle w:val="BASLIK1"/>
        <w:numPr>
          <w:ilvl w:val="0"/>
          <w:numId w:val="0"/>
        </w:numPr>
        <w:spacing w:before="0" w:after="0" w:line="240" w:lineRule="auto"/>
        <w:jc w:val="center"/>
        <w:rPr>
          <w:b w:val="0"/>
        </w:rPr>
      </w:pPr>
      <w:r w:rsidRPr="005A6CF4">
        <w:rPr>
          <w:b w:val="0"/>
        </w:rPr>
        <w:t xml:space="preserve">TOBB </w:t>
      </w:r>
      <w:r w:rsidR="00F12055">
        <w:rPr>
          <w:b w:val="0"/>
        </w:rPr>
        <w:t>University of Economics and Technology</w:t>
      </w:r>
    </w:p>
    <w:p w14:paraId="7C054918" w14:textId="77777777" w:rsidR="005A6CF4" w:rsidRPr="005A6CF4" w:rsidRDefault="00F12055" w:rsidP="005A6CF4">
      <w:pPr>
        <w:pStyle w:val="BASLIK1"/>
        <w:numPr>
          <w:ilvl w:val="0"/>
          <w:numId w:val="0"/>
        </w:numPr>
        <w:spacing w:before="0" w:after="0" w:line="240" w:lineRule="auto"/>
        <w:jc w:val="center"/>
        <w:rPr>
          <w:b w:val="0"/>
        </w:rPr>
      </w:pPr>
      <w:r>
        <w:rPr>
          <w:b w:val="0"/>
        </w:rPr>
        <w:t>Institute of Natural and Applied Sciences</w:t>
      </w:r>
    </w:p>
    <w:p w14:paraId="71D22689" w14:textId="77777777" w:rsidR="005A6CF4" w:rsidRPr="005A6CF4" w:rsidRDefault="005A6CF4" w:rsidP="005A6CF4">
      <w:pPr>
        <w:pStyle w:val="BASLIK1"/>
        <w:numPr>
          <w:ilvl w:val="0"/>
          <w:numId w:val="0"/>
        </w:numPr>
        <w:spacing w:before="0" w:after="0" w:line="240" w:lineRule="auto"/>
        <w:jc w:val="center"/>
        <w:rPr>
          <w:b w:val="0"/>
        </w:rPr>
      </w:pPr>
      <w:r w:rsidRPr="005A6CF4">
        <w:rPr>
          <w:b w:val="0"/>
        </w:rPr>
        <w:t xml:space="preserve">……………. </w:t>
      </w:r>
      <w:r w:rsidR="00F12055">
        <w:rPr>
          <w:b w:val="0"/>
        </w:rPr>
        <w:t>Science Programme</w:t>
      </w:r>
    </w:p>
    <w:p w14:paraId="261D49AF" w14:textId="77777777" w:rsidR="005A6CF4" w:rsidRPr="005A6CF4" w:rsidRDefault="005A6CF4" w:rsidP="005A6CF4">
      <w:pPr>
        <w:pStyle w:val="BASLIK1"/>
        <w:numPr>
          <w:ilvl w:val="0"/>
          <w:numId w:val="0"/>
        </w:numPr>
        <w:spacing w:before="0" w:after="0"/>
        <w:jc w:val="center"/>
        <w:rPr>
          <w:b w:val="0"/>
        </w:rPr>
      </w:pPr>
    </w:p>
    <w:p w14:paraId="4CA0986A" w14:textId="77777777" w:rsidR="005A6CF4" w:rsidRPr="005A6CF4" w:rsidRDefault="00F12055" w:rsidP="005A6CF4">
      <w:pPr>
        <w:pStyle w:val="BASLIK1"/>
        <w:numPr>
          <w:ilvl w:val="0"/>
          <w:numId w:val="0"/>
        </w:numPr>
        <w:spacing w:before="0" w:after="0" w:line="480" w:lineRule="auto"/>
        <w:jc w:val="center"/>
        <w:rPr>
          <w:b w:val="0"/>
        </w:rPr>
      </w:pPr>
      <w:r>
        <w:rPr>
          <w:b w:val="0"/>
        </w:rPr>
        <w:t>Supervisor</w:t>
      </w:r>
      <w:r w:rsidR="005A6CF4" w:rsidRPr="005A6CF4">
        <w:rPr>
          <w:b w:val="0"/>
        </w:rPr>
        <w:t xml:space="preserve">: </w:t>
      </w:r>
      <w:r>
        <w:rPr>
          <w:b w:val="0"/>
        </w:rPr>
        <w:t>Title</w:t>
      </w:r>
      <w:r w:rsidR="005A6CF4" w:rsidRPr="005A6CF4">
        <w:rPr>
          <w:b w:val="0"/>
        </w:rPr>
        <w:t xml:space="preserve">. </w:t>
      </w:r>
      <w:r>
        <w:rPr>
          <w:b w:val="0"/>
        </w:rPr>
        <w:t>Name Surname</w:t>
      </w:r>
    </w:p>
    <w:p w14:paraId="4803EC2E" w14:textId="77777777" w:rsidR="005A6CF4" w:rsidRPr="005A6CF4" w:rsidRDefault="00F12055" w:rsidP="005A6CF4">
      <w:pPr>
        <w:pStyle w:val="BASLIK1"/>
        <w:numPr>
          <w:ilvl w:val="0"/>
          <w:numId w:val="0"/>
        </w:numPr>
        <w:spacing w:before="0" w:after="0" w:line="480" w:lineRule="auto"/>
        <w:jc w:val="center"/>
        <w:rPr>
          <w:b w:val="0"/>
        </w:rPr>
      </w:pPr>
      <w:r>
        <w:rPr>
          <w:b w:val="0"/>
        </w:rPr>
        <w:t>Date</w:t>
      </w:r>
      <w:r w:rsidR="005A6CF4" w:rsidRPr="005A6CF4">
        <w:rPr>
          <w:b w:val="0"/>
        </w:rPr>
        <w:t xml:space="preserve">: </w:t>
      </w:r>
      <w:r>
        <w:rPr>
          <w:b w:val="0"/>
        </w:rPr>
        <w:t>January</w:t>
      </w:r>
      <w:r w:rsidR="005A6CF4" w:rsidRPr="005A6CF4">
        <w:rPr>
          <w:b w:val="0"/>
        </w:rPr>
        <w:t xml:space="preserve"> 2015 ( </w:t>
      </w:r>
      <w:r>
        <w:rPr>
          <w:b w:val="0"/>
        </w:rPr>
        <w:t>Month</w:t>
      </w:r>
      <w:r w:rsidR="005A6CF4" w:rsidRPr="005A6CF4">
        <w:rPr>
          <w:b w:val="0"/>
        </w:rPr>
        <w:t xml:space="preserve"> Y</w:t>
      </w:r>
      <w:r>
        <w:rPr>
          <w:b w:val="0"/>
        </w:rPr>
        <w:t>ear</w:t>
      </w:r>
      <w:r w:rsidR="005A6CF4" w:rsidRPr="005A6CF4">
        <w:rPr>
          <w:b w:val="0"/>
        </w:rPr>
        <w:t>)</w:t>
      </w:r>
    </w:p>
    <w:p w14:paraId="59887A19" w14:textId="77777777" w:rsidR="005A6CF4" w:rsidRDefault="005A6CF4" w:rsidP="00F12055">
      <w:pPr>
        <w:spacing w:line="360" w:lineRule="auto"/>
        <w:jc w:val="both"/>
      </w:pPr>
      <w:r>
        <w:t>1</w:t>
      </w:r>
      <w:r w:rsidR="00F12055">
        <w:t>.5</w:t>
      </w:r>
      <w:r>
        <w:t xml:space="preserve"> line spacing must be set for </w:t>
      </w:r>
      <w:r w:rsidR="00F12055">
        <w:t>Abstract. T</w:t>
      </w:r>
      <w:r>
        <w:t xml:space="preserve">he </w:t>
      </w:r>
      <w:r w:rsidR="00F12055">
        <w:t>abstract</w:t>
      </w:r>
      <w:r>
        <w:t xml:space="preserve"> must have </w:t>
      </w:r>
      <w:r w:rsidR="00F12055">
        <w:t>3</w:t>
      </w:r>
      <w:r>
        <w:t xml:space="preserve">00 words minimum and span </w:t>
      </w:r>
      <w:r w:rsidR="00F12055">
        <w:t>2</w:t>
      </w:r>
      <w:r>
        <w:t xml:space="preserve"> pages</w:t>
      </w:r>
      <w:r w:rsidR="00F12055">
        <w:t>.</w:t>
      </w:r>
      <w:r>
        <w:t xml:space="preserve"> A summary must briefly mention the subject of the thesis, the method(s) used and the conclusions derived.References, figures and tables must not be given in Summary.</w:t>
      </w:r>
      <w:r w:rsidR="00F12055">
        <w:t xml:space="preserve"> Below</w:t>
      </w:r>
      <w:r>
        <w:t xml:space="preserve"> the </w:t>
      </w:r>
      <w:r w:rsidR="00F12055">
        <w:t>Abstract</w:t>
      </w:r>
      <w:r>
        <w:t>, the thesis title in first level title format</w:t>
      </w:r>
      <w:r w:rsidR="00F12055">
        <w:t xml:space="preserve"> with capital letters </w:t>
      </w:r>
      <w:r>
        <w:t>(i.e., 72 pt before and 18 pt after paragraph spacing, and 1</w:t>
      </w:r>
      <w:r w:rsidR="00F12055">
        <w:t>.5</w:t>
      </w:r>
      <w:r>
        <w:t xml:space="preserve"> line spacing) must be placed. Below the title, the expression must be written horizontally centered.</w:t>
      </w:r>
    </w:p>
    <w:p w14:paraId="63C105AB" w14:textId="77777777" w:rsidR="00F12055" w:rsidRDefault="00F12055" w:rsidP="00F86E34">
      <w:pPr>
        <w:rPr>
          <w:b/>
        </w:rPr>
      </w:pPr>
    </w:p>
    <w:p w14:paraId="7F03633C" w14:textId="77777777" w:rsidR="00F86E34" w:rsidRPr="00F12055" w:rsidRDefault="00F86E34" w:rsidP="00F12055">
      <w:r>
        <w:rPr>
          <w:b/>
        </w:rPr>
        <w:t>Keywords</w:t>
      </w:r>
      <w:r w:rsidRPr="002A5C22">
        <w:rPr>
          <w:b/>
        </w:rPr>
        <w:t xml:space="preserve">: </w:t>
      </w:r>
      <w:r w:rsidR="00F12055">
        <w:t>Time analysis</w:t>
      </w:r>
      <w:r>
        <w:t xml:space="preserve">, </w:t>
      </w:r>
      <w:r w:rsidR="00F12055">
        <w:t>Statistical modelling</w:t>
      </w:r>
      <w:r>
        <w:t xml:space="preserve">, </w:t>
      </w:r>
      <w:r w:rsidR="00F12055">
        <w:t>Simulation</w:t>
      </w:r>
      <w:r>
        <w:t>.</w:t>
      </w:r>
    </w:p>
    <w:p w14:paraId="4002E723" w14:textId="77777777" w:rsidR="00F86E34" w:rsidRPr="00E9219D" w:rsidRDefault="007F305E" w:rsidP="00F86E34">
      <w:pPr>
        <w:rPr>
          <w:lang w:val="en-US"/>
        </w:rPr>
      </w:pPr>
      <w:r>
        <w:rPr>
          <w:b/>
        </w:rPr>
        <w:pict w14:anchorId="42319CA4">
          <v:line id="Line 963" o:spid="_x0000_s2182" style="position:absolute;flip:y;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5pt,3.7pt" to="99.3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" strokecolor="red">
            <v:stroke endarrow="block"/>
          </v:line>
        </w:pict>
      </w:r>
    </w:p>
    <w:p w14:paraId="4A6A0ABF" w14:textId="77777777" w:rsidR="00F86E34" w:rsidRPr="00E9219D" w:rsidRDefault="00F86E34" w:rsidP="00F86E34">
      <w:pPr>
        <w:rPr>
          <w:lang w:val="en-US"/>
        </w:rPr>
      </w:pPr>
    </w:p>
    <w:p w14:paraId="612B23D7" w14:textId="77777777" w:rsidR="00F86E34" w:rsidRPr="00140D97" w:rsidRDefault="007F305E" w:rsidP="00F86E34">
      <w:pPr>
        <w:rPr>
          <w:lang w:val="da-DK"/>
        </w:rPr>
      </w:pPr>
      <w:r>
        <w:rPr>
          <w:color w:val="FF0000"/>
        </w:rPr>
        <w:pict w14:anchorId="04531D8B">
          <v:shape id="AutoShape 962" o:spid="_x0000_s2082" type="#_x0000_t186" style="position:absolute;margin-left:47.6pt;margin-top:11.05pt;width:229.7pt;height:119.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" filled="t" fillcolor="#ff9" strokecolor="red">
            <v:textbox>
              <w:txbxContent>
                <w:p w14:paraId="3ED909A4" w14:textId="77777777" w:rsidR="006B59FB" w:rsidRDefault="006B59FB" w:rsidP="00F86E34">
                  <w:r>
                    <w:t>Kısaltma kullanmadan, aralarında virgül olacak şekilde her anahtar kelimenin ilk baş harfi büyük olacak şekilde yazılmalıdır.</w:t>
                  </w:r>
                </w:p>
                <w:p w14:paraId="2753A7A1" w14:textId="77777777" w:rsidR="006B59FB" w:rsidRDefault="006B59FB" w:rsidP="00F86E34"/>
                <w:p w14:paraId="4F52972A" w14:textId="77777777" w:rsidR="006B59FB" w:rsidRPr="00D86BFD" w:rsidRDefault="006B59FB" w:rsidP="00F86E34">
                  <w:pPr>
                    <w:rPr>
                      <w:b/>
                      <w:color w:val="FF0000"/>
                    </w:rPr>
                  </w:pPr>
                  <w:r w:rsidRPr="00480905">
                    <w:rPr>
                      <w:b/>
                      <w:color w:val="FF0000"/>
                    </w:rPr>
                    <w:t>Bu bir nottur, çıktı almadan önce siliniz.</w:t>
                  </w:r>
                </w:p>
              </w:txbxContent>
            </v:textbox>
          </v:shape>
        </w:pict>
      </w:r>
    </w:p>
    <w:p w14:paraId="4F0AE2DE" w14:textId="77777777" w:rsidR="00F86E34" w:rsidRPr="00140D97" w:rsidRDefault="00F86E34" w:rsidP="00F86E34">
      <w:pPr>
        <w:rPr>
          <w:lang w:val="da-DK"/>
        </w:rPr>
      </w:pPr>
    </w:p>
    <w:p w14:paraId="6FAE50D6" w14:textId="77777777" w:rsidR="00F86E34" w:rsidRPr="00140D97" w:rsidRDefault="00F86E34" w:rsidP="00F86E34">
      <w:pPr>
        <w:rPr>
          <w:lang w:val="da-DK"/>
        </w:rPr>
      </w:pPr>
    </w:p>
    <w:p w14:paraId="0D601B0E" w14:textId="77777777" w:rsidR="00F86E34" w:rsidRPr="00140D97" w:rsidRDefault="00F86E34" w:rsidP="00F86E34">
      <w:pPr>
        <w:rPr>
          <w:lang w:val="da-DK"/>
        </w:rPr>
      </w:pPr>
    </w:p>
    <w:p w14:paraId="3AFA9E8F" w14:textId="77777777" w:rsidR="00F86E34" w:rsidRPr="00140D97" w:rsidRDefault="00F86E34" w:rsidP="00F86E34">
      <w:pPr>
        <w:rPr>
          <w:lang w:val="da-DK"/>
        </w:rPr>
      </w:pPr>
    </w:p>
    <w:p w14:paraId="3BA1AFD0" w14:textId="77777777" w:rsidR="006F11AD" w:rsidRDefault="006F11AD" w:rsidP="006F11AD">
      <w:pPr>
        <w:rPr>
          <w:b/>
          <w:lang w:val="en-US"/>
        </w:rPr>
      </w:pPr>
    </w:p>
    <w:p w14:paraId="44E28C90" w14:textId="77777777" w:rsidR="006F11AD" w:rsidRPr="003B779E" w:rsidRDefault="007F305E" w:rsidP="006F11AD">
      <w:pPr>
        <w:jc w:val="center"/>
        <w:sectPr w:rsidR="006F11AD" w:rsidRPr="003B779E" w:rsidSect="0071176B">
          <w:footerReference w:type="even" r:id="rId13"/>
          <w:footerReference w:type="default" r:id="rId14"/>
          <w:pgSz w:w="11906" w:h="16838"/>
          <w:pgMar w:top="1418" w:right="1418" w:bottom="1418" w:left="2268" w:header="709" w:footer="709" w:gutter="0"/>
          <w:pgNumType w:fmt="lowerRoman"/>
          <w:cols w:space="708"/>
          <w:docGrid w:linePitch="360"/>
        </w:sectPr>
      </w:pPr>
      <w:r>
        <w:pict w14:anchorId="03A1086F">
          <v:group id="_x0000_s2083" style="position:absolute;left:0;text-align:left;margin-left:117.05pt;margin-top:432.75pt;width:229.7pt;height:163.25pt;z-index:251898368" coordorigin="4449,12320" coordsize="4594,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">
            <v:shape id="AutoShape 453" o:spid="_x0000_s2084" type="#_x0000_t186" style="position:absolute;left:4449;top:12320;width:4594;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B2MMEA&#10;AADbAAAADwAAAGRycy9kb3ducmV2LnhtbESP3YrCMBSE7xf2HcIRvFtTRcXtGqUoirf+PMDZ5mxb&#10;bU5KktX49kYQvBxm5htmvoymFVdyvrGsYDjIQBCXVjdcKTgdN18zED4ga2wtk4I7eVguPj/mmGt7&#10;4z1dD6ESCcI+RwV1CF0upS9rMugHtiNO3p91BkOSrpLa4S3BTStHWTaVBhtOCzV2tKqpvBz+jYJv&#10;PG+Lwv1OVlGOT1HP1rtxWCvV78XiB0SgGN7hV3unFUxH8PySfo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QdjDBAAAA2wAAAA8AAAAAAAAAAAAAAAAAmAIAAGRycy9kb3du&#10;cmV2LnhtbFBLBQYAAAAABAAEAPUAAACGAwAAAAA=&#10;" filled="t" fillcolor="#ff9" strokecolor="red">
              <v:textbox>
                <w:txbxContent>
                  <w:p w14:paraId="3577327E" w14:textId="77777777" w:rsidR="006B59FB" w:rsidRDefault="006B59FB" w:rsidP="006F11AD">
                    <w:pPr>
                      <w:jc w:val="both"/>
                    </w:pPr>
                    <w:r>
                      <w:t xml:space="preserve">Giriş bölümü tek numaralı (1.) sayfadan başlaması gerekmektedir. </w:t>
                    </w:r>
                    <w:r w:rsidRPr="00DF0E32">
                      <w:t>Bu nedenle çift numaralı olan bu sayfayı boş bıraktık.</w:t>
                    </w:r>
                  </w:p>
                  <w:p w14:paraId="38D8DFEB" w14:textId="77777777" w:rsidR="006B59FB" w:rsidRDefault="006B59FB" w:rsidP="006F11AD"/>
                  <w:p w14:paraId="73131388" w14:textId="77777777" w:rsidR="006B59FB" w:rsidRPr="00480905" w:rsidRDefault="006B59FB" w:rsidP="006F11AD">
                    <w:pPr>
                      <w:rPr>
                        <w:b/>
                        <w:color w:val="FF0000"/>
                      </w:rPr>
                    </w:pPr>
                    <w:r w:rsidRPr="00480905">
                      <w:rPr>
                        <w:b/>
                        <w:color w:val="FF0000"/>
                      </w:rPr>
                      <w:t>Bu bir nottur, çıktı almadan önce siliniz.</w:t>
                    </w:r>
                  </w:p>
                </w:txbxContent>
              </v:textbox>
            </v:shape>
            <v:shape id="AutoShape 675" o:spid="_x0000_s2085" type="#_x0000_t32" style="position:absolute;left:6300;top:14730;width:150;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fys8QAAADbAAAADwAAAGRycy9kb3ducmV2LnhtbESPT2vCQBTE7wW/w/IEb3VjbYNEV5GK&#10;pHoQ/ANeH9lnNph9G7JrTL99t1DocZiZ3zCLVW9r0VHrK8cKJuMEBHHhdMWlgst5+zoD4QOyxtox&#10;KfgmD6vl4GWBmXZPPlJ3CqWIEPYZKjAhNJmUvjBk0Y9dQxy9m2sthijbUuoWnxFua/mWJKm0WHFc&#10;MNjQp6HifnpYBbuN//Dd+26S76eHW57u86oxV6VGw349BxGoD//hv/aXVpBO4fdL/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t/KzxAAAANsAAAAPAAAAAAAAAAAA&#10;AAAAAKECAABkcnMvZG93bnJldi54bWxQSwUGAAAAAAQABAD5AAAAkgMAAAAA&#10;" strokecolor="red">
              <v:stroke endarrow="block"/>
            </v:shape>
          </v:group>
        </w:pict>
      </w:r>
    </w:p>
    <w:p w14:paraId="42374D86" w14:textId="77777777" w:rsidR="00FE3343" w:rsidRDefault="00A05E95" w:rsidP="00A05E95">
      <w:pPr>
        <w:spacing w:before="1440" w:after="360"/>
        <w:jc w:val="center"/>
        <w:rPr>
          <w:b/>
          <w:lang w:val="en-US"/>
        </w:rPr>
      </w:pPr>
      <w:r>
        <w:rPr>
          <w:b/>
          <w:lang w:val="en-US"/>
        </w:rPr>
        <w:lastRenderedPageBreak/>
        <w:t>TEŞEKKÜR</w:t>
      </w:r>
    </w:p>
    <w:p w14:paraId="5EA5E605" w14:textId="77777777" w:rsidR="008A369A" w:rsidRPr="00AD4A49" w:rsidRDefault="00AD4A49" w:rsidP="00AD4A49">
      <w:pPr>
        <w:spacing w:before="1440" w:after="360"/>
        <w:jc w:val="both"/>
        <w:rPr>
          <w:lang w:val="en-US"/>
        </w:rPr>
      </w:pPr>
      <w:r w:rsidRPr="00AD4A49">
        <w:t xml:space="preserve">Çalışmalarım boyunca değerli yardım ve katkılarıyla beni yönlendiren hocam </w:t>
      </w:r>
      <w:r>
        <w:t>……………‘</w:t>
      </w:r>
      <w:r w:rsidRPr="00AD4A49">
        <w:t xml:space="preserve">a, kıymetli tecrübelerinden faydalandığım TOBB Ekonomi ve Teknoloji Üniversitesi </w:t>
      </w:r>
      <w:r>
        <w:t>……………..</w:t>
      </w:r>
      <w:r w:rsidRPr="00AD4A49">
        <w:t xml:space="preserve"> Bölümü öğretim üyelerine ve destekleriyle her zaman yanımda olan aileme ve arkadaşlarıma çok teşekkür ederim.</w:t>
      </w:r>
    </w:p>
    <w:p w14:paraId="1D762D94" w14:textId="77777777" w:rsidR="006F11AD" w:rsidRDefault="006F11AD" w:rsidP="006F11AD">
      <w:pPr>
        <w:rPr>
          <w:b/>
          <w:lang w:val="en-US"/>
        </w:rPr>
      </w:pPr>
    </w:p>
    <w:p w14:paraId="59BF3F7C" w14:textId="77777777" w:rsidR="006F11AD" w:rsidRPr="003B779E" w:rsidRDefault="006F11AD" w:rsidP="0071176B">
      <w:pPr>
        <w:sectPr w:rsidR="006F11AD" w:rsidRPr="003B779E" w:rsidSect="0071176B">
          <w:footerReference w:type="even" r:id="rId15"/>
          <w:footerReference w:type="default" r:id="rId16"/>
          <w:pgSz w:w="11906" w:h="16838"/>
          <w:pgMar w:top="1418" w:right="1418" w:bottom="1418" w:left="2268" w:header="709" w:footer="709" w:gutter="0"/>
          <w:pgNumType w:fmt="lowerRoman"/>
          <w:cols w:space="708"/>
          <w:docGrid w:linePitch="360"/>
        </w:sectPr>
      </w:pPr>
    </w:p>
    <w:p w14:paraId="18F36525" w14:textId="77777777" w:rsidR="00C365DE" w:rsidRPr="00AA3348" w:rsidRDefault="007F305E" w:rsidP="004049A3">
      <w:pPr>
        <w:pStyle w:val="BASLIK1"/>
        <w:numPr>
          <w:ilvl w:val="0"/>
          <w:numId w:val="0"/>
        </w:numPr>
        <w:spacing w:line="240" w:lineRule="auto"/>
        <w:rPr>
          <w:b w:val="0"/>
        </w:rPr>
      </w:pPr>
      <w:bookmarkStart w:id="0" w:name="_Toc286759105"/>
      <w:r>
        <w:rPr>
          <w:b w:val="0"/>
        </w:rPr>
        <w:lastRenderedPageBreak/>
        <w:pict w14:anchorId="53CD40DF">
          <v:group id="Group 129" o:spid="_x0000_s2086" style="position:absolute;margin-left:110.1pt;margin-top:-42.4pt;width:331.55pt;height:142.65pt;z-index:251659264" coordorigin="4201,454" coordsize="6631,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">
            <v:shape id="AutoShape 981" o:spid="_x0000_s2087" type="#_x0000_t186" style="position:absolute;left:4201;top:454;width:663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0pMMA&#10;AADcAAAADwAAAGRycy9kb3ducmV2LnhtbESPzW4CMQyE75X6DpEr9VaypYDoloBWoFZc+XkAs3F3&#10;t904qyRA+vb1AYmbrRnPfF6ssuvVhULsPBt4HRWgiGtvO24MHA+fL3NQMSFb7D2TgT+KsFo+Piyw&#10;tP7KO7rsU6MkhGOJBtqUhlLrWLfkMI78QCzatw8Ok6yh0TbgVcJdr8dFMdMOO5aGFgdat1T/7s/O&#10;wDv+fFVVOE3XWU+O2c4320naGPP8lKsPUIlyuptv11sr+G+CL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g0pMMAAADcAAAADwAAAAAAAAAAAAAAAACYAgAAZHJzL2Rv&#10;d25yZXYueG1sUEsFBgAAAAAEAAQA9QAAAIgDAAAAAA==&#10;" filled="t" fillcolor="#ff9" strokecolor="red">
              <v:textbox>
                <w:txbxContent>
                  <w:p w14:paraId="078B9056" w14:textId="77777777" w:rsidR="006B59FB" w:rsidRDefault="006B59FB" w:rsidP="008A369A">
                    <w:pPr>
                      <w:rPr>
                        <w:lang w:val="en-GB"/>
                      </w:rPr>
                    </w:pPr>
                    <w:proofErr w:type="spellStart"/>
                    <w:r w:rsidRPr="006C4462">
                      <w:rPr>
                        <w:b/>
                        <w:lang w:val="en-GB"/>
                      </w:rPr>
                      <w:t>Sayfa</w:t>
                    </w:r>
                    <w:proofErr w:type="spellEnd"/>
                    <w:r>
                      <w:rPr>
                        <w:lang w:val="en-GB"/>
                      </w:rPr>
                      <w:t xml:space="preserve"> </w:t>
                    </w:r>
                    <w:proofErr w:type="spellStart"/>
                    <w:r>
                      <w:rPr>
                        <w:lang w:val="en-GB"/>
                      </w:rPr>
                      <w:t>yazısı</w:t>
                    </w:r>
                    <w:proofErr w:type="spellEnd"/>
                    <w:r>
                      <w:rPr>
                        <w:lang w:val="en-GB"/>
                      </w:rPr>
                      <w:t xml:space="preserve"> </w:t>
                    </w:r>
                    <w:proofErr w:type="spellStart"/>
                    <w:r>
                      <w:rPr>
                        <w:lang w:val="en-GB"/>
                      </w:rPr>
                      <w:t>sağa</w:t>
                    </w:r>
                    <w:proofErr w:type="spellEnd"/>
                    <w:r>
                      <w:rPr>
                        <w:lang w:val="en-GB"/>
                      </w:rPr>
                      <w:t xml:space="preserve"> </w:t>
                    </w:r>
                    <w:proofErr w:type="spellStart"/>
                    <w:proofErr w:type="gramStart"/>
                    <w:r>
                      <w:rPr>
                        <w:lang w:val="en-GB"/>
                      </w:rPr>
                      <w:t>dayalı</w:t>
                    </w:r>
                    <w:proofErr w:type="spellEnd"/>
                    <w:r>
                      <w:rPr>
                        <w:lang w:val="en-GB"/>
                      </w:rPr>
                      <w:t xml:space="preserve">  </w:t>
                    </w:r>
                    <w:proofErr w:type="spellStart"/>
                    <w:r>
                      <w:rPr>
                        <w:lang w:val="en-GB"/>
                      </w:rPr>
                      <w:t>olur</w:t>
                    </w:r>
                    <w:proofErr w:type="spellEnd"/>
                    <w:proofErr w:type="gramEnd"/>
                    <w:r>
                      <w:rPr>
                        <w:lang w:val="en-GB"/>
                      </w:rPr>
                      <w:t>.</w:t>
                    </w:r>
                  </w:p>
                  <w:p w14:paraId="102CDEB4" w14:textId="77777777" w:rsidR="006B59FB" w:rsidRDefault="006B59FB" w:rsidP="008A369A">
                    <w:pPr>
                      <w:rPr>
                        <w:lang w:val="en-GB"/>
                      </w:rPr>
                    </w:pPr>
                    <w:proofErr w:type="spellStart"/>
                    <w:r>
                      <w:rPr>
                        <w:lang w:val="en-GB"/>
                      </w:rPr>
                      <w:t>Sayfa</w:t>
                    </w:r>
                    <w:proofErr w:type="spellEnd"/>
                    <w:r>
                      <w:rPr>
                        <w:lang w:val="en-GB"/>
                      </w:rPr>
                      <w:t xml:space="preserve"> </w:t>
                    </w:r>
                    <w:proofErr w:type="spellStart"/>
                    <w:r>
                      <w:rPr>
                        <w:lang w:val="en-GB"/>
                      </w:rPr>
                      <w:t>bilgisi</w:t>
                    </w:r>
                    <w:proofErr w:type="spellEnd"/>
                    <w:r>
                      <w:rPr>
                        <w:lang w:val="en-GB"/>
                      </w:rPr>
                      <w:t xml:space="preserve"> </w:t>
                    </w:r>
                    <w:proofErr w:type="spellStart"/>
                    <w:r>
                      <w:rPr>
                        <w:lang w:val="en-GB"/>
                      </w:rPr>
                      <w:t>içeren</w:t>
                    </w:r>
                    <w:proofErr w:type="spellEnd"/>
                    <w:r>
                      <w:rPr>
                        <w:lang w:val="en-GB"/>
                      </w:rPr>
                      <w:t xml:space="preserve"> ana </w:t>
                    </w:r>
                    <w:proofErr w:type="spellStart"/>
                    <w:r>
                      <w:rPr>
                        <w:lang w:val="en-GB"/>
                      </w:rPr>
                      <w:t>başlıkların</w:t>
                    </w:r>
                    <w:proofErr w:type="spellEnd"/>
                    <w:r>
                      <w:rPr>
                        <w:lang w:val="en-GB"/>
                      </w:rPr>
                      <w:t xml:space="preserve"> (</w:t>
                    </w:r>
                    <w:proofErr w:type="spellStart"/>
                    <w:r>
                      <w:rPr>
                        <w:b/>
                        <w:lang w:val="en-GB"/>
                      </w:rPr>
                      <w:t>içindekiler</w:t>
                    </w:r>
                    <w:proofErr w:type="spellEnd"/>
                    <w:r w:rsidRPr="009B2A0A">
                      <w:rPr>
                        <w:b/>
                        <w:lang w:val="en-GB"/>
                      </w:rPr>
                      <w:t xml:space="preserve">, </w:t>
                    </w:r>
                    <w:proofErr w:type="spellStart"/>
                    <w:r>
                      <w:rPr>
                        <w:b/>
                        <w:lang w:val="en-GB"/>
                      </w:rPr>
                      <w:t>çizelge</w:t>
                    </w:r>
                    <w:proofErr w:type="spellEnd"/>
                    <w:r>
                      <w:rPr>
                        <w:b/>
                        <w:lang w:val="en-GB"/>
                      </w:rPr>
                      <w:t xml:space="preserve"> </w:t>
                    </w:r>
                    <w:proofErr w:type="spellStart"/>
                    <w:r>
                      <w:rPr>
                        <w:b/>
                        <w:lang w:val="en-GB"/>
                      </w:rPr>
                      <w:t>listesi</w:t>
                    </w:r>
                    <w:proofErr w:type="spellEnd"/>
                    <w:r w:rsidRPr="009B2A0A">
                      <w:rPr>
                        <w:b/>
                        <w:lang w:val="en-GB"/>
                      </w:rPr>
                      <w:t xml:space="preserve">, </w:t>
                    </w:r>
                    <w:proofErr w:type="spellStart"/>
                    <w:r>
                      <w:rPr>
                        <w:b/>
                        <w:lang w:val="en-GB"/>
                      </w:rPr>
                      <w:t>şekil</w:t>
                    </w:r>
                    <w:proofErr w:type="spellEnd"/>
                    <w:r>
                      <w:rPr>
                        <w:b/>
                        <w:lang w:val="en-GB"/>
                      </w:rPr>
                      <w:t xml:space="preserve"> </w:t>
                    </w:r>
                    <w:proofErr w:type="spellStart"/>
                    <w:r>
                      <w:rPr>
                        <w:b/>
                        <w:lang w:val="en-GB"/>
                      </w:rPr>
                      <w:t>listesi</w:t>
                    </w:r>
                    <w:proofErr w:type="spellEnd"/>
                    <w:r>
                      <w:rPr>
                        <w:lang w:val="en-GB"/>
                      </w:rPr>
                      <w:t xml:space="preserve">) </w:t>
                    </w:r>
                    <w:proofErr w:type="spellStart"/>
                    <w:r>
                      <w:rPr>
                        <w:lang w:val="en-GB"/>
                      </w:rPr>
                      <w:t>altında</w:t>
                    </w:r>
                    <w:proofErr w:type="spellEnd"/>
                    <w:r>
                      <w:rPr>
                        <w:lang w:val="en-GB"/>
                      </w:rPr>
                      <w:t xml:space="preserve"> 6 punto </w:t>
                    </w:r>
                    <w:proofErr w:type="spellStart"/>
                    <w:r>
                      <w:rPr>
                        <w:lang w:val="en-GB"/>
                      </w:rPr>
                      <w:t>önce</w:t>
                    </w:r>
                    <w:proofErr w:type="spellEnd"/>
                    <w:r>
                      <w:rPr>
                        <w:lang w:val="en-GB"/>
                      </w:rPr>
                      <w:t xml:space="preserve">, 12 punto </w:t>
                    </w:r>
                    <w:proofErr w:type="spellStart"/>
                    <w:r>
                      <w:rPr>
                        <w:lang w:val="en-GB"/>
                      </w:rPr>
                      <w:t>sonrası</w:t>
                    </w:r>
                    <w:proofErr w:type="spellEnd"/>
                    <w:r>
                      <w:rPr>
                        <w:lang w:val="en-GB"/>
                      </w:rPr>
                      <w:t xml:space="preserve"> </w:t>
                    </w:r>
                    <w:proofErr w:type="spellStart"/>
                    <w:r>
                      <w:rPr>
                        <w:lang w:val="en-GB"/>
                      </w:rPr>
                      <w:t>boşlukla</w:t>
                    </w:r>
                    <w:proofErr w:type="spellEnd"/>
                    <w:r>
                      <w:rPr>
                        <w:lang w:val="en-GB"/>
                      </w:rPr>
                      <w:t xml:space="preserve"> </w:t>
                    </w:r>
                    <w:proofErr w:type="spellStart"/>
                    <w:r>
                      <w:rPr>
                        <w:lang w:val="en-GB"/>
                      </w:rPr>
                      <w:t>yerleştirilmesi</w:t>
                    </w:r>
                    <w:proofErr w:type="spellEnd"/>
                    <w:r>
                      <w:rPr>
                        <w:lang w:val="en-GB"/>
                      </w:rPr>
                      <w:t xml:space="preserve"> </w:t>
                    </w:r>
                    <w:proofErr w:type="spellStart"/>
                    <w:r>
                      <w:rPr>
                        <w:lang w:val="en-GB"/>
                      </w:rPr>
                      <w:t>önerilir</w:t>
                    </w:r>
                    <w:proofErr w:type="spellEnd"/>
                    <w:r>
                      <w:rPr>
                        <w:lang w:val="en-GB"/>
                      </w:rPr>
                      <w:t xml:space="preserve">. </w:t>
                    </w:r>
                  </w:p>
                  <w:p w14:paraId="2468605B" w14:textId="77777777" w:rsidR="006B59FB" w:rsidRDefault="006B59FB" w:rsidP="008A369A">
                    <w:pPr>
                      <w:rPr>
                        <w:lang w:val="en-GB"/>
                      </w:rPr>
                    </w:pPr>
                    <w:proofErr w:type="spellStart"/>
                    <w:r>
                      <w:rPr>
                        <w:lang w:val="en-GB"/>
                      </w:rPr>
                      <w:t>Metin</w:t>
                    </w:r>
                    <w:proofErr w:type="spellEnd"/>
                    <w:r>
                      <w:rPr>
                        <w:lang w:val="en-GB"/>
                      </w:rPr>
                      <w:t xml:space="preserve"> </w:t>
                    </w:r>
                    <w:proofErr w:type="spellStart"/>
                    <w:r>
                      <w:rPr>
                        <w:lang w:val="en-GB"/>
                      </w:rPr>
                      <w:t>içindeki</w:t>
                    </w:r>
                    <w:proofErr w:type="spellEnd"/>
                    <w:r>
                      <w:rPr>
                        <w:lang w:val="en-GB"/>
                      </w:rPr>
                      <w:t xml:space="preserve"> </w:t>
                    </w:r>
                    <w:proofErr w:type="spellStart"/>
                    <w:r>
                      <w:rPr>
                        <w:lang w:val="en-GB"/>
                      </w:rPr>
                      <w:t>başlıkların</w:t>
                    </w:r>
                    <w:proofErr w:type="spellEnd"/>
                    <w:r>
                      <w:rPr>
                        <w:lang w:val="en-GB"/>
                      </w:rPr>
                      <w:t xml:space="preserve"> </w:t>
                    </w:r>
                    <w:proofErr w:type="spellStart"/>
                    <w:r w:rsidRPr="00D402AB">
                      <w:rPr>
                        <w:b/>
                        <w:lang w:val="en-GB"/>
                      </w:rPr>
                      <w:t>stilleri</w:t>
                    </w:r>
                    <w:proofErr w:type="spellEnd"/>
                    <w:r>
                      <w:rPr>
                        <w:lang w:val="en-GB"/>
                      </w:rPr>
                      <w:t xml:space="preserve"> “BAŞLIK1”, “BAŞLIK2” </w:t>
                    </w:r>
                    <w:proofErr w:type="spellStart"/>
                    <w:r>
                      <w:rPr>
                        <w:lang w:val="en-GB"/>
                      </w:rPr>
                      <w:t>gibi</w:t>
                    </w:r>
                    <w:proofErr w:type="spellEnd"/>
                    <w:r>
                      <w:rPr>
                        <w:lang w:val="en-GB"/>
                      </w:rPr>
                      <w:t xml:space="preserve"> </w:t>
                    </w:r>
                    <w:proofErr w:type="spellStart"/>
                    <w:r>
                      <w:rPr>
                        <w:lang w:val="en-GB"/>
                      </w:rPr>
                      <w:t>ayarlandıktan</w:t>
                    </w:r>
                    <w:proofErr w:type="spellEnd"/>
                    <w:r>
                      <w:rPr>
                        <w:lang w:val="en-GB"/>
                      </w:rPr>
                      <w:t xml:space="preserve"> </w:t>
                    </w:r>
                    <w:proofErr w:type="spellStart"/>
                    <w:r>
                      <w:rPr>
                        <w:lang w:val="en-GB"/>
                      </w:rPr>
                      <w:t>sonra</w:t>
                    </w:r>
                    <w:proofErr w:type="spellEnd"/>
                    <w:r>
                      <w:rPr>
                        <w:lang w:val="en-GB"/>
                      </w:rPr>
                      <w:t xml:space="preserve"> </w:t>
                    </w:r>
                    <w:proofErr w:type="spellStart"/>
                    <w:r>
                      <w:rPr>
                        <w:lang w:val="en-GB"/>
                      </w:rPr>
                      <w:t>içindekiler</w:t>
                    </w:r>
                    <w:proofErr w:type="spellEnd"/>
                    <w:r>
                      <w:rPr>
                        <w:lang w:val="en-GB"/>
                      </w:rPr>
                      <w:t xml:space="preserve"> </w:t>
                    </w:r>
                    <w:proofErr w:type="spellStart"/>
                    <w:r>
                      <w:rPr>
                        <w:lang w:val="en-GB"/>
                      </w:rPr>
                      <w:t>listesi</w:t>
                    </w:r>
                    <w:proofErr w:type="spellEnd"/>
                    <w:r>
                      <w:rPr>
                        <w:lang w:val="en-GB"/>
                      </w:rPr>
                      <w:t xml:space="preserve"> </w:t>
                    </w:r>
                    <w:proofErr w:type="spellStart"/>
                    <w:r>
                      <w:rPr>
                        <w:lang w:val="en-GB"/>
                      </w:rPr>
                      <w:t>otomatik</w:t>
                    </w:r>
                    <w:proofErr w:type="spellEnd"/>
                    <w:r>
                      <w:rPr>
                        <w:lang w:val="en-GB"/>
                      </w:rPr>
                      <w:t xml:space="preserve"> </w:t>
                    </w:r>
                    <w:proofErr w:type="spellStart"/>
                    <w:r>
                      <w:rPr>
                        <w:lang w:val="en-GB"/>
                      </w:rPr>
                      <w:t>olarak</w:t>
                    </w:r>
                    <w:proofErr w:type="spellEnd"/>
                    <w:r>
                      <w:rPr>
                        <w:lang w:val="en-GB"/>
                      </w:rPr>
                      <w:t xml:space="preserve"> </w:t>
                    </w:r>
                    <w:proofErr w:type="spellStart"/>
                    <w:r>
                      <w:rPr>
                        <w:lang w:val="en-GB"/>
                      </w:rPr>
                      <w:t>oluşturulmuştur</w:t>
                    </w:r>
                    <w:proofErr w:type="spellEnd"/>
                    <w:r>
                      <w:rPr>
                        <w:lang w:val="en-GB"/>
                      </w:rPr>
                      <w:t>.</w:t>
                    </w:r>
                  </w:p>
                  <w:p w14:paraId="5345490A" w14:textId="77777777" w:rsidR="006B59FB" w:rsidRDefault="006B59FB" w:rsidP="008A369A">
                    <w:pPr>
                      <w:rPr>
                        <w:b/>
                        <w:color w:val="FF0000"/>
                      </w:rPr>
                    </w:pPr>
                  </w:p>
                  <w:p w14:paraId="240FF780" w14:textId="77777777" w:rsidR="006B59FB" w:rsidRDefault="006B59FB" w:rsidP="008A369A">
                    <w:r w:rsidRPr="00480905">
                      <w:rPr>
                        <w:b/>
                        <w:color w:val="FF0000"/>
                      </w:rPr>
                      <w:t>Bu bir nottur, çıktı almadan önce siliniz.</w:t>
                    </w:r>
                  </w:p>
                </w:txbxContent>
              </v:textbox>
            </v:shape>
            <v:line id="Line 982" o:spid="_x0000_s2088" style="position:absolute;flip:x y;visibility:visible;mso-wrap-style:square" from="8927,2838" to="10016,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wu88EAAADcAAAADwAAAGRycy9kb3ducmV2LnhtbERPTYvCMBC9C/6HMII3TVV2kWoUEQTB&#10;g7vuXryNzdgWm0lJomn//WZhYW/zeJ+z3namES9yvrasYDbNQBAXVtdcKvj+OkyWIHxA1thYJgU9&#10;edhuhoM15tpG/qTXJZQihbDPUUEVQptL6YuKDPqpbYkTd7fOYEjQlVI7jCncNHKeZe/SYM2pocKW&#10;9hUVj8vTKIhv5empu+Lsm3OM/cf1Nu9PTqnxqNutQATqwr/4z33Uaf5iBr/PpAv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7C7zwQAAANwAAAAPAAAAAAAAAAAAAAAA&#10;AKECAABkcnMvZG93bnJldi54bWxQSwUGAAAAAAQABAD5AAAAjwMAAAAA&#10;" strokecolor="red">
              <v:stroke endarrow="block"/>
            </v:line>
          </v:group>
        </w:pict>
      </w:r>
      <w:r w:rsidR="007B1BD3" w:rsidRPr="00AA3348">
        <w:t>İÇİNDEKİLER</w:t>
      </w:r>
      <w:bookmarkEnd w:id="0"/>
    </w:p>
    <w:p w14:paraId="4C7C01E6" w14:textId="77777777" w:rsidR="00605D76" w:rsidRDefault="00C365DE" w:rsidP="003E0760">
      <w:pPr>
        <w:tabs>
          <w:tab w:val="right" w:leader="dot" w:pos="8222"/>
        </w:tabs>
        <w:jc w:val="right"/>
      </w:pPr>
      <w:r w:rsidRPr="00E9219D">
        <w:rPr>
          <w:b/>
          <w:u w:val="single"/>
          <w:lang w:val="en-US"/>
        </w:rPr>
        <w:t>Sayfa</w:t>
      </w:r>
      <w:r w:rsidR="00CD0D4B" w:rsidRPr="00E9219D">
        <w:rPr>
          <w:lang w:val="en-US"/>
        </w:rPr>
        <w:fldChar w:fldCharType="begin"/>
      </w:r>
      <w:r w:rsidR="0041794E" w:rsidRPr="00E9219D">
        <w:rPr>
          <w:lang w:val="en-US"/>
        </w:rPr>
        <w:instrText xml:space="preserve"> TOC \o "1-5" \h \z \t "BASLIK1;1;BASLIK2;2;BASLIK3;3;BASLIK4;4;BASLIK5;5" </w:instrText>
      </w:r>
      <w:r w:rsidR="00CD0D4B" w:rsidRPr="00E9219D">
        <w:rPr>
          <w:lang w:val="en-US"/>
        </w:rPr>
        <w:fldChar w:fldCharType="separate"/>
      </w:r>
    </w:p>
    <w:p w14:paraId="4C61BD01" w14:textId="77777777" w:rsidR="00605D76" w:rsidRDefault="007F305E" w:rsidP="003E0760">
      <w:pPr>
        <w:pStyle w:val="TOC1"/>
        <w:rPr>
          <w:noProof/>
        </w:rPr>
      </w:pPr>
      <w:hyperlink w:anchor="_Toc286759104" w:history="1">
        <w:r w:rsidR="003E0760">
          <w:rPr>
            <w:rStyle w:val="Hyperlink"/>
            <w:noProof/>
          </w:rPr>
          <w:t>Ö</w:t>
        </w:r>
        <w:r w:rsidR="00605D76" w:rsidRPr="009A20AB">
          <w:rPr>
            <w:rStyle w:val="Hyperlink"/>
            <w:noProof/>
          </w:rPr>
          <w:t>Z</w:t>
        </w:r>
        <w:r w:rsidR="003E0760">
          <w:rPr>
            <w:rStyle w:val="Hyperlink"/>
            <w:noProof/>
          </w:rPr>
          <w:t>ET</w:t>
        </w:r>
        <w:r w:rsidR="00605D76">
          <w:rPr>
            <w:noProof/>
            <w:webHidden/>
          </w:rPr>
          <w:tab/>
        </w:r>
        <w:r w:rsidR="00273701">
          <w:rPr>
            <w:noProof/>
            <w:webHidden/>
          </w:rPr>
          <w:t>i</w:t>
        </w:r>
        <w:r w:rsidR="00CD0D4B">
          <w:rPr>
            <w:noProof/>
            <w:webHidden/>
          </w:rPr>
          <w:fldChar w:fldCharType="begin"/>
        </w:r>
        <w:r w:rsidR="00605D76">
          <w:rPr>
            <w:noProof/>
            <w:webHidden/>
          </w:rPr>
          <w:instrText xml:space="preserve"> PAGEREF _Toc286759104 \h </w:instrText>
        </w:r>
        <w:r w:rsidR="00CD0D4B">
          <w:rPr>
            <w:noProof/>
            <w:webHidden/>
          </w:rPr>
        </w:r>
        <w:r w:rsidR="00CD0D4B">
          <w:rPr>
            <w:noProof/>
            <w:webHidden/>
          </w:rPr>
          <w:fldChar w:fldCharType="separate"/>
        </w:r>
        <w:r w:rsidR="00F6384F">
          <w:rPr>
            <w:noProof/>
            <w:webHidden/>
          </w:rPr>
          <w:t>v</w:t>
        </w:r>
        <w:r w:rsidR="00CD0D4B">
          <w:rPr>
            <w:noProof/>
            <w:webHidden/>
          </w:rPr>
          <w:fldChar w:fldCharType="end"/>
        </w:r>
      </w:hyperlink>
    </w:p>
    <w:p w14:paraId="5C9CB125" w14:textId="77777777" w:rsidR="003E0760" w:rsidRDefault="007F305E" w:rsidP="003E0760">
      <w:pPr>
        <w:pStyle w:val="TOC1"/>
        <w:rPr>
          <w:noProof/>
        </w:rPr>
      </w:pPr>
      <w:hyperlink w:anchor="_Toc286759104" w:history="1">
        <w:r w:rsidR="003E0760">
          <w:rPr>
            <w:rStyle w:val="Hyperlink"/>
            <w:noProof/>
          </w:rPr>
          <w:t>ABSTRACT</w:t>
        </w:r>
        <w:r w:rsidR="003E0760">
          <w:rPr>
            <w:noProof/>
            <w:webHidden/>
          </w:rPr>
          <w:tab/>
        </w:r>
        <w:r w:rsidR="00CD0D4B">
          <w:rPr>
            <w:noProof/>
            <w:webHidden/>
          </w:rPr>
          <w:fldChar w:fldCharType="begin"/>
        </w:r>
        <w:r w:rsidR="003E0760">
          <w:rPr>
            <w:noProof/>
            <w:webHidden/>
          </w:rPr>
          <w:instrText xml:space="preserve"> PAGEREF _Toc286759104 \h </w:instrText>
        </w:r>
        <w:r w:rsidR="00CD0D4B">
          <w:rPr>
            <w:noProof/>
            <w:webHidden/>
          </w:rPr>
        </w:r>
        <w:r w:rsidR="00CD0D4B">
          <w:rPr>
            <w:noProof/>
            <w:webHidden/>
          </w:rPr>
          <w:fldChar w:fldCharType="separate"/>
        </w:r>
        <w:r w:rsidR="003E0760">
          <w:rPr>
            <w:noProof/>
            <w:webHidden/>
          </w:rPr>
          <w:t>v</w:t>
        </w:r>
        <w:r w:rsidR="00CD0D4B">
          <w:rPr>
            <w:noProof/>
            <w:webHidden/>
          </w:rPr>
          <w:fldChar w:fldCharType="end"/>
        </w:r>
      </w:hyperlink>
    </w:p>
    <w:p w14:paraId="0244B3DC" w14:textId="77777777" w:rsidR="003E0760" w:rsidRDefault="007F305E" w:rsidP="003E0760">
      <w:pPr>
        <w:pStyle w:val="TOC1"/>
        <w:rPr>
          <w:noProof/>
        </w:rPr>
      </w:pPr>
      <w:hyperlink w:anchor="_Toc286759104" w:history="1">
        <w:r w:rsidR="003E0760">
          <w:rPr>
            <w:rStyle w:val="Hyperlink"/>
            <w:noProof/>
          </w:rPr>
          <w:t>TEŞEKKÜR</w:t>
        </w:r>
        <w:r w:rsidR="003E0760">
          <w:rPr>
            <w:noProof/>
            <w:webHidden/>
          </w:rPr>
          <w:tab/>
        </w:r>
        <w:r w:rsidR="00CD0D4B">
          <w:rPr>
            <w:noProof/>
            <w:webHidden/>
          </w:rPr>
          <w:fldChar w:fldCharType="begin"/>
        </w:r>
        <w:r w:rsidR="003E0760">
          <w:rPr>
            <w:noProof/>
            <w:webHidden/>
          </w:rPr>
          <w:instrText xml:space="preserve"> PAGEREF _Toc286759104 \h </w:instrText>
        </w:r>
        <w:r w:rsidR="00CD0D4B">
          <w:rPr>
            <w:noProof/>
            <w:webHidden/>
          </w:rPr>
        </w:r>
        <w:r w:rsidR="00CD0D4B">
          <w:rPr>
            <w:noProof/>
            <w:webHidden/>
          </w:rPr>
          <w:fldChar w:fldCharType="separate"/>
        </w:r>
        <w:r w:rsidR="003E0760">
          <w:rPr>
            <w:noProof/>
            <w:webHidden/>
          </w:rPr>
          <w:t>vi</w:t>
        </w:r>
        <w:r w:rsidR="00CD0D4B">
          <w:rPr>
            <w:noProof/>
            <w:webHidden/>
          </w:rPr>
          <w:fldChar w:fldCharType="end"/>
        </w:r>
      </w:hyperlink>
    </w:p>
    <w:p w14:paraId="20B4A31D" w14:textId="77777777" w:rsidR="00605D76" w:rsidRDefault="007F305E" w:rsidP="003E0760">
      <w:pPr>
        <w:pStyle w:val="TOC1"/>
        <w:rPr>
          <w:rFonts w:asciiTheme="minorHAnsi" w:eastAsiaTheme="minorEastAsia" w:hAnsiTheme="minorHAnsi" w:cstheme="minorBidi"/>
          <w:b w:val="0"/>
          <w:noProof/>
          <w:sz w:val="22"/>
          <w:szCs w:val="22"/>
          <w:lang w:eastAsia="tr-TR"/>
        </w:rPr>
      </w:pPr>
      <w:hyperlink w:anchor="_Toc286759105" w:history="1">
        <w:r w:rsidR="00605D76" w:rsidRPr="009A20AB">
          <w:rPr>
            <w:rStyle w:val="Hyperlink"/>
            <w:noProof/>
          </w:rPr>
          <w:t>İÇİNDEKİLER</w:t>
        </w:r>
        <w:r w:rsidR="00605D76">
          <w:rPr>
            <w:noProof/>
            <w:webHidden/>
          </w:rPr>
          <w:tab/>
        </w:r>
        <w:r w:rsidR="00A27476">
          <w:rPr>
            <w:noProof/>
            <w:webHidden/>
          </w:rPr>
          <w:t>vi</w:t>
        </w:r>
        <w:r w:rsidR="00CD0D4B">
          <w:rPr>
            <w:noProof/>
            <w:webHidden/>
          </w:rPr>
          <w:fldChar w:fldCharType="begin"/>
        </w:r>
        <w:r w:rsidR="00605D76">
          <w:rPr>
            <w:noProof/>
            <w:webHidden/>
          </w:rPr>
          <w:instrText xml:space="preserve"> PAGEREF _Toc286759105 \h </w:instrText>
        </w:r>
        <w:r w:rsidR="00CD0D4B">
          <w:rPr>
            <w:noProof/>
            <w:webHidden/>
          </w:rPr>
        </w:r>
        <w:r w:rsidR="00CD0D4B">
          <w:rPr>
            <w:noProof/>
            <w:webHidden/>
          </w:rPr>
          <w:fldChar w:fldCharType="separate"/>
        </w:r>
        <w:r w:rsidR="00F6384F">
          <w:rPr>
            <w:noProof/>
            <w:webHidden/>
          </w:rPr>
          <w:t>i</w:t>
        </w:r>
        <w:r w:rsidR="00CD0D4B">
          <w:rPr>
            <w:noProof/>
            <w:webHidden/>
          </w:rPr>
          <w:fldChar w:fldCharType="end"/>
        </w:r>
      </w:hyperlink>
    </w:p>
    <w:p w14:paraId="4CE25F1C" w14:textId="77777777" w:rsidR="00A379A1" w:rsidRDefault="007F305E" w:rsidP="00A379A1">
      <w:pPr>
        <w:pStyle w:val="TOC1"/>
        <w:rPr>
          <w:rFonts w:asciiTheme="minorHAnsi" w:eastAsiaTheme="minorEastAsia" w:hAnsiTheme="minorHAnsi" w:cstheme="minorBidi"/>
          <w:b w:val="0"/>
          <w:noProof/>
          <w:sz w:val="22"/>
          <w:szCs w:val="22"/>
          <w:lang w:eastAsia="tr-TR"/>
        </w:rPr>
      </w:pPr>
      <w:hyperlink w:anchor="_Toc286759106" w:history="1">
        <w:r w:rsidR="00516A9B">
          <w:rPr>
            <w:rStyle w:val="Hyperlink"/>
            <w:noProof/>
          </w:rPr>
          <w:t>ŞEKİL LİSTESİ</w:t>
        </w:r>
        <w:r w:rsidR="00A379A1">
          <w:rPr>
            <w:noProof/>
            <w:webHidden/>
          </w:rPr>
          <w:tab/>
        </w:r>
        <w:r w:rsidR="00273701">
          <w:rPr>
            <w:noProof/>
            <w:webHidden/>
          </w:rPr>
          <w:t>viii</w:t>
        </w:r>
      </w:hyperlink>
    </w:p>
    <w:p w14:paraId="2367A245" w14:textId="77777777" w:rsidR="003E0760" w:rsidRDefault="00516A9B" w:rsidP="003E0760">
      <w:pPr>
        <w:pStyle w:val="TOC1"/>
        <w:rPr>
          <w:rFonts w:asciiTheme="minorHAnsi" w:eastAsiaTheme="minorEastAsia" w:hAnsiTheme="minorHAnsi" w:cstheme="minorBidi"/>
          <w:b w:val="0"/>
          <w:noProof/>
          <w:sz w:val="22"/>
          <w:szCs w:val="22"/>
          <w:lang w:eastAsia="tr-TR"/>
        </w:rPr>
      </w:pPr>
      <w:r>
        <w:t>ÇİZELGE</w:t>
      </w:r>
      <w:hyperlink w:anchor="_Toc286759107" w:history="1">
        <w:r w:rsidR="003E0760" w:rsidRPr="009A20AB">
          <w:rPr>
            <w:rStyle w:val="Hyperlink"/>
            <w:noProof/>
            <w:lang w:val="en-US"/>
          </w:rPr>
          <w:t>LİSTESİ</w:t>
        </w:r>
        <w:r w:rsidR="003E0760">
          <w:rPr>
            <w:noProof/>
            <w:webHidden/>
          </w:rPr>
          <w:tab/>
        </w:r>
        <w:r w:rsidR="00273701">
          <w:rPr>
            <w:noProof/>
            <w:webHidden/>
          </w:rPr>
          <w:t>i</w:t>
        </w:r>
        <w:r w:rsidR="00CD0D4B">
          <w:rPr>
            <w:noProof/>
            <w:webHidden/>
          </w:rPr>
          <w:fldChar w:fldCharType="begin"/>
        </w:r>
        <w:r w:rsidR="003E0760">
          <w:rPr>
            <w:noProof/>
            <w:webHidden/>
          </w:rPr>
          <w:instrText xml:space="preserve"> PAGEREF _Toc286759107 \h </w:instrText>
        </w:r>
        <w:r w:rsidR="00CD0D4B">
          <w:rPr>
            <w:noProof/>
            <w:webHidden/>
          </w:rPr>
        </w:r>
        <w:r w:rsidR="00CD0D4B">
          <w:rPr>
            <w:noProof/>
            <w:webHidden/>
          </w:rPr>
          <w:fldChar w:fldCharType="separate"/>
        </w:r>
        <w:r w:rsidR="003E0760">
          <w:rPr>
            <w:noProof/>
            <w:webHidden/>
          </w:rPr>
          <w:t>x</w:t>
        </w:r>
        <w:r w:rsidR="00CD0D4B">
          <w:rPr>
            <w:noProof/>
            <w:webHidden/>
          </w:rPr>
          <w:fldChar w:fldCharType="end"/>
        </w:r>
      </w:hyperlink>
    </w:p>
    <w:p w14:paraId="59C8F686" w14:textId="77777777" w:rsidR="003E0760" w:rsidRDefault="00516A9B" w:rsidP="003E0760">
      <w:pPr>
        <w:pStyle w:val="TOC1"/>
        <w:rPr>
          <w:webHidden/>
        </w:rPr>
      </w:pPr>
      <w:r>
        <w:t>KISALTMALAR</w:t>
      </w:r>
      <w:r w:rsidR="003E0760" w:rsidRPr="003E0760">
        <w:rPr>
          <w:webHidden/>
        </w:rPr>
        <w:tab/>
      </w:r>
      <w:r w:rsidR="00273701">
        <w:rPr>
          <w:webHidden/>
        </w:rPr>
        <w:t>x</w:t>
      </w:r>
    </w:p>
    <w:p w14:paraId="0DA65B22" w14:textId="77777777" w:rsidR="00605D76" w:rsidRDefault="00516A9B" w:rsidP="003E0760">
      <w:pPr>
        <w:pStyle w:val="TOC1"/>
        <w:rPr>
          <w:rFonts w:asciiTheme="minorHAnsi" w:eastAsiaTheme="minorEastAsia" w:hAnsiTheme="minorHAnsi" w:cstheme="minorBidi"/>
          <w:b w:val="0"/>
          <w:noProof/>
          <w:sz w:val="22"/>
          <w:szCs w:val="22"/>
          <w:lang w:eastAsia="tr-TR"/>
        </w:rPr>
      </w:pPr>
      <w:r>
        <w:t>SEMBOL</w:t>
      </w:r>
      <w:hyperlink w:anchor="_Toc286759109" w:history="1">
        <w:r w:rsidR="003E0760">
          <w:rPr>
            <w:rStyle w:val="Hyperlink"/>
            <w:noProof/>
          </w:rPr>
          <w:t xml:space="preserve"> LİSTESİ</w:t>
        </w:r>
        <w:r w:rsidR="00605D76">
          <w:rPr>
            <w:noProof/>
            <w:webHidden/>
          </w:rPr>
          <w:tab/>
        </w:r>
        <w:r w:rsidR="00CD0D4B">
          <w:rPr>
            <w:noProof/>
            <w:webHidden/>
          </w:rPr>
          <w:fldChar w:fldCharType="begin"/>
        </w:r>
        <w:r w:rsidR="00605D76">
          <w:rPr>
            <w:noProof/>
            <w:webHidden/>
          </w:rPr>
          <w:instrText xml:space="preserve"> PAGEREF _Toc286759109 \h </w:instrText>
        </w:r>
        <w:r w:rsidR="00CD0D4B">
          <w:rPr>
            <w:noProof/>
            <w:webHidden/>
          </w:rPr>
        </w:r>
        <w:r w:rsidR="00CD0D4B">
          <w:rPr>
            <w:noProof/>
            <w:webHidden/>
          </w:rPr>
          <w:fldChar w:fldCharType="separate"/>
        </w:r>
        <w:r w:rsidR="00F6384F">
          <w:rPr>
            <w:noProof/>
            <w:webHidden/>
          </w:rPr>
          <w:t>xi</w:t>
        </w:r>
        <w:r w:rsidR="00CD0D4B">
          <w:rPr>
            <w:noProof/>
            <w:webHidden/>
          </w:rPr>
          <w:fldChar w:fldCharType="end"/>
        </w:r>
      </w:hyperlink>
    </w:p>
    <w:p w14:paraId="4202E2C5" w14:textId="77777777" w:rsidR="00516A9B" w:rsidRDefault="00746E47" w:rsidP="00516A9B">
      <w:pPr>
        <w:pStyle w:val="TOC1"/>
        <w:rPr>
          <w:rFonts w:asciiTheme="minorHAnsi" w:eastAsiaTheme="minorEastAsia" w:hAnsiTheme="minorHAnsi" w:cstheme="minorBidi"/>
          <w:b w:val="0"/>
          <w:noProof/>
          <w:sz w:val="22"/>
          <w:szCs w:val="22"/>
          <w:lang w:eastAsia="tr-TR"/>
        </w:rPr>
      </w:pPr>
      <w:r>
        <w:t>RESİM</w:t>
      </w:r>
      <w:hyperlink w:anchor="_Toc286759107" w:history="1">
        <w:r w:rsidR="00516A9B" w:rsidRPr="009A20AB">
          <w:rPr>
            <w:rStyle w:val="Hyperlink"/>
            <w:noProof/>
            <w:lang w:val="en-US"/>
          </w:rPr>
          <w:t>LİSTESİ</w:t>
        </w:r>
        <w:r w:rsidR="00516A9B">
          <w:rPr>
            <w:noProof/>
            <w:webHidden/>
          </w:rPr>
          <w:tab/>
        </w:r>
        <w:r w:rsidR="00CD0D4B">
          <w:rPr>
            <w:noProof/>
            <w:webHidden/>
          </w:rPr>
          <w:fldChar w:fldCharType="begin"/>
        </w:r>
        <w:r w:rsidR="00516A9B">
          <w:rPr>
            <w:noProof/>
            <w:webHidden/>
          </w:rPr>
          <w:instrText xml:space="preserve"> PAGEREF _Toc286759107 \h </w:instrText>
        </w:r>
        <w:r w:rsidR="00CD0D4B">
          <w:rPr>
            <w:noProof/>
            <w:webHidden/>
          </w:rPr>
        </w:r>
        <w:r w:rsidR="00CD0D4B">
          <w:rPr>
            <w:noProof/>
            <w:webHidden/>
          </w:rPr>
          <w:fldChar w:fldCharType="separate"/>
        </w:r>
        <w:r w:rsidR="00516A9B">
          <w:rPr>
            <w:noProof/>
            <w:webHidden/>
          </w:rPr>
          <w:t>x</w:t>
        </w:r>
        <w:r w:rsidR="00CD0D4B">
          <w:rPr>
            <w:noProof/>
            <w:webHidden/>
          </w:rPr>
          <w:fldChar w:fldCharType="end"/>
        </w:r>
      </w:hyperlink>
      <w:r>
        <w:t>ii</w:t>
      </w:r>
    </w:p>
    <w:p w14:paraId="03C27AFC" w14:textId="77777777" w:rsidR="00605D76" w:rsidRDefault="007F305E" w:rsidP="00516A9B">
      <w:pPr>
        <w:pStyle w:val="TOC1"/>
        <w:rPr>
          <w:rFonts w:asciiTheme="minorHAnsi" w:eastAsiaTheme="minorEastAsia" w:hAnsiTheme="minorHAnsi" w:cstheme="minorBidi"/>
          <w:b w:val="0"/>
          <w:noProof/>
          <w:sz w:val="22"/>
          <w:szCs w:val="22"/>
          <w:lang w:eastAsia="tr-TR"/>
        </w:rPr>
      </w:pPr>
      <w:hyperlink w:anchor="_Toc286759111" w:history="1">
        <w:r w:rsidR="00605D76" w:rsidRPr="009A20AB">
          <w:rPr>
            <w:rStyle w:val="Hyperlink"/>
            <w:noProof/>
            <w:lang w:val="en-US"/>
          </w:rPr>
          <w:t>1. GİRİŞ</w:t>
        </w:r>
        <w:r w:rsidR="00605D76">
          <w:rPr>
            <w:noProof/>
            <w:webHidden/>
          </w:rPr>
          <w:tab/>
        </w:r>
        <w:r w:rsidR="00CD0D4B">
          <w:rPr>
            <w:noProof/>
            <w:webHidden/>
          </w:rPr>
          <w:fldChar w:fldCharType="begin"/>
        </w:r>
        <w:r w:rsidR="00605D76">
          <w:rPr>
            <w:noProof/>
            <w:webHidden/>
          </w:rPr>
          <w:instrText xml:space="preserve"> PAGEREF _Toc286759111 \h </w:instrText>
        </w:r>
        <w:r w:rsidR="00CD0D4B">
          <w:rPr>
            <w:noProof/>
            <w:webHidden/>
          </w:rPr>
        </w:r>
        <w:r w:rsidR="00CD0D4B">
          <w:rPr>
            <w:noProof/>
            <w:webHidden/>
          </w:rPr>
          <w:fldChar w:fldCharType="separate"/>
        </w:r>
        <w:r w:rsidR="00F6384F">
          <w:rPr>
            <w:noProof/>
            <w:webHidden/>
          </w:rPr>
          <w:t>1</w:t>
        </w:r>
        <w:r w:rsidR="00CD0D4B">
          <w:rPr>
            <w:noProof/>
            <w:webHidden/>
          </w:rPr>
          <w:fldChar w:fldCharType="end"/>
        </w:r>
      </w:hyperlink>
    </w:p>
    <w:p w14:paraId="56F4B9BC"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12" w:history="1">
        <w:r w:rsidR="00605D76" w:rsidRPr="009A20AB">
          <w:rPr>
            <w:rStyle w:val="Hyperlink"/>
            <w:noProof/>
            <w:lang w:val="en-US"/>
          </w:rPr>
          <w:t>1.1 Tezin Amacı</w:t>
        </w:r>
        <w:r w:rsidR="00605D76">
          <w:rPr>
            <w:noProof/>
            <w:webHidden/>
          </w:rPr>
          <w:tab/>
        </w:r>
        <w:r w:rsidR="00CD0D4B">
          <w:rPr>
            <w:noProof/>
            <w:webHidden/>
          </w:rPr>
          <w:fldChar w:fldCharType="begin"/>
        </w:r>
        <w:r w:rsidR="00605D76">
          <w:rPr>
            <w:noProof/>
            <w:webHidden/>
          </w:rPr>
          <w:instrText xml:space="preserve"> PAGEREF _Toc286759112 \h </w:instrText>
        </w:r>
        <w:r w:rsidR="00CD0D4B">
          <w:rPr>
            <w:noProof/>
            <w:webHidden/>
          </w:rPr>
        </w:r>
        <w:r w:rsidR="00CD0D4B">
          <w:rPr>
            <w:noProof/>
            <w:webHidden/>
          </w:rPr>
          <w:fldChar w:fldCharType="separate"/>
        </w:r>
        <w:r w:rsidR="00F6384F">
          <w:rPr>
            <w:noProof/>
            <w:webHidden/>
          </w:rPr>
          <w:t>1</w:t>
        </w:r>
        <w:r w:rsidR="00CD0D4B">
          <w:rPr>
            <w:noProof/>
            <w:webHidden/>
          </w:rPr>
          <w:fldChar w:fldCharType="end"/>
        </w:r>
      </w:hyperlink>
    </w:p>
    <w:p w14:paraId="0586573D"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13" w:history="1">
        <w:r w:rsidR="00605D76" w:rsidRPr="009A20AB">
          <w:rPr>
            <w:rStyle w:val="Hyperlink"/>
            <w:noProof/>
            <w:lang w:val="en-US"/>
          </w:rPr>
          <w:t>1.2 Literatür Araştırması</w:t>
        </w:r>
        <w:r w:rsidR="00605D76">
          <w:rPr>
            <w:noProof/>
            <w:webHidden/>
          </w:rPr>
          <w:tab/>
        </w:r>
        <w:r w:rsidR="00CD0D4B">
          <w:rPr>
            <w:noProof/>
            <w:webHidden/>
          </w:rPr>
          <w:fldChar w:fldCharType="begin"/>
        </w:r>
        <w:r w:rsidR="00605D76">
          <w:rPr>
            <w:noProof/>
            <w:webHidden/>
          </w:rPr>
          <w:instrText xml:space="preserve"> PAGEREF _Toc286759113 \h </w:instrText>
        </w:r>
        <w:r w:rsidR="00CD0D4B">
          <w:rPr>
            <w:noProof/>
            <w:webHidden/>
          </w:rPr>
        </w:r>
        <w:r w:rsidR="00CD0D4B">
          <w:rPr>
            <w:noProof/>
            <w:webHidden/>
          </w:rPr>
          <w:fldChar w:fldCharType="separate"/>
        </w:r>
        <w:r w:rsidR="00F6384F">
          <w:rPr>
            <w:noProof/>
            <w:webHidden/>
          </w:rPr>
          <w:t>1</w:t>
        </w:r>
        <w:r w:rsidR="00CD0D4B">
          <w:rPr>
            <w:noProof/>
            <w:webHidden/>
          </w:rPr>
          <w:fldChar w:fldCharType="end"/>
        </w:r>
      </w:hyperlink>
    </w:p>
    <w:p w14:paraId="0DCD6EE5"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14" w:history="1">
        <w:r w:rsidR="00605D76" w:rsidRPr="002756AB">
          <w:rPr>
            <w:rStyle w:val="Hyperlink"/>
            <w:noProof/>
            <w:lang w:val="en-US"/>
          </w:rPr>
          <w:t xml:space="preserve">1.3 </w:t>
        </w:r>
        <w:r w:rsidR="002756AB" w:rsidRPr="002756AB">
          <w:rPr>
            <w:rStyle w:val="Hyperlink"/>
            <w:bCs/>
            <w:noProof/>
          </w:rPr>
          <w:t>Teorik Çalışmalar</w:t>
        </w:r>
        <w:r w:rsidR="00605D76" w:rsidRPr="002756AB">
          <w:rPr>
            <w:rStyle w:val="Hyperlink"/>
            <w:noProof/>
            <w:webHidden/>
          </w:rPr>
          <w:tab/>
        </w:r>
        <w:r w:rsidR="00CD0D4B" w:rsidRPr="002756AB">
          <w:rPr>
            <w:rStyle w:val="Hyperlink"/>
            <w:noProof/>
            <w:webHidden/>
          </w:rPr>
          <w:fldChar w:fldCharType="begin"/>
        </w:r>
        <w:r w:rsidR="00605D76" w:rsidRPr="002756AB">
          <w:rPr>
            <w:rStyle w:val="Hyperlink"/>
            <w:noProof/>
            <w:webHidden/>
          </w:rPr>
          <w:instrText xml:space="preserve"> PAGEREF _Toc286759114 \h </w:instrText>
        </w:r>
        <w:r w:rsidR="00CD0D4B" w:rsidRPr="002756AB">
          <w:rPr>
            <w:rStyle w:val="Hyperlink"/>
            <w:noProof/>
            <w:webHidden/>
          </w:rPr>
        </w:r>
        <w:r w:rsidR="00CD0D4B" w:rsidRPr="002756AB">
          <w:rPr>
            <w:rStyle w:val="Hyperlink"/>
            <w:noProof/>
            <w:webHidden/>
          </w:rPr>
          <w:fldChar w:fldCharType="separate"/>
        </w:r>
        <w:r w:rsidR="00F6384F" w:rsidRPr="002756AB">
          <w:rPr>
            <w:rStyle w:val="Hyperlink"/>
            <w:noProof/>
            <w:webHidden/>
          </w:rPr>
          <w:t>2</w:t>
        </w:r>
        <w:r w:rsidR="00CD0D4B" w:rsidRPr="002756AB">
          <w:rPr>
            <w:rStyle w:val="Hyperlink"/>
            <w:noProof/>
            <w:webHidden/>
          </w:rPr>
          <w:fldChar w:fldCharType="end"/>
        </w:r>
      </w:hyperlink>
    </w:p>
    <w:p w14:paraId="1D23EF5B" w14:textId="77777777" w:rsidR="00605D76" w:rsidRDefault="007F305E" w:rsidP="001B7D4B">
      <w:pPr>
        <w:pStyle w:val="TOC1"/>
        <w:rPr>
          <w:rFonts w:asciiTheme="minorHAnsi" w:eastAsiaTheme="minorEastAsia" w:hAnsiTheme="minorHAnsi" w:cstheme="minorBidi"/>
          <w:b w:val="0"/>
          <w:noProof/>
          <w:sz w:val="22"/>
          <w:szCs w:val="22"/>
          <w:lang w:eastAsia="tr-TR"/>
        </w:rPr>
      </w:pPr>
      <w:hyperlink w:anchor="_Toc286759115" w:history="1">
        <w:r w:rsidR="00605D76" w:rsidRPr="001B7D4B">
          <w:rPr>
            <w:rStyle w:val="Hyperlink"/>
            <w:noProof/>
          </w:rPr>
          <w:t>2.</w:t>
        </w:r>
        <w:r w:rsidR="001B7D4B" w:rsidRPr="001B7D4B">
          <w:rPr>
            <w:rStyle w:val="Hyperlink"/>
          </w:rPr>
          <w:t>TİTREŞİMLİ AKIŞ İLE ISI AKTARIMININ ETKİLEŞİMİ</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_Toc286759115 \h </w:instrText>
        </w:r>
        <w:r w:rsidR="00CD0D4B" w:rsidRPr="001B7D4B">
          <w:rPr>
            <w:rStyle w:val="Hyperlink"/>
            <w:noProof/>
            <w:webHidden/>
          </w:rPr>
        </w:r>
        <w:r w:rsidR="00CD0D4B" w:rsidRPr="001B7D4B">
          <w:rPr>
            <w:rStyle w:val="Hyperlink"/>
            <w:noProof/>
            <w:webHidden/>
          </w:rPr>
          <w:fldChar w:fldCharType="separate"/>
        </w:r>
        <w:r w:rsidR="00F6384F" w:rsidRPr="001B7D4B">
          <w:rPr>
            <w:rStyle w:val="Hyperlink"/>
            <w:noProof/>
            <w:webHidden/>
          </w:rPr>
          <w:t>3</w:t>
        </w:r>
        <w:r w:rsidR="00CD0D4B" w:rsidRPr="001B7D4B">
          <w:rPr>
            <w:rStyle w:val="Hyperlink"/>
            <w:noProof/>
            <w:webHidden/>
          </w:rPr>
          <w:fldChar w:fldCharType="end"/>
        </w:r>
      </w:hyperlink>
    </w:p>
    <w:p w14:paraId="06A23753"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16" w:history="1">
        <w:r w:rsidR="00605D76" w:rsidRPr="009A20AB">
          <w:rPr>
            <w:rStyle w:val="Hyperlink"/>
            <w:noProof/>
            <w:lang w:val="en-US"/>
          </w:rPr>
          <w:t>2.1 Amaç</w:t>
        </w:r>
        <w:r w:rsidR="00605D76">
          <w:rPr>
            <w:noProof/>
            <w:webHidden/>
          </w:rPr>
          <w:tab/>
        </w:r>
        <w:r w:rsidR="00CD0D4B">
          <w:rPr>
            <w:noProof/>
            <w:webHidden/>
          </w:rPr>
          <w:fldChar w:fldCharType="begin"/>
        </w:r>
        <w:r w:rsidR="00605D76">
          <w:rPr>
            <w:noProof/>
            <w:webHidden/>
          </w:rPr>
          <w:instrText xml:space="preserve"> PAGEREF _Toc286759116 \h </w:instrText>
        </w:r>
        <w:r w:rsidR="00CD0D4B">
          <w:rPr>
            <w:noProof/>
            <w:webHidden/>
          </w:rPr>
        </w:r>
        <w:r w:rsidR="00CD0D4B">
          <w:rPr>
            <w:noProof/>
            <w:webHidden/>
          </w:rPr>
          <w:fldChar w:fldCharType="separate"/>
        </w:r>
        <w:r w:rsidR="00F6384F">
          <w:rPr>
            <w:noProof/>
            <w:webHidden/>
          </w:rPr>
          <w:t>3</w:t>
        </w:r>
        <w:r w:rsidR="00CD0D4B">
          <w:rPr>
            <w:noProof/>
            <w:webHidden/>
          </w:rPr>
          <w:fldChar w:fldCharType="end"/>
        </w:r>
      </w:hyperlink>
    </w:p>
    <w:p w14:paraId="183126A6"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17" w:history="1">
        <w:r w:rsidR="00605D76" w:rsidRPr="001B7D4B">
          <w:rPr>
            <w:rStyle w:val="Hyperlink"/>
            <w:noProof/>
            <w:lang w:val="en-US"/>
          </w:rPr>
          <w:t xml:space="preserve">2.2 </w:t>
        </w:r>
        <w:r w:rsidR="001B7D4B" w:rsidRPr="001B7D4B">
          <w:rPr>
            <w:rStyle w:val="Hyperlink"/>
            <w:noProof/>
          </w:rPr>
          <w:t>Teorik Çalışmalar</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_Toc286759117 \h </w:instrText>
        </w:r>
        <w:r w:rsidR="00CD0D4B" w:rsidRPr="001B7D4B">
          <w:rPr>
            <w:rStyle w:val="Hyperlink"/>
            <w:noProof/>
            <w:webHidden/>
          </w:rPr>
        </w:r>
        <w:r w:rsidR="00CD0D4B" w:rsidRPr="001B7D4B">
          <w:rPr>
            <w:rStyle w:val="Hyperlink"/>
            <w:noProof/>
            <w:webHidden/>
          </w:rPr>
          <w:fldChar w:fldCharType="separate"/>
        </w:r>
        <w:r w:rsidR="00F6384F" w:rsidRPr="001B7D4B">
          <w:rPr>
            <w:rStyle w:val="Hyperlink"/>
            <w:noProof/>
            <w:webHidden/>
          </w:rPr>
          <w:t>3</w:t>
        </w:r>
        <w:r w:rsidR="00CD0D4B" w:rsidRPr="001B7D4B">
          <w:rPr>
            <w:rStyle w:val="Hyperlink"/>
            <w:noProof/>
            <w:webHidden/>
          </w:rPr>
          <w:fldChar w:fldCharType="end"/>
        </w:r>
      </w:hyperlink>
    </w:p>
    <w:p w14:paraId="30A46A53"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18" w:history="1">
        <w:r w:rsidR="00605D76" w:rsidRPr="001B7D4B">
          <w:rPr>
            <w:rStyle w:val="Hyperlink"/>
            <w:noProof/>
            <w:lang w:val="en-US"/>
          </w:rPr>
          <w:t xml:space="preserve">2.3 </w:t>
        </w:r>
        <w:r w:rsidR="001B7D4B" w:rsidRPr="001B7D4B">
          <w:rPr>
            <w:rStyle w:val="Hyperlink"/>
            <w:noProof/>
          </w:rPr>
          <w:t>Deneysel Çalışmalar</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_Toc286759118 \h </w:instrText>
        </w:r>
        <w:r w:rsidR="00CD0D4B" w:rsidRPr="001B7D4B">
          <w:rPr>
            <w:rStyle w:val="Hyperlink"/>
            <w:noProof/>
            <w:webHidden/>
          </w:rPr>
        </w:r>
        <w:r w:rsidR="00CD0D4B" w:rsidRPr="001B7D4B">
          <w:rPr>
            <w:rStyle w:val="Hyperlink"/>
            <w:noProof/>
            <w:webHidden/>
          </w:rPr>
          <w:fldChar w:fldCharType="separate"/>
        </w:r>
        <w:r w:rsidR="00F6384F" w:rsidRPr="001B7D4B">
          <w:rPr>
            <w:rStyle w:val="Hyperlink"/>
            <w:noProof/>
            <w:webHidden/>
          </w:rPr>
          <w:t>4</w:t>
        </w:r>
        <w:r w:rsidR="00CD0D4B" w:rsidRPr="001B7D4B">
          <w:rPr>
            <w:rStyle w:val="Hyperlink"/>
            <w:noProof/>
            <w:webHidden/>
          </w:rPr>
          <w:fldChar w:fldCharType="end"/>
        </w:r>
      </w:hyperlink>
    </w:p>
    <w:p w14:paraId="2E8FB896" w14:textId="77777777" w:rsidR="00605D76" w:rsidRDefault="007F305E" w:rsidP="003E0760">
      <w:pPr>
        <w:pStyle w:val="TOC1"/>
        <w:rPr>
          <w:rFonts w:asciiTheme="minorHAnsi" w:eastAsiaTheme="minorEastAsia" w:hAnsiTheme="minorHAnsi" w:cstheme="minorBidi"/>
          <w:b w:val="0"/>
          <w:noProof/>
          <w:sz w:val="22"/>
          <w:szCs w:val="22"/>
          <w:lang w:eastAsia="tr-TR"/>
        </w:rPr>
      </w:pPr>
      <w:hyperlink w:anchor="_Toc286759119" w:history="1">
        <w:r w:rsidR="00605D76" w:rsidRPr="001B7D4B">
          <w:rPr>
            <w:rStyle w:val="Hyperlink"/>
            <w:noProof/>
          </w:rPr>
          <w:t xml:space="preserve">3. </w:t>
        </w:r>
        <w:r w:rsidR="001B7D4B" w:rsidRPr="001B7D4B">
          <w:rPr>
            <w:rStyle w:val="Hyperlink"/>
            <w:noProof/>
          </w:rPr>
          <w:t>MATEMATİKSEL MODEL VE SAYISAL YÖNTEM</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_Toc286759119 \h </w:instrText>
        </w:r>
        <w:r w:rsidR="00CD0D4B" w:rsidRPr="001B7D4B">
          <w:rPr>
            <w:rStyle w:val="Hyperlink"/>
            <w:noProof/>
            <w:webHidden/>
          </w:rPr>
        </w:r>
        <w:r w:rsidR="00CD0D4B" w:rsidRPr="001B7D4B">
          <w:rPr>
            <w:rStyle w:val="Hyperlink"/>
            <w:noProof/>
            <w:webHidden/>
          </w:rPr>
          <w:fldChar w:fldCharType="separate"/>
        </w:r>
        <w:r w:rsidR="00F6384F" w:rsidRPr="001B7D4B">
          <w:rPr>
            <w:rStyle w:val="Hyperlink"/>
            <w:noProof/>
            <w:webHidden/>
          </w:rPr>
          <w:t>5</w:t>
        </w:r>
        <w:r w:rsidR="00CD0D4B" w:rsidRPr="001B7D4B">
          <w:rPr>
            <w:rStyle w:val="Hyperlink"/>
            <w:noProof/>
            <w:webHidden/>
          </w:rPr>
          <w:fldChar w:fldCharType="end"/>
        </w:r>
      </w:hyperlink>
    </w:p>
    <w:p w14:paraId="5AA92270" w14:textId="77777777" w:rsidR="00605D76" w:rsidRDefault="007F305E" w:rsidP="001B7D4B">
      <w:pPr>
        <w:pStyle w:val="TOC2"/>
        <w:rPr>
          <w:noProof/>
        </w:rPr>
      </w:pPr>
      <w:hyperlink w:anchor="_Toc286759120" w:history="1">
        <w:r w:rsidR="00605D76" w:rsidRPr="001B7D4B">
          <w:rPr>
            <w:rStyle w:val="Hyperlink"/>
            <w:noProof/>
            <w:lang w:val="en-US"/>
          </w:rPr>
          <w:t xml:space="preserve">3.1 </w:t>
        </w:r>
        <w:r w:rsidR="001B7D4B" w:rsidRPr="001B7D4B">
          <w:rPr>
            <w:rStyle w:val="Hyperlink"/>
            <w:noProof/>
          </w:rPr>
          <w:t>Genel Bakış</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_Toc286759120 \h </w:instrText>
        </w:r>
        <w:r w:rsidR="00CD0D4B" w:rsidRPr="001B7D4B">
          <w:rPr>
            <w:rStyle w:val="Hyperlink"/>
            <w:noProof/>
            <w:webHidden/>
          </w:rPr>
        </w:r>
        <w:r w:rsidR="00CD0D4B" w:rsidRPr="001B7D4B">
          <w:rPr>
            <w:rStyle w:val="Hyperlink"/>
            <w:noProof/>
            <w:webHidden/>
          </w:rPr>
          <w:fldChar w:fldCharType="separate"/>
        </w:r>
        <w:r w:rsidR="00F6384F" w:rsidRPr="001B7D4B">
          <w:rPr>
            <w:rStyle w:val="Hyperlink"/>
            <w:noProof/>
            <w:webHidden/>
          </w:rPr>
          <w:t>5</w:t>
        </w:r>
        <w:r w:rsidR="00CD0D4B" w:rsidRPr="001B7D4B">
          <w:rPr>
            <w:rStyle w:val="Hyperlink"/>
            <w:noProof/>
            <w:webHidden/>
          </w:rPr>
          <w:fldChar w:fldCharType="end"/>
        </w:r>
      </w:hyperlink>
    </w:p>
    <w:p w14:paraId="259B1BA0" w14:textId="77777777" w:rsidR="001B7D4B" w:rsidRDefault="007F305E" w:rsidP="001B7D4B">
      <w:pPr>
        <w:pStyle w:val="TOC2"/>
        <w:rPr>
          <w:rFonts w:asciiTheme="minorHAnsi" w:eastAsiaTheme="minorEastAsia" w:hAnsiTheme="minorHAnsi" w:cstheme="minorBidi"/>
          <w:noProof/>
          <w:sz w:val="22"/>
          <w:szCs w:val="22"/>
          <w:lang w:eastAsia="tr-TR"/>
        </w:rPr>
      </w:pPr>
      <w:hyperlink w:anchor="_Toc286759125" w:history="1">
        <w:r w:rsidR="001B7D4B" w:rsidRPr="001B7D4B">
          <w:rPr>
            <w:rStyle w:val="Hyperlink"/>
            <w:noProof/>
            <w:lang w:val="en-US"/>
          </w:rPr>
          <w:t xml:space="preserve">3.2 </w:t>
        </w:r>
        <w:r w:rsidR="001B7D4B" w:rsidRPr="001B7D4B">
          <w:rPr>
            <w:rStyle w:val="Hyperlink"/>
            <w:noProof/>
          </w:rPr>
          <w:t>Sayısal Yöntem</w:t>
        </w:r>
        <w:r w:rsidR="001B7D4B" w:rsidRPr="001B7D4B">
          <w:rPr>
            <w:rStyle w:val="Hyperlink"/>
            <w:noProof/>
            <w:webHidden/>
          </w:rPr>
          <w:tab/>
        </w:r>
        <w:r w:rsidR="0054309E">
          <w:rPr>
            <w:rStyle w:val="Hyperlink"/>
            <w:noProof/>
            <w:webHidden/>
          </w:rPr>
          <w:t>8</w:t>
        </w:r>
      </w:hyperlink>
    </w:p>
    <w:p w14:paraId="4A7F830B" w14:textId="77777777" w:rsidR="00605D76" w:rsidRDefault="007F305E" w:rsidP="003E0760">
      <w:pPr>
        <w:pStyle w:val="TOC3"/>
        <w:rPr>
          <w:rFonts w:asciiTheme="minorHAnsi" w:eastAsiaTheme="minorEastAsia" w:hAnsiTheme="minorHAnsi" w:cstheme="minorBidi"/>
          <w:noProof/>
          <w:sz w:val="22"/>
          <w:szCs w:val="22"/>
          <w:lang w:eastAsia="tr-TR"/>
        </w:rPr>
      </w:pPr>
      <w:hyperlink w:anchor="_Toc286759121" w:history="1">
        <w:r w:rsidR="00605D76" w:rsidRPr="001B7D4B">
          <w:rPr>
            <w:rStyle w:val="Hyperlink"/>
            <w:noProof/>
            <w:lang w:val="en-US"/>
          </w:rPr>
          <w:t xml:space="preserve">3.1.1 </w:t>
        </w:r>
        <w:r w:rsidR="001B7D4B" w:rsidRPr="001B7D4B">
          <w:rPr>
            <w:rStyle w:val="Hyperlink"/>
            <w:noProof/>
          </w:rPr>
          <w:t>Akı Düzeltmeli Taşınım Algoritması</w:t>
        </w:r>
        <w:r w:rsidR="00605D76" w:rsidRPr="001B7D4B">
          <w:rPr>
            <w:rStyle w:val="Hyperlink"/>
            <w:noProof/>
            <w:webHidden/>
          </w:rPr>
          <w:tab/>
        </w:r>
        <w:r w:rsidR="0054309E">
          <w:rPr>
            <w:rStyle w:val="Hyperlink"/>
            <w:noProof/>
            <w:webHidden/>
          </w:rPr>
          <w:t>9</w:t>
        </w:r>
      </w:hyperlink>
    </w:p>
    <w:p w14:paraId="18D3267F" w14:textId="77777777" w:rsidR="00605D76" w:rsidRDefault="007F305E" w:rsidP="003E0760">
      <w:pPr>
        <w:pStyle w:val="TOC3"/>
        <w:rPr>
          <w:rFonts w:asciiTheme="minorHAnsi" w:eastAsiaTheme="minorEastAsia" w:hAnsiTheme="minorHAnsi" w:cstheme="minorBidi"/>
          <w:noProof/>
          <w:sz w:val="22"/>
          <w:szCs w:val="22"/>
          <w:lang w:eastAsia="tr-TR"/>
        </w:rPr>
      </w:pPr>
      <w:hyperlink w:anchor="_Toc286759122" w:history="1">
        <w:r w:rsidR="00605D76" w:rsidRPr="001B7D4B">
          <w:rPr>
            <w:rStyle w:val="Hyperlink"/>
            <w:noProof/>
            <w:lang w:val="en-US"/>
          </w:rPr>
          <w:t xml:space="preserve">3.1.2 </w:t>
        </w:r>
        <w:r w:rsidR="001B7D4B" w:rsidRPr="001B7D4B">
          <w:rPr>
            <w:rStyle w:val="Hyperlink"/>
            <w:noProof/>
          </w:rPr>
          <w:t>Hesaplama Prosedürü</w:t>
        </w:r>
        <w:r w:rsidR="00605D76" w:rsidRPr="001B7D4B">
          <w:rPr>
            <w:rStyle w:val="Hyperlink"/>
            <w:noProof/>
            <w:webHidden/>
          </w:rPr>
          <w:tab/>
        </w:r>
        <w:r w:rsidR="0054309E">
          <w:rPr>
            <w:rStyle w:val="Hyperlink"/>
            <w:noProof/>
            <w:webHidden/>
          </w:rPr>
          <w:t>10</w:t>
        </w:r>
      </w:hyperlink>
    </w:p>
    <w:p w14:paraId="7778A662" w14:textId="77777777" w:rsidR="00605D76" w:rsidRDefault="007F305E" w:rsidP="003E0760">
      <w:pPr>
        <w:pStyle w:val="TOC3"/>
        <w:rPr>
          <w:rFonts w:asciiTheme="minorHAnsi" w:eastAsiaTheme="minorEastAsia" w:hAnsiTheme="minorHAnsi" w:cstheme="minorBidi"/>
          <w:noProof/>
          <w:sz w:val="22"/>
          <w:szCs w:val="22"/>
          <w:lang w:eastAsia="tr-TR"/>
        </w:rPr>
      </w:pPr>
      <w:hyperlink w:anchor="_Toc286759123" w:history="1">
        <w:r w:rsidR="00605D76" w:rsidRPr="001B7D4B">
          <w:rPr>
            <w:rStyle w:val="Hyperlink"/>
            <w:noProof/>
            <w:lang w:val="en-US"/>
          </w:rPr>
          <w:t xml:space="preserve">3.1.3 </w:t>
        </w:r>
        <w:r w:rsidR="001B7D4B" w:rsidRPr="001B7D4B">
          <w:rPr>
            <w:rStyle w:val="Hyperlink"/>
            <w:noProof/>
          </w:rPr>
          <w:t>Sınır Koşulları</w:t>
        </w:r>
        <w:r w:rsidR="00605D76" w:rsidRPr="001B7D4B">
          <w:rPr>
            <w:rStyle w:val="Hyperlink"/>
            <w:noProof/>
            <w:webHidden/>
          </w:rPr>
          <w:tab/>
        </w:r>
        <w:r w:rsidR="0054309E">
          <w:rPr>
            <w:rStyle w:val="Hyperlink"/>
            <w:noProof/>
            <w:webHidden/>
          </w:rPr>
          <w:t>11</w:t>
        </w:r>
      </w:hyperlink>
    </w:p>
    <w:p w14:paraId="6A93EC0B"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25" w:history="1">
        <w:r w:rsidR="00605D76" w:rsidRPr="001B7D4B">
          <w:rPr>
            <w:rStyle w:val="Hyperlink"/>
            <w:noProof/>
            <w:lang w:val="en-US"/>
          </w:rPr>
          <w:t xml:space="preserve">3.2 </w:t>
        </w:r>
        <w:r w:rsidR="001B7D4B" w:rsidRPr="001B7D4B">
          <w:rPr>
            <w:rStyle w:val="Hyperlink"/>
            <w:noProof/>
          </w:rPr>
          <w:t>Temel Denklemler</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_Toc286759125 \h </w:instrText>
        </w:r>
        <w:r w:rsidR="00CD0D4B" w:rsidRPr="001B7D4B">
          <w:rPr>
            <w:rStyle w:val="Hyperlink"/>
            <w:noProof/>
            <w:webHidden/>
          </w:rPr>
        </w:r>
        <w:r w:rsidR="00CD0D4B" w:rsidRPr="001B7D4B">
          <w:rPr>
            <w:rStyle w:val="Hyperlink"/>
            <w:noProof/>
            <w:webHidden/>
          </w:rPr>
          <w:fldChar w:fldCharType="separate"/>
        </w:r>
        <w:r w:rsidR="0054309E">
          <w:rPr>
            <w:rStyle w:val="Hyperlink"/>
            <w:noProof/>
            <w:webHidden/>
          </w:rPr>
          <w:t>2</w:t>
        </w:r>
        <w:r w:rsidR="00F6384F" w:rsidRPr="001B7D4B">
          <w:rPr>
            <w:rStyle w:val="Hyperlink"/>
            <w:noProof/>
            <w:webHidden/>
          </w:rPr>
          <w:t>0</w:t>
        </w:r>
        <w:r w:rsidR="00CD0D4B" w:rsidRPr="001B7D4B">
          <w:rPr>
            <w:rStyle w:val="Hyperlink"/>
            <w:noProof/>
            <w:webHidden/>
          </w:rPr>
          <w:fldChar w:fldCharType="end"/>
        </w:r>
      </w:hyperlink>
    </w:p>
    <w:p w14:paraId="47D3584F"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26" w:history="1">
        <w:r w:rsidR="00605D76" w:rsidRPr="001B7D4B">
          <w:rPr>
            <w:rStyle w:val="Hyperlink"/>
            <w:noProof/>
            <w:lang w:val="en-US"/>
          </w:rPr>
          <w:t xml:space="preserve">3.3 </w:t>
        </w:r>
        <w:r w:rsidR="001B7D4B" w:rsidRPr="001B7D4B">
          <w:rPr>
            <w:rStyle w:val="Hyperlink"/>
            <w:noProof/>
          </w:rPr>
          <w:t>Hal Denklemi</w:t>
        </w:r>
        <w:r w:rsidR="00605D76" w:rsidRPr="001B7D4B">
          <w:rPr>
            <w:rStyle w:val="Hyperlink"/>
            <w:noProof/>
            <w:webHidden/>
          </w:rPr>
          <w:tab/>
        </w:r>
        <w:r w:rsidR="00CD0D4B" w:rsidRPr="001B7D4B">
          <w:rPr>
            <w:rStyle w:val="Hyperlink"/>
            <w:noProof/>
            <w:webHidden/>
          </w:rPr>
          <w:fldChar w:fldCharType="begin"/>
        </w:r>
        <w:r w:rsidR="00605D76" w:rsidRPr="001B7D4B">
          <w:rPr>
            <w:rStyle w:val="Hyperlink"/>
            <w:noProof/>
            <w:webHidden/>
          </w:rPr>
          <w:instrText xml:space="preserve"> PAGEREF _Toc286759126 \h </w:instrText>
        </w:r>
        <w:r w:rsidR="00CD0D4B" w:rsidRPr="001B7D4B">
          <w:rPr>
            <w:rStyle w:val="Hyperlink"/>
            <w:noProof/>
            <w:webHidden/>
          </w:rPr>
        </w:r>
        <w:r w:rsidR="00CD0D4B" w:rsidRPr="001B7D4B">
          <w:rPr>
            <w:rStyle w:val="Hyperlink"/>
            <w:noProof/>
            <w:webHidden/>
          </w:rPr>
          <w:fldChar w:fldCharType="separate"/>
        </w:r>
        <w:r w:rsidR="0054309E">
          <w:rPr>
            <w:rStyle w:val="Hyperlink"/>
            <w:noProof/>
            <w:webHidden/>
          </w:rPr>
          <w:t>2</w:t>
        </w:r>
        <w:r w:rsidR="00F6384F" w:rsidRPr="001B7D4B">
          <w:rPr>
            <w:rStyle w:val="Hyperlink"/>
            <w:noProof/>
            <w:webHidden/>
          </w:rPr>
          <w:t>0</w:t>
        </w:r>
        <w:r w:rsidR="00CD0D4B" w:rsidRPr="001B7D4B">
          <w:rPr>
            <w:rStyle w:val="Hyperlink"/>
            <w:noProof/>
            <w:webHidden/>
          </w:rPr>
          <w:fldChar w:fldCharType="end"/>
        </w:r>
      </w:hyperlink>
    </w:p>
    <w:p w14:paraId="11EFA146" w14:textId="77777777" w:rsidR="00605D76" w:rsidRDefault="007F305E">
      <w:pPr>
        <w:pStyle w:val="TOC1"/>
        <w:rPr>
          <w:rFonts w:asciiTheme="minorHAnsi" w:eastAsiaTheme="minorEastAsia" w:hAnsiTheme="minorHAnsi" w:cstheme="minorBidi"/>
          <w:b w:val="0"/>
          <w:noProof/>
          <w:sz w:val="22"/>
          <w:szCs w:val="22"/>
          <w:lang w:eastAsia="tr-TR"/>
        </w:rPr>
      </w:pPr>
      <w:hyperlink w:anchor="_Toc286759127" w:history="1">
        <w:r w:rsidR="00605D76" w:rsidRPr="009A20AB">
          <w:rPr>
            <w:rStyle w:val="Hyperlink"/>
            <w:noProof/>
            <w:lang w:val="en-US"/>
          </w:rPr>
          <w:t>4. GEREKLİ İSE BÖLÜM 4</w:t>
        </w:r>
        <w:r w:rsidR="00605D76">
          <w:rPr>
            <w:noProof/>
            <w:webHidden/>
          </w:rPr>
          <w:tab/>
        </w:r>
        <w:r w:rsidR="00CD0D4B">
          <w:rPr>
            <w:noProof/>
            <w:webHidden/>
          </w:rPr>
          <w:fldChar w:fldCharType="begin"/>
        </w:r>
        <w:r w:rsidR="00605D76">
          <w:rPr>
            <w:noProof/>
            <w:webHidden/>
          </w:rPr>
          <w:instrText xml:space="preserve"> PAGEREF _Toc286759127 \h </w:instrText>
        </w:r>
        <w:r w:rsidR="00CD0D4B">
          <w:rPr>
            <w:noProof/>
            <w:webHidden/>
          </w:rPr>
        </w:r>
        <w:r w:rsidR="00CD0D4B">
          <w:rPr>
            <w:noProof/>
            <w:webHidden/>
          </w:rPr>
          <w:fldChar w:fldCharType="separate"/>
        </w:r>
        <w:r w:rsidR="0054309E">
          <w:rPr>
            <w:noProof/>
            <w:webHidden/>
          </w:rPr>
          <w:t>3</w:t>
        </w:r>
        <w:r w:rsidR="00F6384F">
          <w:rPr>
            <w:noProof/>
            <w:webHidden/>
          </w:rPr>
          <w:t>3</w:t>
        </w:r>
        <w:r w:rsidR="00CD0D4B">
          <w:rPr>
            <w:noProof/>
            <w:webHidden/>
          </w:rPr>
          <w:fldChar w:fldCharType="end"/>
        </w:r>
      </w:hyperlink>
    </w:p>
    <w:p w14:paraId="310AB45A"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28" w:history="1">
        <w:r w:rsidR="00605D76" w:rsidRPr="009A20AB">
          <w:rPr>
            <w:rStyle w:val="Hyperlink"/>
            <w:noProof/>
            <w:lang w:val="en-US"/>
          </w:rPr>
          <w:t>4.1 Çalışmanın Uygulama Alanı</w:t>
        </w:r>
        <w:r w:rsidR="00605D76">
          <w:rPr>
            <w:noProof/>
            <w:webHidden/>
          </w:rPr>
          <w:tab/>
        </w:r>
        <w:r w:rsidR="00CD0D4B">
          <w:rPr>
            <w:noProof/>
            <w:webHidden/>
          </w:rPr>
          <w:fldChar w:fldCharType="begin"/>
        </w:r>
        <w:r w:rsidR="00605D76">
          <w:rPr>
            <w:noProof/>
            <w:webHidden/>
          </w:rPr>
          <w:instrText xml:space="preserve"> PAGEREF _Toc286759128 \h </w:instrText>
        </w:r>
        <w:r w:rsidR="00CD0D4B">
          <w:rPr>
            <w:noProof/>
            <w:webHidden/>
          </w:rPr>
        </w:r>
        <w:r w:rsidR="00CD0D4B">
          <w:rPr>
            <w:noProof/>
            <w:webHidden/>
          </w:rPr>
          <w:fldChar w:fldCharType="separate"/>
        </w:r>
        <w:r w:rsidR="0054309E">
          <w:rPr>
            <w:noProof/>
            <w:webHidden/>
          </w:rPr>
          <w:t>3</w:t>
        </w:r>
        <w:r w:rsidR="00F6384F">
          <w:rPr>
            <w:noProof/>
            <w:webHidden/>
          </w:rPr>
          <w:t>3</w:t>
        </w:r>
        <w:r w:rsidR="00CD0D4B">
          <w:rPr>
            <w:noProof/>
            <w:webHidden/>
          </w:rPr>
          <w:fldChar w:fldCharType="end"/>
        </w:r>
      </w:hyperlink>
    </w:p>
    <w:p w14:paraId="02B5A3D6"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29" w:history="1">
        <w:r w:rsidR="00605D76" w:rsidRPr="009A20AB">
          <w:rPr>
            <w:rStyle w:val="Hyperlink"/>
            <w:noProof/>
            <w:lang w:val="en-US"/>
          </w:rPr>
          <w:t>4.2 İkinci Derece Başlık Nasıl: İlk Harfler Büyük</w:t>
        </w:r>
        <w:r w:rsidR="00605D76">
          <w:rPr>
            <w:noProof/>
            <w:webHidden/>
          </w:rPr>
          <w:tab/>
        </w:r>
        <w:r w:rsidR="00CD0D4B">
          <w:rPr>
            <w:noProof/>
            <w:webHidden/>
          </w:rPr>
          <w:fldChar w:fldCharType="begin"/>
        </w:r>
        <w:r w:rsidR="00605D76">
          <w:rPr>
            <w:noProof/>
            <w:webHidden/>
          </w:rPr>
          <w:instrText xml:space="preserve"> PAGEREF _Toc286759129 \h </w:instrText>
        </w:r>
        <w:r w:rsidR="00CD0D4B">
          <w:rPr>
            <w:noProof/>
            <w:webHidden/>
          </w:rPr>
        </w:r>
        <w:r w:rsidR="00CD0D4B">
          <w:rPr>
            <w:noProof/>
            <w:webHidden/>
          </w:rPr>
          <w:fldChar w:fldCharType="separate"/>
        </w:r>
        <w:r w:rsidR="0054309E">
          <w:rPr>
            <w:noProof/>
            <w:webHidden/>
          </w:rPr>
          <w:t>3</w:t>
        </w:r>
        <w:r w:rsidR="00F6384F">
          <w:rPr>
            <w:noProof/>
            <w:webHidden/>
          </w:rPr>
          <w:t>3</w:t>
        </w:r>
        <w:r w:rsidR="00CD0D4B">
          <w:rPr>
            <w:noProof/>
            <w:webHidden/>
          </w:rPr>
          <w:fldChar w:fldCharType="end"/>
        </w:r>
      </w:hyperlink>
    </w:p>
    <w:p w14:paraId="0D5AF2A1" w14:textId="77777777" w:rsidR="00605D76" w:rsidRDefault="007F305E">
      <w:pPr>
        <w:pStyle w:val="TOC3"/>
        <w:rPr>
          <w:rFonts w:asciiTheme="minorHAnsi" w:eastAsiaTheme="minorEastAsia" w:hAnsiTheme="minorHAnsi" w:cstheme="minorBidi"/>
          <w:noProof/>
          <w:sz w:val="22"/>
          <w:szCs w:val="22"/>
          <w:lang w:eastAsia="tr-TR"/>
        </w:rPr>
      </w:pPr>
      <w:hyperlink w:anchor="_Toc286759130" w:history="1">
        <w:r w:rsidR="00605D76" w:rsidRPr="009A20AB">
          <w:rPr>
            <w:rStyle w:val="Hyperlink"/>
            <w:noProof/>
            <w:lang w:val="en-US"/>
          </w:rPr>
          <w:t>4.2.1 Üçüncü derece başlık nasıl: ilk harf büyük diğerleri küçük</w:t>
        </w:r>
        <w:r w:rsidR="00605D76">
          <w:rPr>
            <w:noProof/>
            <w:webHidden/>
          </w:rPr>
          <w:tab/>
        </w:r>
        <w:r w:rsidR="00CD0D4B">
          <w:rPr>
            <w:noProof/>
            <w:webHidden/>
          </w:rPr>
          <w:fldChar w:fldCharType="begin"/>
        </w:r>
        <w:r w:rsidR="00605D76">
          <w:rPr>
            <w:noProof/>
            <w:webHidden/>
          </w:rPr>
          <w:instrText xml:space="preserve"> PAGEREF _Toc286759130 \h </w:instrText>
        </w:r>
        <w:r w:rsidR="00CD0D4B">
          <w:rPr>
            <w:noProof/>
            <w:webHidden/>
          </w:rPr>
        </w:r>
        <w:r w:rsidR="00CD0D4B">
          <w:rPr>
            <w:noProof/>
            <w:webHidden/>
          </w:rPr>
          <w:fldChar w:fldCharType="separate"/>
        </w:r>
        <w:r w:rsidR="0054309E">
          <w:rPr>
            <w:noProof/>
            <w:webHidden/>
          </w:rPr>
          <w:t>3</w:t>
        </w:r>
        <w:r w:rsidR="00F6384F">
          <w:rPr>
            <w:noProof/>
            <w:webHidden/>
          </w:rPr>
          <w:t>3</w:t>
        </w:r>
        <w:r w:rsidR="00CD0D4B">
          <w:rPr>
            <w:noProof/>
            <w:webHidden/>
          </w:rPr>
          <w:fldChar w:fldCharType="end"/>
        </w:r>
      </w:hyperlink>
    </w:p>
    <w:p w14:paraId="751AD292" w14:textId="77777777" w:rsidR="00605D76" w:rsidRDefault="007F305E">
      <w:pPr>
        <w:pStyle w:val="TOC4"/>
        <w:tabs>
          <w:tab w:val="right" w:leader="dot" w:pos="8210"/>
        </w:tabs>
        <w:rPr>
          <w:rFonts w:asciiTheme="minorHAnsi" w:eastAsiaTheme="minorEastAsia" w:hAnsiTheme="minorHAnsi" w:cstheme="minorBidi"/>
          <w:noProof/>
          <w:sz w:val="22"/>
          <w:szCs w:val="22"/>
          <w:lang w:val="tr-TR" w:eastAsia="tr-TR"/>
        </w:rPr>
      </w:pPr>
      <w:hyperlink w:anchor="_Toc286759131" w:history="1">
        <w:r w:rsidR="00605D76" w:rsidRPr="009A20AB">
          <w:rPr>
            <w:rStyle w:val="Hyperlink"/>
            <w:noProof/>
          </w:rPr>
          <w:t>4.2.1.1 Dördüncü derece başlık nasıl: ilk harf büyük diğerleri küçük</w:t>
        </w:r>
        <w:r w:rsidR="00605D76">
          <w:rPr>
            <w:noProof/>
            <w:webHidden/>
          </w:rPr>
          <w:tab/>
        </w:r>
        <w:r w:rsidR="00CD0D4B">
          <w:rPr>
            <w:noProof/>
            <w:webHidden/>
          </w:rPr>
          <w:fldChar w:fldCharType="begin"/>
        </w:r>
        <w:r w:rsidR="00605D76">
          <w:rPr>
            <w:noProof/>
            <w:webHidden/>
          </w:rPr>
          <w:instrText xml:space="preserve"> PAGEREF _Toc286759131 \h </w:instrText>
        </w:r>
        <w:r w:rsidR="00CD0D4B">
          <w:rPr>
            <w:noProof/>
            <w:webHidden/>
          </w:rPr>
        </w:r>
        <w:r w:rsidR="00CD0D4B">
          <w:rPr>
            <w:noProof/>
            <w:webHidden/>
          </w:rPr>
          <w:fldChar w:fldCharType="separate"/>
        </w:r>
        <w:r w:rsidR="0054309E">
          <w:rPr>
            <w:noProof/>
            <w:webHidden/>
          </w:rPr>
          <w:t>3</w:t>
        </w:r>
        <w:r w:rsidR="00F6384F">
          <w:rPr>
            <w:noProof/>
            <w:webHidden/>
          </w:rPr>
          <w:t>3</w:t>
        </w:r>
        <w:r w:rsidR="00CD0D4B">
          <w:rPr>
            <w:noProof/>
            <w:webHidden/>
          </w:rPr>
          <w:fldChar w:fldCharType="end"/>
        </w:r>
      </w:hyperlink>
    </w:p>
    <w:p w14:paraId="210D11D8" w14:textId="77777777" w:rsidR="00605D76" w:rsidRDefault="007F305E">
      <w:pPr>
        <w:pStyle w:val="TOC5"/>
        <w:tabs>
          <w:tab w:val="right" w:leader="dot" w:pos="8210"/>
        </w:tabs>
        <w:rPr>
          <w:rFonts w:asciiTheme="minorHAnsi" w:eastAsiaTheme="minorEastAsia" w:hAnsiTheme="minorHAnsi" w:cstheme="minorBidi"/>
          <w:noProof/>
          <w:sz w:val="22"/>
          <w:szCs w:val="22"/>
          <w:lang w:val="tr-TR" w:eastAsia="tr-TR"/>
        </w:rPr>
      </w:pPr>
      <w:hyperlink w:anchor="_Toc286759132" w:history="1">
        <w:r w:rsidR="00605D76" w:rsidRPr="009A20AB">
          <w:rPr>
            <w:rStyle w:val="Hyperlink"/>
            <w:noProof/>
          </w:rPr>
          <w:t>Beşinci derece başlık: dördüncü dereceden sonrası numaralandırılmaz</w:t>
        </w:r>
        <w:r w:rsidR="00605D76">
          <w:rPr>
            <w:noProof/>
            <w:webHidden/>
          </w:rPr>
          <w:tab/>
        </w:r>
        <w:r w:rsidR="00CD0D4B">
          <w:rPr>
            <w:noProof/>
            <w:webHidden/>
          </w:rPr>
          <w:fldChar w:fldCharType="begin"/>
        </w:r>
        <w:r w:rsidR="00605D76">
          <w:rPr>
            <w:noProof/>
            <w:webHidden/>
          </w:rPr>
          <w:instrText xml:space="preserve"> PAGEREF _Toc286759132 \h </w:instrText>
        </w:r>
        <w:r w:rsidR="00CD0D4B">
          <w:rPr>
            <w:noProof/>
            <w:webHidden/>
          </w:rPr>
        </w:r>
        <w:r w:rsidR="00CD0D4B">
          <w:rPr>
            <w:noProof/>
            <w:webHidden/>
          </w:rPr>
          <w:fldChar w:fldCharType="separate"/>
        </w:r>
        <w:r w:rsidR="0054309E">
          <w:rPr>
            <w:noProof/>
            <w:webHidden/>
          </w:rPr>
          <w:t>3</w:t>
        </w:r>
        <w:r w:rsidR="00F6384F">
          <w:rPr>
            <w:noProof/>
            <w:webHidden/>
          </w:rPr>
          <w:t>4</w:t>
        </w:r>
        <w:r w:rsidR="00CD0D4B">
          <w:rPr>
            <w:noProof/>
            <w:webHidden/>
          </w:rPr>
          <w:fldChar w:fldCharType="end"/>
        </w:r>
      </w:hyperlink>
    </w:p>
    <w:p w14:paraId="0D72470A" w14:textId="77777777" w:rsidR="00605D76" w:rsidRDefault="007F305E">
      <w:pPr>
        <w:pStyle w:val="TOC1"/>
        <w:rPr>
          <w:rFonts w:asciiTheme="minorHAnsi" w:eastAsiaTheme="minorEastAsia" w:hAnsiTheme="minorHAnsi" w:cstheme="minorBidi"/>
          <w:b w:val="0"/>
          <w:noProof/>
          <w:sz w:val="22"/>
          <w:szCs w:val="22"/>
          <w:lang w:eastAsia="tr-TR"/>
        </w:rPr>
      </w:pPr>
      <w:hyperlink w:anchor="_Toc286759133" w:history="1">
        <w:r w:rsidR="00605D76" w:rsidRPr="009A20AB">
          <w:rPr>
            <w:rStyle w:val="Hyperlink"/>
            <w:noProof/>
            <w:lang w:val="en-US"/>
          </w:rPr>
          <w:t>5. GEREKLİ İSE BÖLÜM 5</w:t>
        </w:r>
        <w:r w:rsidR="00605D76">
          <w:rPr>
            <w:noProof/>
            <w:webHidden/>
          </w:rPr>
          <w:tab/>
        </w:r>
        <w:r w:rsidR="00CD0D4B">
          <w:rPr>
            <w:noProof/>
            <w:webHidden/>
          </w:rPr>
          <w:fldChar w:fldCharType="begin"/>
        </w:r>
        <w:r w:rsidR="00605D76">
          <w:rPr>
            <w:noProof/>
            <w:webHidden/>
          </w:rPr>
          <w:instrText xml:space="preserve"> PAGEREF _Toc286759133 \h </w:instrText>
        </w:r>
        <w:r w:rsidR="00CD0D4B">
          <w:rPr>
            <w:noProof/>
            <w:webHidden/>
          </w:rPr>
        </w:r>
        <w:r w:rsidR="00CD0D4B">
          <w:rPr>
            <w:noProof/>
            <w:webHidden/>
          </w:rPr>
          <w:fldChar w:fldCharType="separate"/>
        </w:r>
        <w:r w:rsidR="0054309E">
          <w:rPr>
            <w:noProof/>
            <w:webHidden/>
          </w:rPr>
          <w:t>4</w:t>
        </w:r>
        <w:r w:rsidR="00F6384F">
          <w:rPr>
            <w:noProof/>
            <w:webHidden/>
          </w:rPr>
          <w:t>5</w:t>
        </w:r>
        <w:r w:rsidR="00CD0D4B">
          <w:rPr>
            <w:noProof/>
            <w:webHidden/>
          </w:rPr>
          <w:fldChar w:fldCharType="end"/>
        </w:r>
      </w:hyperlink>
    </w:p>
    <w:p w14:paraId="741C0D9E"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34" w:history="1">
        <w:r w:rsidR="00605D76" w:rsidRPr="009A20AB">
          <w:rPr>
            <w:rStyle w:val="Hyperlink"/>
            <w:noProof/>
            <w:lang w:val="en-US"/>
          </w:rPr>
          <w:t>5.1 Çalışmanın Uygulama Alanı</w:t>
        </w:r>
        <w:r w:rsidR="00605D76">
          <w:rPr>
            <w:noProof/>
            <w:webHidden/>
          </w:rPr>
          <w:tab/>
        </w:r>
        <w:r w:rsidR="00CD0D4B">
          <w:rPr>
            <w:noProof/>
            <w:webHidden/>
          </w:rPr>
          <w:fldChar w:fldCharType="begin"/>
        </w:r>
        <w:r w:rsidR="00605D76">
          <w:rPr>
            <w:noProof/>
            <w:webHidden/>
          </w:rPr>
          <w:instrText xml:space="preserve"> PAGEREF _Toc286759134 \h </w:instrText>
        </w:r>
        <w:r w:rsidR="00CD0D4B">
          <w:rPr>
            <w:noProof/>
            <w:webHidden/>
          </w:rPr>
        </w:r>
        <w:r w:rsidR="00CD0D4B">
          <w:rPr>
            <w:noProof/>
            <w:webHidden/>
          </w:rPr>
          <w:fldChar w:fldCharType="separate"/>
        </w:r>
        <w:r w:rsidR="0054309E">
          <w:rPr>
            <w:noProof/>
            <w:webHidden/>
          </w:rPr>
          <w:t>4</w:t>
        </w:r>
        <w:r w:rsidR="00F6384F">
          <w:rPr>
            <w:noProof/>
            <w:webHidden/>
          </w:rPr>
          <w:t>5</w:t>
        </w:r>
        <w:r w:rsidR="00CD0D4B">
          <w:rPr>
            <w:noProof/>
            <w:webHidden/>
          </w:rPr>
          <w:fldChar w:fldCharType="end"/>
        </w:r>
      </w:hyperlink>
    </w:p>
    <w:p w14:paraId="73434F12" w14:textId="77777777" w:rsidR="00605D76" w:rsidRDefault="007F305E" w:rsidP="001B7D4B">
      <w:pPr>
        <w:pStyle w:val="TOC2"/>
        <w:rPr>
          <w:rFonts w:asciiTheme="minorHAnsi" w:eastAsiaTheme="minorEastAsia" w:hAnsiTheme="minorHAnsi" w:cstheme="minorBidi"/>
          <w:noProof/>
          <w:sz w:val="22"/>
          <w:szCs w:val="22"/>
          <w:lang w:eastAsia="tr-TR"/>
        </w:rPr>
      </w:pPr>
      <w:hyperlink w:anchor="_Toc286759135" w:history="1">
        <w:r w:rsidR="00605D76" w:rsidRPr="009A20AB">
          <w:rPr>
            <w:rStyle w:val="Hyperlink"/>
            <w:noProof/>
            <w:lang w:val="en-US"/>
          </w:rPr>
          <w:t>5.2 İkinci Derece Başlık Nasıl: İlk Harfler Büyük</w:t>
        </w:r>
        <w:r w:rsidR="00605D76">
          <w:rPr>
            <w:noProof/>
            <w:webHidden/>
          </w:rPr>
          <w:tab/>
        </w:r>
        <w:r w:rsidR="00CD0D4B">
          <w:rPr>
            <w:noProof/>
            <w:webHidden/>
          </w:rPr>
          <w:fldChar w:fldCharType="begin"/>
        </w:r>
        <w:r w:rsidR="00605D76">
          <w:rPr>
            <w:noProof/>
            <w:webHidden/>
          </w:rPr>
          <w:instrText xml:space="preserve"> PAGEREF _Toc286759135 \h </w:instrText>
        </w:r>
        <w:r w:rsidR="00CD0D4B">
          <w:rPr>
            <w:noProof/>
            <w:webHidden/>
          </w:rPr>
        </w:r>
        <w:r w:rsidR="00CD0D4B">
          <w:rPr>
            <w:noProof/>
            <w:webHidden/>
          </w:rPr>
          <w:fldChar w:fldCharType="separate"/>
        </w:r>
        <w:r w:rsidR="0054309E">
          <w:rPr>
            <w:noProof/>
            <w:webHidden/>
          </w:rPr>
          <w:t>4</w:t>
        </w:r>
        <w:r w:rsidR="00F6384F">
          <w:rPr>
            <w:noProof/>
            <w:webHidden/>
          </w:rPr>
          <w:t>5</w:t>
        </w:r>
        <w:r w:rsidR="00CD0D4B">
          <w:rPr>
            <w:noProof/>
            <w:webHidden/>
          </w:rPr>
          <w:fldChar w:fldCharType="end"/>
        </w:r>
      </w:hyperlink>
    </w:p>
    <w:p w14:paraId="783D5C4C" w14:textId="77777777" w:rsidR="00605D76" w:rsidRDefault="007F305E">
      <w:pPr>
        <w:pStyle w:val="TOC3"/>
        <w:rPr>
          <w:rFonts w:asciiTheme="minorHAnsi" w:eastAsiaTheme="minorEastAsia" w:hAnsiTheme="minorHAnsi" w:cstheme="minorBidi"/>
          <w:noProof/>
          <w:sz w:val="22"/>
          <w:szCs w:val="22"/>
          <w:lang w:eastAsia="tr-TR"/>
        </w:rPr>
      </w:pPr>
      <w:hyperlink w:anchor="_Toc286759136" w:history="1">
        <w:r w:rsidR="00605D76" w:rsidRPr="009A20AB">
          <w:rPr>
            <w:rStyle w:val="Hyperlink"/>
            <w:noProof/>
            <w:lang w:val="en-US"/>
          </w:rPr>
          <w:t>5.2.1 Üçüncü derece başlık nasıl: ilk harf büyük diğerleri küçük</w:t>
        </w:r>
        <w:r w:rsidR="00605D76">
          <w:rPr>
            <w:noProof/>
            <w:webHidden/>
          </w:rPr>
          <w:tab/>
        </w:r>
        <w:r w:rsidR="00CD0D4B">
          <w:rPr>
            <w:noProof/>
            <w:webHidden/>
          </w:rPr>
          <w:fldChar w:fldCharType="begin"/>
        </w:r>
        <w:r w:rsidR="00605D76">
          <w:rPr>
            <w:noProof/>
            <w:webHidden/>
          </w:rPr>
          <w:instrText xml:space="preserve"> PAGEREF _Toc286759136 \h </w:instrText>
        </w:r>
        <w:r w:rsidR="00CD0D4B">
          <w:rPr>
            <w:noProof/>
            <w:webHidden/>
          </w:rPr>
        </w:r>
        <w:r w:rsidR="00CD0D4B">
          <w:rPr>
            <w:noProof/>
            <w:webHidden/>
          </w:rPr>
          <w:fldChar w:fldCharType="separate"/>
        </w:r>
        <w:r w:rsidR="0054309E">
          <w:rPr>
            <w:noProof/>
            <w:webHidden/>
          </w:rPr>
          <w:t>4</w:t>
        </w:r>
        <w:r w:rsidR="00F6384F">
          <w:rPr>
            <w:noProof/>
            <w:webHidden/>
          </w:rPr>
          <w:t>5</w:t>
        </w:r>
        <w:r w:rsidR="00CD0D4B">
          <w:rPr>
            <w:noProof/>
            <w:webHidden/>
          </w:rPr>
          <w:fldChar w:fldCharType="end"/>
        </w:r>
      </w:hyperlink>
    </w:p>
    <w:p w14:paraId="650ACC10" w14:textId="77777777" w:rsidR="00605D76" w:rsidRDefault="007F305E">
      <w:pPr>
        <w:pStyle w:val="TOC4"/>
        <w:tabs>
          <w:tab w:val="right" w:leader="dot" w:pos="8210"/>
        </w:tabs>
        <w:rPr>
          <w:rFonts w:asciiTheme="minorHAnsi" w:eastAsiaTheme="minorEastAsia" w:hAnsiTheme="minorHAnsi" w:cstheme="minorBidi"/>
          <w:noProof/>
          <w:sz w:val="22"/>
          <w:szCs w:val="22"/>
          <w:lang w:val="tr-TR" w:eastAsia="tr-TR"/>
        </w:rPr>
      </w:pPr>
      <w:hyperlink w:anchor="_Toc286759137" w:history="1">
        <w:r w:rsidR="00605D76" w:rsidRPr="009A20AB">
          <w:rPr>
            <w:rStyle w:val="Hyperlink"/>
            <w:noProof/>
          </w:rPr>
          <w:t>5.2.1.1 Dördüncü derece başlık nasıl: ilk harf büyük diğerleri küçük</w:t>
        </w:r>
        <w:r w:rsidR="00605D76">
          <w:rPr>
            <w:noProof/>
            <w:webHidden/>
          </w:rPr>
          <w:tab/>
        </w:r>
        <w:r w:rsidR="00CD0D4B">
          <w:rPr>
            <w:noProof/>
            <w:webHidden/>
          </w:rPr>
          <w:fldChar w:fldCharType="begin"/>
        </w:r>
        <w:r w:rsidR="00605D76">
          <w:rPr>
            <w:noProof/>
            <w:webHidden/>
          </w:rPr>
          <w:instrText xml:space="preserve"> PAGEREF _Toc286759137 \h </w:instrText>
        </w:r>
        <w:r w:rsidR="00CD0D4B">
          <w:rPr>
            <w:noProof/>
            <w:webHidden/>
          </w:rPr>
        </w:r>
        <w:r w:rsidR="00CD0D4B">
          <w:rPr>
            <w:noProof/>
            <w:webHidden/>
          </w:rPr>
          <w:fldChar w:fldCharType="separate"/>
        </w:r>
        <w:r w:rsidR="0054309E">
          <w:rPr>
            <w:noProof/>
            <w:webHidden/>
          </w:rPr>
          <w:t>4</w:t>
        </w:r>
        <w:r w:rsidR="00F6384F">
          <w:rPr>
            <w:noProof/>
            <w:webHidden/>
          </w:rPr>
          <w:t>5</w:t>
        </w:r>
        <w:r w:rsidR="00CD0D4B">
          <w:rPr>
            <w:noProof/>
            <w:webHidden/>
          </w:rPr>
          <w:fldChar w:fldCharType="end"/>
        </w:r>
      </w:hyperlink>
    </w:p>
    <w:p w14:paraId="6A4376C6" w14:textId="77777777" w:rsidR="00605D76" w:rsidRDefault="007F305E">
      <w:pPr>
        <w:pStyle w:val="TOC1"/>
        <w:rPr>
          <w:rFonts w:asciiTheme="minorHAnsi" w:eastAsiaTheme="minorEastAsia" w:hAnsiTheme="minorHAnsi" w:cstheme="minorBidi"/>
          <w:b w:val="0"/>
          <w:noProof/>
          <w:sz w:val="22"/>
          <w:szCs w:val="22"/>
          <w:lang w:eastAsia="tr-TR"/>
        </w:rPr>
      </w:pPr>
      <w:hyperlink w:anchor="_Toc286759139" w:history="1">
        <w:r w:rsidR="00605D76" w:rsidRPr="009A20AB">
          <w:rPr>
            <w:rStyle w:val="Hyperlink"/>
            <w:noProof/>
            <w:lang w:val="en-US"/>
          </w:rPr>
          <w:t>6. SONUÇ VE ÖNERİLER</w:t>
        </w:r>
        <w:r w:rsidR="00605D76">
          <w:rPr>
            <w:noProof/>
            <w:webHidden/>
          </w:rPr>
          <w:tab/>
        </w:r>
        <w:r w:rsidR="00CD0D4B">
          <w:rPr>
            <w:noProof/>
            <w:webHidden/>
          </w:rPr>
          <w:fldChar w:fldCharType="begin"/>
        </w:r>
        <w:r w:rsidR="00605D76">
          <w:rPr>
            <w:noProof/>
            <w:webHidden/>
          </w:rPr>
          <w:instrText xml:space="preserve"> PAGEREF _Toc286759139 \h </w:instrText>
        </w:r>
        <w:r w:rsidR="00CD0D4B">
          <w:rPr>
            <w:noProof/>
            <w:webHidden/>
          </w:rPr>
        </w:r>
        <w:r w:rsidR="00CD0D4B">
          <w:rPr>
            <w:noProof/>
            <w:webHidden/>
          </w:rPr>
          <w:fldChar w:fldCharType="separate"/>
        </w:r>
        <w:r w:rsidR="0054309E">
          <w:rPr>
            <w:noProof/>
            <w:webHidden/>
          </w:rPr>
          <w:t>4</w:t>
        </w:r>
        <w:r w:rsidR="00F6384F">
          <w:rPr>
            <w:noProof/>
            <w:webHidden/>
          </w:rPr>
          <w:t>7</w:t>
        </w:r>
        <w:r w:rsidR="00CD0D4B">
          <w:rPr>
            <w:noProof/>
            <w:webHidden/>
          </w:rPr>
          <w:fldChar w:fldCharType="end"/>
        </w:r>
      </w:hyperlink>
    </w:p>
    <w:p w14:paraId="39307886" w14:textId="77777777" w:rsidR="00605D76" w:rsidRDefault="007F305E">
      <w:pPr>
        <w:pStyle w:val="TOC1"/>
        <w:rPr>
          <w:rFonts w:asciiTheme="minorHAnsi" w:eastAsiaTheme="minorEastAsia" w:hAnsiTheme="minorHAnsi" w:cstheme="minorBidi"/>
          <w:b w:val="0"/>
          <w:noProof/>
          <w:sz w:val="22"/>
          <w:szCs w:val="22"/>
          <w:lang w:eastAsia="tr-TR"/>
        </w:rPr>
      </w:pPr>
      <w:hyperlink w:anchor="_Toc286759144" w:history="1">
        <w:r w:rsidR="00605D76" w:rsidRPr="009A20AB">
          <w:rPr>
            <w:rStyle w:val="Hyperlink"/>
            <w:noProof/>
            <w:lang w:val="en-US"/>
          </w:rPr>
          <w:t>KAYNAKLAR</w:t>
        </w:r>
        <w:r w:rsidR="00605D76">
          <w:rPr>
            <w:noProof/>
            <w:webHidden/>
          </w:rPr>
          <w:tab/>
        </w:r>
      </w:hyperlink>
      <w:r w:rsidR="0054309E">
        <w:rPr>
          <w:noProof/>
        </w:rPr>
        <w:t>55</w:t>
      </w:r>
    </w:p>
    <w:p w14:paraId="138C8A6B" w14:textId="77777777" w:rsidR="00605D76" w:rsidRDefault="007F305E">
      <w:pPr>
        <w:pStyle w:val="TOC1"/>
        <w:rPr>
          <w:rFonts w:asciiTheme="minorHAnsi" w:eastAsiaTheme="minorEastAsia" w:hAnsiTheme="minorHAnsi" w:cstheme="minorBidi"/>
          <w:b w:val="0"/>
          <w:noProof/>
          <w:sz w:val="22"/>
          <w:szCs w:val="22"/>
          <w:lang w:eastAsia="tr-TR"/>
        </w:rPr>
      </w:pPr>
      <w:hyperlink w:anchor="_Toc286759145" w:history="1">
        <w:r w:rsidR="00605D76" w:rsidRPr="009A20AB">
          <w:rPr>
            <w:rStyle w:val="Hyperlink"/>
            <w:noProof/>
            <w:lang w:val="en-US"/>
          </w:rPr>
          <w:t>EKLER</w:t>
        </w:r>
        <w:r w:rsidR="00605D76">
          <w:rPr>
            <w:noProof/>
            <w:webHidden/>
          </w:rPr>
          <w:tab/>
        </w:r>
      </w:hyperlink>
      <w:r w:rsidR="0054309E">
        <w:rPr>
          <w:noProof/>
        </w:rPr>
        <w:t>60</w:t>
      </w:r>
    </w:p>
    <w:p w14:paraId="11A6E744" w14:textId="77777777" w:rsidR="00605D76" w:rsidRDefault="007F305E">
      <w:pPr>
        <w:pStyle w:val="TOC1"/>
        <w:rPr>
          <w:rFonts w:asciiTheme="minorHAnsi" w:eastAsiaTheme="minorEastAsia" w:hAnsiTheme="minorHAnsi" w:cstheme="minorBidi"/>
          <w:b w:val="0"/>
          <w:noProof/>
          <w:sz w:val="22"/>
          <w:szCs w:val="22"/>
          <w:lang w:eastAsia="tr-TR"/>
        </w:rPr>
      </w:pPr>
      <w:hyperlink w:anchor="_Toc286759146" w:history="1">
        <w:r w:rsidR="00605D76" w:rsidRPr="009A20AB">
          <w:rPr>
            <w:rStyle w:val="Hyperlink"/>
            <w:noProof/>
          </w:rPr>
          <w:t>ÖZGEÇMİŞ</w:t>
        </w:r>
        <w:r w:rsidR="00605D76">
          <w:rPr>
            <w:noProof/>
            <w:webHidden/>
          </w:rPr>
          <w:tab/>
        </w:r>
      </w:hyperlink>
      <w:r w:rsidR="0054309E">
        <w:rPr>
          <w:noProof/>
        </w:rPr>
        <w:t>87</w:t>
      </w:r>
    </w:p>
    <w:p w14:paraId="4B02DE9D" w14:textId="77777777" w:rsidR="00903C21" w:rsidRPr="003B779E" w:rsidRDefault="00CD0D4B" w:rsidP="00903C21">
      <w:pPr>
        <w:jc w:val="center"/>
        <w:sectPr w:rsidR="00903C21" w:rsidRPr="003B779E" w:rsidSect="0071176B">
          <w:footerReference w:type="even" r:id="rId17"/>
          <w:footerReference w:type="default" r:id="rId18"/>
          <w:pgSz w:w="11906" w:h="16838"/>
          <w:pgMar w:top="1418" w:right="1418" w:bottom="1418" w:left="2268" w:header="709" w:footer="709" w:gutter="0"/>
          <w:pgNumType w:fmt="lowerRoman"/>
          <w:cols w:space="708"/>
          <w:docGrid w:linePitch="360"/>
        </w:sectPr>
      </w:pPr>
      <w:r w:rsidRPr="00E9219D">
        <w:rPr>
          <w:b/>
          <w:lang w:val="en-US" w:eastAsia="en-US"/>
        </w:rPr>
        <w:fldChar w:fldCharType="end"/>
      </w:r>
      <w:bookmarkStart w:id="1" w:name="_Toc190755568"/>
      <w:bookmarkStart w:id="2" w:name="_Toc190755889"/>
      <w:bookmarkStart w:id="3" w:name="_Toc286759106"/>
    </w:p>
    <w:p w14:paraId="48230EBE" w14:textId="77777777" w:rsidR="00C9567A" w:rsidRPr="00DF2899" w:rsidRDefault="00C9567A" w:rsidP="00C9567A">
      <w:pPr>
        <w:spacing w:before="1440" w:after="360"/>
        <w:jc w:val="center"/>
        <w:rPr>
          <w:b/>
          <w:lang w:val="en-US"/>
        </w:rPr>
      </w:pPr>
      <w:r w:rsidRPr="00DF2899">
        <w:rPr>
          <w:b/>
          <w:lang w:val="en-US"/>
        </w:rPr>
        <w:lastRenderedPageBreak/>
        <w:t>ŞEKİL LİSTESİ</w:t>
      </w:r>
    </w:p>
    <w:p w14:paraId="03F96379" w14:textId="77777777" w:rsidR="00C9567A" w:rsidRPr="00E9219D" w:rsidRDefault="00C9567A" w:rsidP="00C9567A">
      <w:pPr>
        <w:tabs>
          <w:tab w:val="left" w:pos="7230"/>
        </w:tabs>
        <w:spacing w:after="240"/>
        <w:jc w:val="right"/>
        <w:rPr>
          <w:b/>
          <w:sz w:val="22"/>
          <w:lang w:val="en-US"/>
        </w:rPr>
      </w:pPr>
      <w:r w:rsidRPr="00E9219D">
        <w:rPr>
          <w:b/>
          <w:u w:val="single"/>
          <w:lang w:val="en-US"/>
        </w:rPr>
        <w:t>Sayfa</w:t>
      </w:r>
    </w:p>
    <w:p w14:paraId="1169C146" w14:textId="77777777" w:rsidR="00C9567A" w:rsidRPr="00871EDC" w:rsidRDefault="00CD0D4B" w:rsidP="00C9567A">
      <w:pPr>
        <w:tabs>
          <w:tab w:val="right" w:leader="dot" w:pos="8211"/>
        </w:tabs>
        <w:ind w:left="1078" w:hangingChars="449" w:hanging="1078"/>
      </w:pPr>
      <w:r w:rsidRPr="00871EDC">
        <w:rPr>
          <w:lang w:val="en-US"/>
        </w:rPr>
        <w:fldChar w:fldCharType="begin"/>
      </w:r>
      <w:r w:rsidR="00C9567A" w:rsidRPr="00871EDC">
        <w:rPr>
          <w:lang w:val="en-US"/>
        </w:rPr>
        <w:instrText xml:space="preserve"> TOC \h \z \t "Sekil_FBE_Sablon_BolumI" \c </w:instrText>
      </w:r>
      <w:r w:rsidRPr="00871EDC">
        <w:rPr>
          <w:lang w:val="en-US"/>
        </w:rPr>
        <w:fldChar w:fldCharType="separate"/>
      </w:r>
      <w:hyperlink w:anchor="_Toc198362363" w:history="1">
        <w:r w:rsidR="00C9567A" w:rsidRPr="00871EDC">
          <w:rPr>
            <w:rStyle w:val="Hyperlink"/>
            <w:rFonts w:ascii="Times New (W1)" w:hAnsi="Times New (W1)"/>
            <w:lang w:val="en-US"/>
          </w:rPr>
          <w:t>Şekil 1.1 :</w:t>
        </w:r>
        <w:r w:rsidR="00C9567A" w:rsidRPr="00871EDC">
          <w:rPr>
            <w:rStyle w:val="Hyperlink"/>
          </w:rPr>
          <w:t>Titreşimli akış oluşumu</w:t>
        </w:r>
        <w:r w:rsidR="00C9567A" w:rsidRPr="00871EDC">
          <w:rPr>
            <w:rStyle w:val="Hyperlink"/>
            <w:lang w:val="en-US"/>
          </w:rPr>
          <w:t>.</w:t>
        </w:r>
        <w:r w:rsidR="00C9567A" w:rsidRPr="00871EDC">
          <w:rPr>
            <w:rStyle w:val="Hyperlink"/>
            <w:webHidden/>
            <w:lang w:val="en-US"/>
          </w:rPr>
          <w:tab/>
        </w:r>
        <w:r w:rsidRPr="00871EDC">
          <w:rPr>
            <w:rStyle w:val="Hyperlink"/>
            <w:webHidden/>
            <w:lang w:val="en-US"/>
          </w:rPr>
          <w:fldChar w:fldCharType="begin"/>
        </w:r>
        <w:r w:rsidR="00C9567A" w:rsidRPr="00871EDC">
          <w:rPr>
            <w:rStyle w:val="Hyperlink"/>
            <w:webHidden/>
            <w:lang w:val="en-US"/>
          </w:rPr>
          <w:instrText xml:space="preserve"> PAGEREF _Toc198362363 \h </w:instrText>
        </w:r>
        <w:r w:rsidRPr="00871EDC">
          <w:rPr>
            <w:rStyle w:val="Hyperlink"/>
            <w:webHidden/>
            <w:lang w:val="en-US"/>
          </w:rPr>
        </w:r>
        <w:r w:rsidRPr="00871EDC">
          <w:rPr>
            <w:rStyle w:val="Hyperlink"/>
            <w:webHidden/>
            <w:lang w:val="en-US"/>
          </w:rPr>
          <w:fldChar w:fldCharType="separate"/>
        </w:r>
        <w:r w:rsidR="00C9567A" w:rsidRPr="00871EDC">
          <w:rPr>
            <w:rStyle w:val="Hyperlink"/>
            <w:webHidden/>
            <w:lang w:val="en-US"/>
          </w:rPr>
          <w:t>2</w:t>
        </w:r>
        <w:r w:rsidRPr="00871EDC">
          <w:rPr>
            <w:rStyle w:val="Hyperlink"/>
            <w:webHidden/>
            <w:lang w:val="en-US"/>
          </w:rPr>
          <w:fldChar w:fldCharType="end"/>
        </w:r>
      </w:hyperlink>
      <w:r w:rsidRPr="00871EDC">
        <w:rPr>
          <w:lang w:val="en-US"/>
        </w:rPr>
        <w:fldChar w:fldCharType="end"/>
      </w:r>
      <w:r w:rsidRPr="00871EDC">
        <w:rPr>
          <w:noProof/>
          <w:lang w:val="en-US"/>
        </w:rPr>
        <w:fldChar w:fldCharType="begin"/>
      </w:r>
      <w:r w:rsidR="00C9567A" w:rsidRPr="00871EDC">
        <w:rPr>
          <w:lang w:val="en-US"/>
        </w:rPr>
        <w:instrText xml:space="preserve"> TOC \h \z \t "Sekil_FBE_Sablon_BolumII" \c </w:instrText>
      </w:r>
      <w:r w:rsidRPr="00871EDC">
        <w:rPr>
          <w:noProof/>
          <w:lang w:val="en-US"/>
        </w:rPr>
        <w:fldChar w:fldCharType="separate"/>
      </w:r>
    </w:p>
    <w:p w14:paraId="21284345" w14:textId="77777777" w:rsidR="002633CB" w:rsidRDefault="007F305E" w:rsidP="00C9567A">
      <w:pPr>
        <w:pStyle w:val="TableofFigures"/>
        <w:tabs>
          <w:tab w:val="right" w:leader="dot" w:pos="8210"/>
        </w:tabs>
        <w:ind w:left="1078" w:hangingChars="449" w:hanging="1078"/>
        <w:rPr>
          <w:noProof/>
        </w:rPr>
      </w:pPr>
      <w:hyperlink w:anchor="_Toc279660642" w:history="1">
        <w:r w:rsidR="00C9567A" w:rsidRPr="00871EDC">
          <w:rPr>
            <w:rStyle w:val="Hyperlink"/>
            <w:rFonts w:ascii="Times New (W1)" w:hAnsi="Times New (W1)"/>
            <w:noProof/>
          </w:rPr>
          <w:t>Şekil 2.1 :</w:t>
        </w:r>
        <w:r w:rsidR="00C9567A" w:rsidRPr="00871EDC">
          <w:rPr>
            <w:rStyle w:val="Hyperlink"/>
            <w:noProof/>
          </w:rPr>
          <w:t xml:space="preserve"> Sabit uca çarpan ve yansıyan dalga</w:t>
        </w:r>
        <w:r w:rsidR="00C9567A" w:rsidRPr="00871EDC">
          <w:rPr>
            <w:rStyle w:val="Hyperlink"/>
            <w:noProof/>
            <w:webHidden/>
          </w:rPr>
          <w:tab/>
        </w:r>
        <w:r w:rsidR="00CD0D4B" w:rsidRPr="00871EDC">
          <w:rPr>
            <w:rStyle w:val="Hyperlink"/>
            <w:noProof/>
            <w:webHidden/>
          </w:rPr>
          <w:fldChar w:fldCharType="begin"/>
        </w:r>
        <w:r w:rsidR="00C9567A" w:rsidRPr="00871EDC">
          <w:rPr>
            <w:rStyle w:val="Hyperlink"/>
            <w:noProof/>
            <w:webHidden/>
          </w:rPr>
          <w:instrText xml:space="preserve"> PAGEREF _Toc279660642 \h </w:instrText>
        </w:r>
        <w:r w:rsidR="00CD0D4B" w:rsidRPr="00871EDC">
          <w:rPr>
            <w:rStyle w:val="Hyperlink"/>
            <w:noProof/>
            <w:webHidden/>
          </w:rPr>
        </w:r>
        <w:r w:rsidR="00CD0D4B" w:rsidRPr="00871EDC">
          <w:rPr>
            <w:rStyle w:val="Hyperlink"/>
            <w:noProof/>
            <w:webHidden/>
          </w:rPr>
          <w:fldChar w:fldCharType="separate"/>
        </w:r>
        <w:r w:rsidR="002633CB">
          <w:rPr>
            <w:rStyle w:val="Hyperlink"/>
            <w:noProof/>
            <w:webHidden/>
          </w:rPr>
          <w:t>5</w:t>
        </w:r>
        <w:r w:rsidR="00CD0D4B" w:rsidRPr="00871EDC">
          <w:rPr>
            <w:rStyle w:val="Hyperlink"/>
            <w:noProof/>
            <w:webHidden/>
          </w:rPr>
          <w:fldChar w:fldCharType="end"/>
        </w:r>
      </w:hyperlink>
      <w:r w:rsidR="00CD0D4B" w:rsidRPr="00871EDC">
        <w:rPr>
          <w:lang w:val="en-US"/>
        </w:rPr>
        <w:fldChar w:fldCharType="end"/>
      </w:r>
      <w:r w:rsidR="00CD0D4B" w:rsidRPr="00871EDC">
        <w:rPr>
          <w:lang w:val="en-US"/>
        </w:rPr>
        <w:fldChar w:fldCharType="begin"/>
      </w:r>
      <w:r w:rsidR="00C9567A" w:rsidRPr="00871EDC">
        <w:rPr>
          <w:lang w:val="en-US"/>
        </w:rPr>
        <w:instrText xml:space="preserve"> TOC \h \z \t "Sekil_FBE_Sablon_BolumIII" \c </w:instrText>
      </w:r>
      <w:r w:rsidR="00CD0D4B" w:rsidRPr="00871EDC">
        <w:rPr>
          <w:lang w:val="en-US"/>
        </w:rPr>
        <w:fldChar w:fldCharType="separate"/>
      </w:r>
    </w:p>
    <w:p w14:paraId="20A96152" w14:textId="77777777" w:rsidR="002633CB" w:rsidRDefault="007F305E">
      <w:pPr>
        <w:pStyle w:val="TableofFigures"/>
        <w:tabs>
          <w:tab w:val="right" w:leader="dot" w:pos="8210"/>
        </w:tabs>
        <w:rPr>
          <w:rFonts w:asciiTheme="minorHAnsi" w:eastAsiaTheme="minorEastAsia" w:hAnsiTheme="minorHAnsi" w:cstheme="minorBidi"/>
          <w:noProof/>
          <w:sz w:val="22"/>
          <w:szCs w:val="22"/>
          <w:lang w:eastAsia="tr-TR"/>
        </w:rPr>
      </w:pPr>
      <w:hyperlink w:anchor="_Toc427064100" w:history="1">
        <w:r w:rsidR="002633CB" w:rsidRPr="00A32A23">
          <w:rPr>
            <w:rStyle w:val="Hyperlink"/>
            <w:rFonts w:ascii="Times New (W1)" w:hAnsi="Times New (W1)"/>
            <w:noProof/>
          </w:rPr>
          <w:t>Şekil 3.1 :</w:t>
        </w:r>
        <w:r w:rsidR="002633CB" w:rsidRPr="00A32A23">
          <w:rPr>
            <w:rStyle w:val="Hyperlink"/>
            <w:noProof/>
          </w:rPr>
          <w:t xml:space="preserve"> Birden fazla satırlı şekil isimlendirmesinde önemli nokta satırların aynı hizadan başlamasıdır.</w:t>
        </w:r>
        <w:r w:rsidR="002633CB">
          <w:rPr>
            <w:noProof/>
            <w:webHidden/>
          </w:rPr>
          <w:tab/>
        </w:r>
        <w:r w:rsidR="00CD0D4B">
          <w:rPr>
            <w:noProof/>
            <w:webHidden/>
          </w:rPr>
          <w:fldChar w:fldCharType="begin"/>
        </w:r>
        <w:r w:rsidR="002633CB">
          <w:rPr>
            <w:noProof/>
            <w:webHidden/>
          </w:rPr>
          <w:instrText xml:space="preserve"> PAGEREF _Toc427064100 \h </w:instrText>
        </w:r>
        <w:r w:rsidR="00CD0D4B">
          <w:rPr>
            <w:noProof/>
            <w:webHidden/>
          </w:rPr>
        </w:r>
        <w:r w:rsidR="00CD0D4B">
          <w:rPr>
            <w:noProof/>
            <w:webHidden/>
          </w:rPr>
          <w:fldChar w:fldCharType="separate"/>
        </w:r>
        <w:r w:rsidR="002633CB">
          <w:rPr>
            <w:noProof/>
            <w:webHidden/>
          </w:rPr>
          <w:t>8</w:t>
        </w:r>
        <w:r w:rsidR="00CD0D4B">
          <w:rPr>
            <w:noProof/>
            <w:webHidden/>
          </w:rPr>
          <w:fldChar w:fldCharType="end"/>
        </w:r>
      </w:hyperlink>
    </w:p>
    <w:p w14:paraId="1D07438F" w14:textId="77777777" w:rsidR="002633CB" w:rsidRDefault="007F305E">
      <w:pPr>
        <w:pStyle w:val="TableofFigures"/>
        <w:tabs>
          <w:tab w:val="right" w:leader="dot" w:pos="8210"/>
        </w:tabs>
        <w:rPr>
          <w:rFonts w:asciiTheme="minorHAnsi" w:eastAsiaTheme="minorEastAsia" w:hAnsiTheme="minorHAnsi" w:cstheme="minorBidi"/>
          <w:noProof/>
          <w:sz w:val="22"/>
          <w:szCs w:val="22"/>
          <w:lang w:eastAsia="tr-TR"/>
        </w:rPr>
      </w:pPr>
      <w:hyperlink w:anchor="_Toc427064101" w:history="1">
        <w:r w:rsidR="002633CB" w:rsidRPr="00A32A23">
          <w:rPr>
            <w:rStyle w:val="Hyperlink"/>
            <w:rFonts w:ascii="Times New (W1)" w:hAnsi="Times New (W1)"/>
            <w:noProof/>
          </w:rPr>
          <w:t>Şekil 3.2 :</w:t>
        </w:r>
        <w:r w:rsidR="002633CB" w:rsidRPr="00A32A23">
          <w:rPr>
            <w:rStyle w:val="Hyperlink"/>
            <w:noProof/>
          </w:rPr>
          <w:t xml:space="preserve"> Farklı periyotta (a)</w:t>
        </w:r>
        <w:r w:rsidR="002633CB" w:rsidRPr="00A32A23">
          <w:rPr>
            <w:rStyle w:val="Hyperlink"/>
            <w:noProof/>
          </w:rPr>
          <w:sym w:font="Symbol" w:char="F070"/>
        </w:r>
        <w:r w:rsidR="002633CB" w:rsidRPr="00A32A23">
          <w:rPr>
            <w:rStyle w:val="Hyperlink"/>
            <w:noProof/>
          </w:rPr>
          <w:t>/ 2 , (b)</w:t>
        </w:r>
        <w:r w:rsidR="002633CB" w:rsidRPr="00A32A23">
          <w:rPr>
            <w:rStyle w:val="Hyperlink"/>
            <w:noProof/>
          </w:rPr>
          <w:sym w:font="Symbol" w:char="F070"/>
        </w:r>
        <w:r w:rsidR="002633CB" w:rsidRPr="00A32A23">
          <w:rPr>
            <w:rStyle w:val="Hyperlink"/>
            <w:noProof/>
          </w:rPr>
          <w:t>, (c)3</w:t>
        </w:r>
        <w:r w:rsidR="002633CB" w:rsidRPr="00A32A23">
          <w:rPr>
            <w:rStyle w:val="Hyperlink"/>
            <w:noProof/>
          </w:rPr>
          <w:sym w:font="Symbol" w:char="F070"/>
        </w:r>
        <w:r w:rsidR="002633CB" w:rsidRPr="00A32A23">
          <w:rPr>
            <w:rStyle w:val="Hyperlink"/>
            <w:noProof/>
          </w:rPr>
          <w:t>/2 , (d) 2</w:t>
        </w:r>
        <w:r w:rsidR="002633CB" w:rsidRPr="00A32A23">
          <w:rPr>
            <w:rStyle w:val="Hyperlink"/>
            <w:noProof/>
          </w:rPr>
          <w:sym w:font="Symbol" w:char="F070"/>
        </w:r>
        <w:r w:rsidR="002633CB" w:rsidRPr="00A32A23">
          <w:rPr>
            <w:rStyle w:val="Hyperlink"/>
            <w:noProof/>
          </w:rPr>
          <w:t xml:space="preserve">anlarında basınç konturleri. </w:t>
        </w:r>
        <w:r w:rsidR="002633CB">
          <w:rPr>
            <w:rStyle w:val="Hyperlink"/>
            <w:noProof/>
          </w:rPr>
          <w:t xml:space="preserve"> (</w:t>
        </w:r>
        <w:r w:rsidR="002633CB" w:rsidRPr="00A32A23">
          <w:rPr>
            <w:rStyle w:val="Hyperlink"/>
            <w:noProof/>
          </w:rPr>
          <w:t>periyod aralığı 1500-1600 dir.)</w:t>
        </w:r>
        <w:r w:rsidR="002633CB">
          <w:rPr>
            <w:noProof/>
            <w:webHidden/>
          </w:rPr>
          <w:tab/>
        </w:r>
        <w:r w:rsidR="00CD0D4B">
          <w:rPr>
            <w:noProof/>
            <w:webHidden/>
          </w:rPr>
          <w:fldChar w:fldCharType="begin"/>
        </w:r>
        <w:r w:rsidR="002633CB">
          <w:rPr>
            <w:noProof/>
            <w:webHidden/>
          </w:rPr>
          <w:instrText xml:space="preserve"> PAGEREF _Toc427064101 \h </w:instrText>
        </w:r>
        <w:r w:rsidR="00CD0D4B">
          <w:rPr>
            <w:noProof/>
            <w:webHidden/>
          </w:rPr>
        </w:r>
        <w:r w:rsidR="00CD0D4B">
          <w:rPr>
            <w:noProof/>
            <w:webHidden/>
          </w:rPr>
          <w:fldChar w:fldCharType="separate"/>
        </w:r>
        <w:r w:rsidR="002633CB">
          <w:rPr>
            <w:noProof/>
            <w:webHidden/>
          </w:rPr>
          <w:t>9</w:t>
        </w:r>
        <w:r w:rsidR="00CD0D4B">
          <w:rPr>
            <w:noProof/>
            <w:webHidden/>
          </w:rPr>
          <w:fldChar w:fldCharType="end"/>
        </w:r>
      </w:hyperlink>
    </w:p>
    <w:p w14:paraId="3AB78457" w14:textId="77777777" w:rsidR="002633CB" w:rsidRDefault="007F305E">
      <w:pPr>
        <w:pStyle w:val="TableofFigures"/>
        <w:tabs>
          <w:tab w:val="right" w:leader="dot" w:pos="8210"/>
        </w:tabs>
        <w:rPr>
          <w:rFonts w:asciiTheme="minorHAnsi" w:eastAsiaTheme="minorEastAsia" w:hAnsiTheme="minorHAnsi" w:cstheme="minorBidi"/>
          <w:noProof/>
          <w:sz w:val="22"/>
          <w:szCs w:val="22"/>
          <w:lang w:eastAsia="tr-TR"/>
        </w:rPr>
      </w:pPr>
      <w:hyperlink w:anchor="_Toc427064102" w:history="1">
        <w:r w:rsidR="002633CB" w:rsidRPr="00A32A23">
          <w:rPr>
            <w:rStyle w:val="Hyperlink"/>
            <w:rFonts w:ascii="Times New (W1)" w:hAnsi="Times New (W1)"/>
            <w:noProof/>
          </w:rPr>
          <w:t>Şekil 3.3 :</w:t>
        </w:r>
        <w:r w:rsidR="002633CB" w:rsidRPr="00A32A23">
          <w:rPr>
            <w:rStyle w:val="Hyperlink"/>
            <w:noProof/>
          </w:rPr>
          <w:t xml:space="preserve"> Yatay tam sayfa örnek şekil.</w:t>
        </w:r>
        <w:r w:rsidR="002633CB">
          <w:rPr>
            <w:noProof/>
            <w:webHidden/>
          </w:rPr>
          <w:tab/>
        </w:r>
        <w:r w:rsidR="00CD0D4B">
          <w:rPr>
            <w:noProof/>
            <w:webHidden/>
          </w:rPr>
          <w:fldChar w:fldCharType="begin"/>
        </w:r>
        <w:r w:rsidR="002633CB">
          <w:rPr>
            <w:noProof/>
            <w:webHidden/>
          </w:rPr>
          <w:instrText xml:space="preserve"> PAGEREF _Toc427064102 \h </w:instrText>
        </w:r>
        <w:r w:rsidR="00CD0D4B">
          <w:rPr>
            <w:noProof/>
            <w:webHidden/>
          </w:rPr>
        </w:r>
        <w:r w:rsidR="00CD0D4B">
          <w:rPr>
            <w:noProof/>
            <w:webHidden/>
          </w:rPr>
          <w:fldChar w:fldCharType="separate"/>
        </w:r>
        <w:r w:rsidR="002633CB">
          <w:rPr>
            <w:noProof/>
            <w:webHidden/>
          </w:rPr>
          <w:t>10</w:t>
        </w:r>
        <w:r w:rsidR="00CD0D4B">
          <w:rPr>
            <w:noProof/>
            <w:webHidden/>
          </w:rPr>
          <w:fldChar w:fldCharType="end"/>
        </w:r>
      </w:hyperlink>
    </w:p>
    <w:p w14:paraId="2D5CCAB5" w14:textId="77777777" w:rsidR="00C9567A" w:rsidRPr="00871EDC" w:rsidRDefault="00CD0D4B" w:rsidP="00C9567A">
      <w:pPr>
        <w:tabs>
          <w:tab w:val="right" w:leader="dot" w:pos="8210"/>
        </w:tabs>
        <w:ind w:left="1078" w:hangingChars="449" w:hanging="1078"/>
        <w:rPr>
          <w:lang w:val="en-US"/>
        </w:rPr>
      </w:pPr>
      <w:r w:rsidRPr="00871EDC">
        <w:rPr>
          <w:lang w:val="en-US"/>
        </w:rPr>
        <w:fldChar w:fldCharType="end"/>
      </w:r>
      <w:r w:rsidR="009D0C52">
        <w:fldChar w:fldCharType="begin"/>
      </w:r>
      <w:r w:rsidR="009D0C52">
        <w:instrText xml:space="preserve"> REF _Ref278898839 \w \h  \* MERGEFORMAT </w:instrText>
      </w:r>
      <w:r w:rsidR="009D0C52">
        <w:fldChar w:fldCharType="separate"/>
      </w:r>
      <w:proofErr w:type="spellStart"/>
      <w:r w:rsidR="00C9567A" w:rsidRPr="00871EDC">
        <w:rPr>
          <w:lang w:val="en-US"/>
        </w:rPr>
        <w:t>Şekil</w:t>
      </w:r>
      <w:proofErr w:type="spellEnd"/>
      <w:r w:rsidR="00C9567A" w:rsidRPr="00871EDC">
        <w:rPr>
          <w:lang w:val="en-US"/>
        </w:rPr>
        <w:t xml:space="preserve"> </w:t>
      </w:r>
      <w:proofErr w:type="gramStart"/>
      <w:r w:rsidR="00C9567A" w:rsidRPr="00871EDC">
        <w:rPr>
          <w:lang w:val="en-US"/>
        </w:rPr>
        <w:t>4.1 :</w:t>
      </w:r>
      <w:proofErr w:type="spellStart"/>
      <w:proofErr w:type="gramEnd"/>
      <w:r w:rsidR="009D0C52">
        <w:fldChar w:fldCharType="end"/>
      </w:r>
      <w:r w:rsidRPr="00871EDC">
        <w:rPr>
          <w:lang w:val="en-US"/>
        </w:rPr>
        <w:fldChar w:fldCharType="begin"/>
      </w:r>
      <w:r w:rsidR="00C9567A" w:rsidRPr="00871EDC">
        <w:rPr>
          <w:lang w:val="en-US"/>
        </w:rPr>
        <w:instrText xml:space="preserve"> REF _Ref278898839 \h </w:instrText>
      </w:r>
      <w:r w:rsidR="00871EDC" w:rsidRPr="00871EDC">
        <w:rPr>
          <w:lang w:val="en-US"/>
        </w:rPr>
        <w:instrText xml:space="preserve"> \* MERGEFORMAT </w:instrText>
      </w:r>
      <w:r w:rsidRPr="00871EDC">
        <w:rPr>
          <w:lang w:val="en-US"/>
        </w:rPr>
      </w:r>
      <w:r w:rsidRPr="00871EDC">
        <w:rPr>
          <w:lang w:val="en-US"/>
        </w:rPr>
        <w:fldChar w:fldCharType="separate"/>
      </w:r>
      <w:r w:rsidR="000E09BD" w:rsidRPr="000E09BD">
        <w:rPr>
          <w:lang w:val="en-US"/>
        </w:rPr>
        <w:t>Dördüncübölüm</w:t>
      </w:r>
      <w:proofErr w:type="spellEnd"/>
      <w:r w:rsidR="000E09BD" w:rsidRPr="000E09BD">
        <w:rPr>
          <w:lang w:val="en-US"/>
        </w:rPr>
        <w:t xml:space="preserve"> de </w:t>
      </w:r>
      <w:proofErr w:type="spellStart"/>
      <w:r w:rsidR="000E09BD" w:rsidRPr="000E09BD">
        <w:rPr>
          <w:lang w:val="en-US"/>
        </w:rPr>
        <w:t>örnekşekil</w:t>
      </w:r>
      <w:proofErr w:type="spellEnd"/>
      <w:r w:rsidR="000E09BD" w:rsidRPr="000E09BD">
        <w:rPr>
          <w:lang w:val="en-US"/>
        </w:rPr>
        <w:t>.</w:t>
      </w:r>
      <w:r w:rsidR="00C9567A" w:rsidRPr="00871EDC">
        <w:rPr>
          <w:lang w:val="en-US"/>
        </w:rPr>
        <w:t>.</w:t>
      </w:r>
      <w:r w:rsidRPr="00871EDC">
        <w:rPr>
          <w:lang w:val="en-US"/>
        </w:rPr>
        <w:fldChar w:fldCharType="end"/>
      </w:r>
      <w:r w:rsidR="00C9567A" w:rsidRPr="00871EDC">
        <w:rPr>
          <w:lang w:val="en-US"/>
        </w:rPr>
        <w:tab/>
      </w:r>
      <w:r w:rsidRPr="00871EDC">
        <w:rPr>
          <w:lang w:val="en-US"/>
        </w:rPr>
        <w:fldChar w:fldCharType="begin"/>
      </w:r>
      <w:r w:rsidR="00C9567A" w:rsidRPr="00871EDC">
        <w:rPr>
          <w:lang w:val="en-US"/>
        </w:rPr>
        <w:instrText xml:space="preserve"> PAGEREF _Ref278898839 \h </w:instrText>
      </w:r>
      <w:r w:rsidRPr="00871EDC">
        <w:rPr>
          <w:lang w:val="en-US"/>
        </w:rPr>
      </w:r>
      <w:r w:rsidRPr="00871EDC">
        <w:rPr>
          <w:lang w:val="en-US"/>
        </w:rPr>
        <w:fldChar w:fldCharType="separate"/>
      </w:r>
      <w:r w:rsidR="00C9567A" w:rsidRPr="00871EDC">
        <w:rPr>
          <w:lang w:val="en-US"/>
        </w:rPr>
        <w:t>1</w:t>
      </w:r>
      <w:r w:rsidRPr="00871EDC">
        <w:rPr>
          <w:lang w:val="en-US"/>
        </w:rPr>
        <w:fldChar w:fldCharType="end"/>
      </w:r>
      <w:r w:rsidR="004D3B9A">
        <w:rPr>
          <w:lang w:val="en-US"/>
        </w:rPr>
        <w:t>3</w:t>
      </w:r>
    </w:p>
    <w:p w14:paraId="5BD95812" w14:textId="77777777" w:rsidR="00C9567A" w:rsidRPr="00871EDC" w:rsidRDefault="00CD0D4B" w:rsidP="00C9567A">
      <w:pPr>
        <w:tabs>
          <w:tab w:val="right" w:leader="dot" w:pos="8210"/>
        </w:tabs>
        <w:ind w:left="1078" w:hangingChars="449" w:hanging="1078"/>
      </w:pPr>
      <w:r w:rsidRPr="00871EDC">
        <w:fldChar w:fldCharType="begin"/>
      </w:r>
      <w:r w:rsidR="00C9567A" w:rsidRPr="00871EDC">
        <w:instrText xml:space="preserve"> REF _Ref278899063 \w \h  \* MERGEFORMAT </w:instrText>
      </w:r>
      <w:r w:rsidRPr="00871EDC">
        <w:fldChar w:fldCharType="separate"/>
      </w:r>
      <w:proofErr w:type="spellStart"/>
      <w:r w:rsidR="002633CB" w:rsidRPr="002633CB">
        <w:rPr>
          <w:lang w:val="en-US"/>
        </w:rPr>
        <w:t>Şekil</w:t>
      </w:r>
      <w:proofErr w:type="spellEnd"/>
      <w:r w:rsidR="002633CB" w:rsidRPr="002633CB">
        <w:rPr>
          <w:lang w:val="en-US"/>
        </w:rPr>
        <w:t xml:space="preserve"> </w:t>
      </w:r>
      <w:proofErr w:type="gramStart"/>
      <w:r w:rsidR="002633CB" w:rsidRPr="002633CB">
        <w:rPr>
          <w:lang w:val="en-US"/>
        </w:rPr>
        <w:t>5.1 :</w:t>
      </w:r>
      <w:proofErr w:type="spellStart"/>
      <w:proofErr w:type="gramEnd"/>
      <w:r w:rsidRPr="00871EDC">
        <w:fldChar w:fldCharType="end"/>
      </w:r>
      <w:r w:rsidRPr="00871EDC">
        <w:rPr>
          <w:lang w:val="en-US"/>
        </w:rPr>
        <w:fldChar w:fldCharType="begin"/>
      </w:r>
      <w:r w:rsidR="00C9567A" w:rsidRPr="00871EDC">
        <w:rPr>
          <w:lang w:val="en-US"/>
        </w:rPr>
        <w:instrText xml:space="preserve"> REF _Ref278899063 \h </w:instrText>
      </w:r>
      <w:r w:rsidR="00871EDC" w:rsidRPr="00871EDC">
        <w:rPr>
          <w:lang w:val="en-US"/>
        </w:rPr>
        <w:instrText xml:space="preserve"> \* MERGEFORMAT </w:instrText>
      </w:r>
      <w:r w:rsidRPr="00871EDC">
        <w:rPr>
          <w:lang w:val="en-US"/>
        </w:rPr>
      </w:r>
      <w:r w:rsidRPr="00871EDC">
        <w:rPr>
          <w:lang w:val="en-US"/>
        </w:rPr>
        <w:fldChar w:fldCharType="separate"/>
      </w:r>
      <w:r w:rsidR="002633CB">
        <w:rPr>
          <w:lang w:val="en-US"/>
        </w:rPr>
        <w:t>Beşincibölüm</w:t>
      </w:r>
      <w:proofErr w:type="spellEnd"/>
      <w:r w:rsidR="002633CB">
        <w:rPr>
          <w:lang w:val="en-US"/>
        </w:rPr>
        <w:t xml:space="preserve"> de </w:t>
      </w:r>
      <w:proofErr w:type="spellStart"/>
      <w:r w:rsidR="002633CB" w:rsidRPr="00E9219D">
        <w:rPr>
          <w:lang w:val="en-US"/>
        </w:rPr>
        <w:t>örnekşekil</w:t>
      </w:r>
      <w:proofErr w:type="spellEnd"/>
      <w:r w:rsidR="002633CB" w:rsidRPr="00E9219D">
        <w:rPr>
          <w:lang w:val="en-US"/>
        </w:rPr>
        <w:t>.</w:t>
      </w:r>
      <w:r w:rsidRPr="00871EDC">
        <w:rPr>
          <w:lang w:val="en-US"/>
        </w:rPr>
        <w:fldChar w:fldCharType="end"/>
      </w:r>
      <w:r w:rsidR="00C9567A" w:rsidRPr="00871EDC">
        <w:rPr>
          <w:lang w:val="en-US"/>
        </w:rPr>
        <w:tab/>
      </w:r>
      <w:r w:rsidRPr="00871EDC">
        <w:rPr>
          <w:lang w:val="en-US"/>
        </w:rPr>
        <w:fldChar w:fldCharType="begin"/>
      </w:r>
      <w:r w:rsidR="00C9567A" w:rsidRPr="00871EDC">
        <w:rPr>
          <w:lang w:val="en-US"/>
        </w:rPr>
        <w:instrText xml:space="preserve"> PAGEREF _Ref278899063 \h </w:instrText>
      </w:r>
      <w:r w:rsidRPr="00871EDC">
        <w:rPr>
          <w:lang w:val="en-US"/>
        </w:rPr>
      </w:r>
      <w:r w:rsidRPr="00871EDC">
        <w:rPr>
          <w:lang w:val="en-US"/>
        </w:rPr>
        <w:fldChar w:fldCharType="separate"/>
      </w:r>
      <w:r w:rsidR="002633CB">
        <w:rPr>
          <w:lang w:val="en-US"/>
        </w:rPr>
        <w:t>16</w:t>
      </w:r>
      <w:r w:rsidRPr="00871EDC">
        <w:rPr>
          <w:lang w:val="en-US"/>
        </w:rPr>
        <w:fldChar w:fldCharType="end"/>
      </w:r>
      <w:r w:rsidRPr="00871EDC">
        <w:rPr>
          <w:lang w:val="en-US"/>
        </w:rPr>
        <w:fldChar w:fldCharType="begin"/>
      </w:r>
      <w:r w:rsidR="00C9567A" w:rsidRPr="00871EDC">
        <w:rPr>
          <w:lang w:val="en-US"/>
        </w:rPr>
        <w:instrText xml:space="preserve"> TOC \h \z \t "Sekil_FBE_Sablon_EKLER" \c "Şekil" </w:instrText>
      </w:r>
      <w:r w:rsidRPr="00871EDC">
        <w:rPr>
          <w:lang w:val="en-US"/>
        </w:rPr>
        <w:fldChar w:fldCharType="separate"/>
      </w:r>
    </w:p>
    <w:p w14:paraId="3C148DF8" w14:textId="77777777" w:rsidR="00C9567A" w:rsidRPr="00871EDC" w:rsidRDefault="007F305E" w:rsidP="00C9567A">
      <w:pPr>
        <w:pStyle w:val="TableofFigures"/>
        <w:tabs>
          <w:tab w:val="right" w:leader="dot" w:pos="8210"/>
        </w:tabs>
        <w:ind w:left="1078" w:hangingChars="449" w:hanging="1078"/>
        <w:rPr>
          <w:rFonts w:asciiTheme="minorHAnsi" w:eastAsiaTheme="minorEastAsia" w:hAnsiTheme="minorHAnsi" w:cstheme="minorBidi"/>
          <w:noProof/>
          <w:sz w:val="22"/>
          <w:szCs w:val="22"/>
          <w:lang w:eastAsia="tr-TR"/>
        </w:rPr>
      </w:pPr>
      <w:hyperlink w:anchor="_Toc279660591" w:history="1">
        <w:r w:rsidR="000C7453" w:rsidRPr="008A217A">
          <w:rPr>
            <w:rStyle w:val="Hyperlink"/>
            <w:noProof/>
            <w:lang w:val="en-US"/>
          </w:rPr>
          <w:t>Şekil Ek.1</w:t>
        </w:r>
        <w:r w:rsidR="00C9567A" w:rsidRPr="008A217A">
          <w:rPr>
            <w:rStyle w:val="Hyperlink"/>
            <w:noProof/>
            <w:lang w:val="en-US"/>
          </w:rPr>
          <w:t xml:space="preserve">: </w:t>
        </w:r>
        <w:r w:rsidR="008A217A" w:rsidRPr="008A217A">
          <w:rPr>
            <w:rStyle w:val="Hyperlink"/>
            <w:noProof/>
          </w:rPr>
          <w:t>Eşmerkezlisilindirikborulardayerdeğiştirenakışkanınısıtransferi</w:t>
        </w:r>
        <w:r w:rsidR="00C9567A" w:rsidRPr="008A217A">
          <w:rPr>
            <w:rStyle w:val="Hyperlink"/>
            <w:noProof/>
            <w:lang w:val="en-US"/>
          </w:rPr>
          <w:t xml:space="preserve"> …</w:t>
        </w:r>
        <w:r w:rsidR="00C9567A" w:rsidRPr="008A217A">
          <w:rPr>
            <w:rStyle w:val="Hyperlink"/>
            <w:noProof/>
            <w:webHidden/>
          </w:rPr>
          <w:tab/>
        </w:r>
        <w:r w:rsidR="00CD0D4B" w:rsidRPr="008A217A">
          <w:rPr>
            <w:rStyle w:val="Hyperlink"/>
            <w:noProof/>
            <w:webHidden/>
          </w:rPr>
          <w:fldChar w:fldCharType="begin"/>
        </w:r>
        <w:r w:rsidR="00C9567A" w:rsidRPr="008A217A">
          <w:rPr>
            <w:rStyle w:val="Hyperlink"/>
            <w:noProof/>
            <w:webHidden/>
          </w:rPr>
          <w:instrText xml:space="preserve"> PAGEREF _Toc279660591 \h </w:instrText>
        </w:r>
        <w:r w:rsidR="00CD0D4B" w:rsidRPr="008A217A">
          <w:rPr>
            <w:rStyle w:val="Hyperlink"/>
            <w:noProof/>
            <w:webHidden/>
          </w:rPr>
        </w:r>
        <w:r w:rsidR="00CD0D4B" w:rsidRPr="008A217A">
          <w:rPr>
            <w:rStyle w:val="Hyperlink"/>
            <w:noProof/>
            <w:webHidden/>
          </w:rPr>
          <w:fldChar w:fldCharType="separate"/>
        </w:r>
        <w:r w:rsidR="002633CB">
          <w:rPr>
            <w:rStyle w:val="Hyperlink"/>
            <w:noProof/>
            <w:webHidden/>
          </w:rPr>
          <w:t>23</w:t>
        </w:r>
        <w:r w:rsidR="00CD0D4B" w:rsidRPr="008A217A">
          <w:rPr>
            <w:rStyle w:val="Hyperlink"/>
            <w:noProof/>
            <w:webHidden/>
          </w:rPr>
          <w:fldChar w:fldCharType="end"/>
        </w:r>
      </w:hyperlink>
    </w:p>
    <w:p w14:paraId="7B973E5A" w14:textId="77777777" w:rsidR="00C9567A" w:rsidRDefault="00CD0D4B" w:rsidP="00903C21">
      <w:pPr>
        <w:ind w:left="1078" w:hangingChars="449" w:hanging="1078"/>
        <w:rPr>
          <w:lang w:val="en-US"/>
        </w:rPr>
      </w:pPr>
      <w:r w:rsidRPr="00871EDC">
        <w:rPr>
          <w:lang w:val="en-US"/>
        </w:rPr>
        <w:fldChar w:fldCharType="end"/>
      </w:r>
    </w:p>
    <w:p w14:paraId="74400C09" w14:textId="77777777" w:rsidR="00903C21" w:rsidRDefault="00903C21" w:rsidP="00903C21">
      <w:pPr>
        <w:ind w:left="1078" w:hangingChars="449" w:hanging="1078"/>
        <w:rPr>
          <w:lang w:val="en-US"/>
        </w:rPr>
      </w:pPr>
    </w:p>
    <w:p w14:paraId="581AB386" w14:textId="77777777" w:rsidR="00903C21" w:rsidRDefault="00903C21" w:rsidP="00903C21">
      <w:pPr>
        <w:ind w:left="1078" w:hangingChars="449" w:hanging="1078"/>
        <w:rPr>
          <w:lang w:val="en-US"/>
        </w:rPr>
      </w:pPr>
    </w:p>
    <w:p w14:paraId="1365F812" w14:textId="77777777" w:rsidR="00903C21" w:rsidRPr="003B779E" w:rsidRDefault="00903C21" w:rsidP="00903C21">
      <w:pPr>
        <w:jc w:val="center"/>
        <w:sectPr w:rsidR="00903C21" w:rsidRPr="003B779E" w:rsidSect="0071176B">
          <w:footerReference w:type="even" r:id="rId19"/>
          <w:footerReference w:type="default" r:id="rId20"/>
          <w:pgSz w:w="11906" w:h="16838"/>
          <w:pgMar w:top="1418" w:right="1418" w:bottom="1418" w:left="2268" w:header="709" w:footer="709" w:gutter="0"/>
          <w:pgNumType w:fmt="lowerRoman"/>
          <w:cols w:space="708"/>
          <w:docGrid w:linePitch="360"/>
        </w:sectPr>
      </w:pPr>
    </w:p>
    <w:p w14:paraId="49EA7C97" w14:textId="77777777" w:rsidR="003349EE" w:rsidRPr="00360F86" w:rsidRDefault="00215DCE" w:rsidP="00676B29">
      <w:pPr>
        <w:pStyle w:val="BASLIK1"/>
        <w:numPr>
          <w:ilvl w:val="0"/>
          <w:numId w:val="0"/>
        </w:numPr>
        <w:spacing w:line="240" w:lineRule="auto"/>
        <w:jc w:val="center"/>
        <w:rPr>
          <w:lang w:val="en-US"/>
        </w:rPr>
      </w:pPr>
      <w:bookmarkStart w:id="4" w:name="_Toc190755569"/>
      <w:bookmarkStart w:id="5" w:name="_Toc190755890"/>
      <w:bookmarkStart w:id="6" w:name="_Toc286759107"/>
      <w:bookmarkEnd w:id="1"/>
      <w:bookmarkEnd w:id="2"/>
      <w:bookmarkEnd w:id="3"/>
      <w:r w:rsidRPr="00360F86">
        <w:rPr>
          <w:lang w:val="en-US"/>
        </w:rPr>
        <w:lastRenderedPageBreak/>
        <w:t>ÇİZELGE</w:t>
      </w:r>
      <w:r w:rsidR="008B20F3" w:rsidRPr="00360F86">
        <w:rPr>
          <w:lang w:val="en-US"/>
        </w:rPr>
        <w:t xml:space="preserve"> LİSTESİ</w:t>
      </w:r>
      <w:bookmarkEnd w:id="4"/>
      <w:bookmarkEnd w:id="5"/>
      <w:bookmarkEnd w:id="6"/>
    </w:p>
    <w:p w14:paraId="43BA9395" w14:textId="77777777" w:rsidR="002D483E" w:rsidRPr="00E9219D" w:rsidRDefault="002D483E" w:rsidP="00EB3184">
      <w:pPr>
        <w:tabs>
          <w:tab w:val="left" w:pos="7230"/>
        </w:tabs>
        <w:spacing w:after="240"/>
        <w:jc w:val="right"/>
        <w:rPr>
          <w:b/>
          <w:sz w:val="22"/>
          <w:lang w:val="en-US"/>
        </w:rPr>
      </w:pPr>
      <w:r w:rsidRPr="00E9219D">
        <w:rPr>
          <w:b/>
          <w:u w:val="single"/>
          <w:lang w:val="en-US"/>
        </w:rPr>
        <w:t>Sayfa</w:t>
      </w:r>
    </w:p>
    <w:p w14:paraId="67BC9617" w14:textId="77777777" w:rsidR="00D94813" w:rsidRPr="007161BB" w:rsidRDefault="00D402AB" w:rsidP="005A520B">
      <w:pPr>
        <w:tabs>
          <w:tab w:val="right" w:leader="dot" w:pos="8211"/>
        </w:tabs>
        <w:ind w:left="1361" w:hanging="1361"/>
        <w:rPr>
          <w:lang w:val="en-US"/>
        </w:rPr>
      </w:pPr>
      <w:r w:rsidRPr="007161BB">
        <w:rPr>
          <w:lang w:val="en-US"/>
        </w:rPr>
        <w:t xml:space="preserve">Çizelge 1.1 : </w:t>
      </w:r>
      <w:r w:rsidR="00A5364A" w:rsidRPr="00A5364A">
        <w:t>Çözümün sayısal ağ yapısından bağımsızlığının araştırılması</w:t>
      </w:r>
      <w:r w:rsidRPr="007161BB">
        <w:rPr>
          <w:lang w:val="en-US"/>
        </w:rPr>
        <w:tab/>
      </w:r>
      <w:r w:rsidR="00A5364A">
        <w:rPr>
          <w:lang w:val="en-US"/>
        </w:rPr>
        <w:t>2</w:t>
      </w:r>
    </w:p>
    <w:p w14:paraId="48D6DDD3" w14:textId="77777777" w:rsidR="00D94813" w:rsidRDefault="007F305E" w:rsidP="005A520B">
      <w:pPr>
        <w:tabs>
          <w:tab w:val="right" w:leader="dot" w:pos="8211"/>
        </w:tabs>
        <w:ind w:left="1361" w:hanging="1361"/>
        <w:rPr>
          <w:lang w:val="en-US"/>
        </w:rPr>
      </w:pPr>
      <w:r>
        <w:pict w14:anchorId="043E8DD9">
          <v:group id="Group 600" o:spid="_x0000_s2092" style="position:absolute;left:0;text-align:left;margin-left:-39.7pt;margin-top:1.45pt;width:378pt;height:182.55pt;z-index:251683328" coordorigin="1474,4629" coordsize="7560,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">
            <v:shape id="AutoShape 415" o:spid="_x0000_s2093" type="#_x0000_t186" style="position:absolute;left:1474;top:6869;width:7560;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zdAsEA&#10;AADbAAAADwAAAGRycy9kb3ducmV2LnhtbESPwW7CMBBE75X4B2uReisOKLQQMCgCUXEt5QOWeEkC&#10;8TqyXTB/XyNV6nE0M280y3U0nbiR861lBeNRBoK4srrlWsHxe/c2A+EDssbOMil4kIf1avCyxELb&#10;O3/R7RBqkSDsC1TQhNAXUvqqIYN+ZHvi5J2tMxiSdLXUDu8Jbjo5ybJ3abDltNBgT5uGquvhxyiY&#10;4+WzLN1puokyP0Y92+7zsFXqdRjLBYhAMfyH/9p7reAjh+eX9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s3QLBAAAA2wAAAA8AAAAAAAAAAAAAAAAAmAIAAGRycy9kb3du&#10;cmV2LnhtbFBLBQYAAAAABAAEAPUAAACGAwAAAAA=&#10;" filled="t" fillcolor="#ff9" strokecolor="red">
              <v:textbox>
                <w:txbxContent>
                  <w:p w14:paraId="16AEB65D" w14:textId="77777777" w:rsidR="006B59FB" w:rsidRDefault="006B59FB" w:rsidP="00AA6729">
                    <w:r>
                      <w:t xml:space="preserve">Bir satırı aşan isimlerde </w:t>
                    </w:r>
                    <w:r w:rsidRPr="005B3B37">
                      <w:t xml:space="preserve">satırların </w:t>
                    </w:r>
                    <w:r>
                      <w:t xml:space="preserve">burada olduğu gibi </w:t>
                    </w:r>
                    <w:r w:rsidRPr="005B3B37">
                      <w:t>aynı hizadan başla</w:t>
                    </w:r>
                    <w:r>
                      <w:t>malıdır.</w:t>
                    </w:r>
                  </w:p>
                  <w:p w14:paraId="4796BFB0" w14:textId="77777777" w:rsidR="006B59FB" w:rsidRPr="005B3B37" w:rsidRDefault="006B59FB" w:rsidP="00AA6729"/>
                  <w:p w14:paraId="7D449BB9" w14:textId="77777777" w:rsidR="006B59FB" w:rsidRDefault="006B59FB" w:rsidP="00AA6729">
                    <w:r w:rsidRPr="00480905">
                      <w:rPr>
                        <w:b/>
                        <w:color w:val="FF0000"/>
                      </w:rPr>
                      <w:t>Bu bir nottur, çıktı almadan önce siliniz.</w:t>
                    </w:r>
                  </w:p>
                </w:txbxContent>
              </v:textbox>
            </v:shape>
            <v:shape id="Freeform 416" o:spid="_x0000_s2094" style="position:absolute;left:1834;top:4629;width:1710;height:2240;visibility:visible;mso-wrap-style:square;v-text-anchor:top" coordsize="1178,1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v3cMA&#10;AADbAAAADwAAAGRycy9kb3ducmV2LnhtbESPQWsCMRSE74L/IbyCN81Wqm1Xo4hUtN50S8/PzXOz&#10;unlZNlHXf98IQo/DzHzDTOetrcSVGl86VvA6SEAQ506XXCj4yVb9DxA+IGusHJOCO3mYz7qdKaba&#10;3XhH130oRISwT1GBCaFOpfS5IYt+4Gri6B1dYzFE2RRSN3iLcFvJYZKMpcWS44LBmpaG8vP+YhXU&#10;22y9OvjytP19M8vvr882G292SvVe2sUERKA2/Ief7Y1W8D6Cx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Ev3cMAAADbAAAADwAAAAAAAAAAAAAAAACYAgAAZHJzL2Rv&#10;d25yZXYueG1sUEsFBgAAAAAEAAQA9QAAAIgDAAAAAA==&#10;" path="m1178,l,2,,1962e" filled="f" strokecolor="red">
              <v:stroke endarrow="block"/>
              <v:path arrowok="t" o:connecttype="custom" o:connectlocs="1710,0;0,2;0,2240" o:connectangles="0,0,0"/>
            </v:shape>
          </v:group>
        </w:pict>
      </w:r>
      <w:r>
        <w:pict w14:anchorId="6ED46158">
          <v:line id="Line 417" o:spid="_x0000_s2181" style="position:absolute;left:0;text-align:left;z-index:2516843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63.8pt,.45pt" to="63.8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" strokecolor="red"/>
        </w:pict>
      </w:r>
      <w:r w:rsidR="00D94813" w:rsidRPr="007161BB">
        <w:rPr>
          <w:lang w:val="en-US"/>
        </w:rPr>
        <w:t>Çizelge 3.1 : Yatay sayfada birden fazla satırlı çizelge isimlendirme :</w:t>
      </w:r>
      <w:r w:rsidR="00A14FA3" w:rsidRPr="007161BB">
        <w:rPr>
          <w:lang w:val="en-US"/>
        </w:rPr>
        <w:t xml:space="preserve"> önemli nokta </w:t>
      </w:r>
      <w:r w:rsidR="005A520B" w:rsidRPr="007161BB">
        <w:rPr>
          <w:lang w:val="en-US"/>
        </w:rPr>
        <w:t>satırların aynı hizadan başlamasıdır.</w:t>
      </w:r>
      <w:r w:rsidR="005A520B">
        <w:rPr>
          <w:lang w:val="en-US"/>
        </w:rPr>
        <w:tab/>
      </w:r>
      <w:r w:rsidR="007D343C">
        <w:rPr>
          <w:lang w:val="en-US"/>
        </w:rPr>
        <w:t>1</w:t>
      </w:r>
      <w:r w:rsidR="005A520B">
        <w:rPr>
          <w:lang w:val="en-US"/>
        </w:rPr>
        <w:t>1</w:t>
      </w:r>
    </w:p>
    <w:p w14:paraId="7608CFF3" w14:textId="77777777" w:rsidR="005A520B" w:rsidRPr="007161BB" w:rsidRDefault="005A520B" w:rsidP="00D94813">
      <w:pPr>
        <w:tabs>
          <w:tab w:val="right" w:leader="dot" w:pos="8211"/>
        </w:tabs>
        <w:ind w:left="482" w:hanging="482"/>
        <w:rPr>
          <w:lang w:val="en-US"/>
        </w:rPr>
      </w:pPr>
      <w:r w:rsidRPr="007161BB">
        <w:rPr>
          <w:lang w:val="en-US"/>
        </w:rPr>
        <w:t>Çizelge 5.1 : Beşinci bölümde örnek çizelge</w:t>
      </w:r>
      <w:r w:rsidRPr="007161BB">
        <w:rPr>
          <w:lang w:val="en-US"/>
        </w:rPr>
        <w:tab/>
      </w:r>
      <w:r w:rsidR="007D343C">
        <w:rPr>
          <w:lang w:val="en-US"/>
        </w:rPr>
        <w:t>1</w:t>
      </w:r>
      <w:r w:rsidRPr="007161BB">
        <w:rPr>
          <w:lang w:val="en-US"/>
        </w:rPr>
        <w:t>6</w:t>
      </w:r>
    </w:p>
    <w:p w14:paraId="4B1E977C" w14:textId="77777777" w:rsidR="00E311AC" w:rsidRPr="007161BB" w:rsidRDefault="00A968C4" w:rsidP="005A520B">
      <w:pPr>
        <w:tabs>
          <w:tab w:val="right" w:leader="dot" w:pos="8211"/>
        </w:tabs>
        <w:ind w:left="482" w:hanging="482"/>
        <w:rPr>
          <w:lang w:val="en-US"/>
        </w:rPr>
      </w:pPr>
      <w:r w:rsidRPr="007161BB">
        <w:rPr>
          <w:lang w:val="en-US"/>
        </w:rPr>
        <w:t>Çizelge Ek</w:t>
      </w:r>
      <w:r w:rsidR="005A520B" w:rsidRPr="007161BB">
        <w:rPr>
          <w:lang w:val="en-US"/>
        </w:rPr>
        <w:t>.</w:t>
      </w:r>
      <w:r w:rsidR="00A14FA3" w:rsidRPr="007161BB">
        <w:rPr>
          <w:lang w:val="en-US"/>
        </w:rPr>
        <w:t>1</w:t>
      </w:r>
      <w:r w:rsidR="005A520B" w:rsidRPr="007161BB">
        <w:rPr>
          <w:lang w:val="en-US"/>
        </w:rPr>
        <w:t>: Ekler bölümünde çizelge örneği</w:t>
      </w:r>
      <w:r w:rsidR="005A520B" w:rsidRPr="007161BB">
        <w:rPr>
          <w:lang w:val="en-US"/>
        </w:rPr>
        <w:tab/>
      </w:r>
      <w:bookmarkStart w:id="7" w:name="_Toc190755570"/>
      <w:bookmarkStart w:id="8" w:name="_Toc190755891"/>
      <w:r w:rsidR="006B59FB">
        <w:rPr>
          <w:lang w:val="en-US"/>
        </w:rPr>
        <w:t>2</w:t>
      </w:r>
      <w:r w:rsidR="007D343C">
        <w:rPr>
          <w:lang w:val="en-US"/>
        </w:rPr>
        <w:t>4</w:t>
      </w:r>
    </w:p>
    <w:p w14:paraId="6FA653C6" w14:textId="77777777" w:rsidR="00DC7B2B" w:rsidRDefault="00DC7B2B" w:rsidP="00F97EFA">
      <w:pPr>
        <w:spacing w:before="1440" w:after="360"/>
        <w:rPr>
          <w:b/>
          <w:bCs/>
          <w:lang w:val="en-US"/>
        </w:rPr>
      </w:pPr>
    </w:p>
    <w:p w14:paraId="5AE8CA10" w14:textId="77777777" w:rsidR="00DB0137" w:rsidRDefault="007F305E" w:rsidP="00273701">
      <w:pPr>
        <w:jc w:val="center"/>
        <w:rPr>
          <w:lang w:val="en-US"/>
        </w:rPr>
      </w:pPr>
      <w:r>
        <w:rPr>
          <w:bCs/>
        </w:rPr>
        <w:pict w14:anchorId="64A770EA">
          <v:shape id="AutoShape 597" o:spid="_x0000_s2095" type="#_x0000_t186" style="position:absolute;left:0;text-align:left;margin-left:141.05pt;margin-top:43.75pt;width:297.45pt;height:11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" filled="t" fillcolor="#ff9" strokecolor="red">
            <v:textbox>
              <w:txbxContent>
                <w:p w14:paraId="2C11C5A7" w14:textId="77777777" w:rsidR="006B59FB" w:rsidRPr="00D70A82" w:rsidRDefault="006B59FB" w:rsidP="005A520B">
                  <w:pPr>
                    <w:rPr>
                      <w:sz w:val="22"/>
                      <w:szCs w:val="22"/>
                      <w:lang w:val="en-GB"/>
                    </w:rPr>
                  </w:pPr>
                  <w:r w:rsidRPr="00D70A82">
                    <w:rPr>
                      <w:sz w:val="22"/>
                      <w:szCs w:val="22"/>
                      <w:lang w:val="en-GB"/>
                    </w:rPr>
                    <w:t>ÇİZELGE LİSTESİ</w:t>
                  </w:r>
                </w:p>
                <w:p w14:paraId="40D860A6" w14:textId="77777777" w:rsidR="006B59FB" w:rsidRDefault="006B59FB" w:rsidP="005A520B">
                  <w:pPr>
                    <w:rPr>
                      <w:lang w:val="en-GB"/>
                    </w:rPr>
                  </w:pPr>
                  <w:proofErr w:type="spellStart"/>
                  <w:r w:rsidRPr="00D74A6D">
                    <w:rPr>
                      <w:lang w:val="en-GB"/>
                    </w:rPr>
                    <w:t>hazırlanırken</w:t>
                  </w:r>
                  <w:proofErr w:type="spellEnd"/>
                  <w:r w:rsidRPr="00D74A6D">
                    <w:rPr>
                      <w:lang w:val="en-GB"/>
                    </w:rPr>
                    <w:t xml:space="preserve"> 1 </w:t>
                  </w:r>
                  <w:proofErr w:type="spellStart"/>
                  <w:r w:rsidRPr="00D74A6D">
                    <w:rPr>
                      <w:lang w:val="en-GB"/>
                    </w:rPr>
                    <w:t>satır</w:t>
                  </w:r>
                  <w:proofErr w:type="spellEnd"/>
                  <w:r w:rsidRPr="00D74A6D">
                    <w:rPr>
                      <w:lang w:val="en-GB"/>
                    </w:rPr>
                    <w:t xml:space="preserve"> </w:t>
                  </w:r>
                  <w:proofErr w:type="spellStart"/>
                  <w:r w:rsidRPr="00D74A6D">
                    <w:rPr>
                      <w:lang w:val="en-GB"/>
                    </w:rPr>
                    <w:t>boşluk</w:t>
                  </w:r>
                  <w:proofErr w:type="spellEnd"/>
                  <w:r w:rsidRPr="00D74A6D">
                    <w:rPr>
                      <w:lang w:val="en-GB"/>
                    </w:rPr>
                    <w:t xml:space="preserve"> </w:t>
                  </w:r>
                  <w:proofErr w:type="spellStart"/>
                  <w:r w:rsidRPr="00D74A6D">
                    <w:rPr>
                      <w:lang w:val="en-GB"/>
                    </w:rPr>
                    <w:t>bırakılır</w:t>
                  </w:r>
                  <w:proofErr w:type="spellEnd"/>
                  <w:r w:rsidRPr="00D74A6D">
                    <w:rPr>
                      <w:lang w:val="en-GB"/>
                    </w:rPr>
                    <w:t>.</w:t>
                  </w:r>
                </w:p>
                <w:p w14:paraId="480096FF" w14:textId="77777777" w:rsidR="006B59FB" w:rsidRDefault="006B59FB" w:rsidP="005A520B">
                  <w:pPr>
                    <w:rPr>
                      <w:lang w:val="en-GB"/>
                    </w:rPr>
                  </w:pPr>
                </w:p>
                <w:p w14:paraId="59AD948B" w14:textId="77777777" w:rsidR="006B59FB" w:rsidRDefault="006B59FB" w:rsidP="005A520B">
                  <w:r>
                    <w:t>Bu çizelgede hizalama, paragrafların sekme ayarlarından yapılmıştır. Numaralar elle yazılmıştır.</w:t>
                  </w:r>
                </w:p>
                <w:p w14:paraId="73288584" w14:textId="77777777" w:rsidR="006B59FB" w:rsidRPr="005B3B37" w:rsidRDefault="006B59FB" w:rsidP="005A520B"/>
                <w:p w14:paraId="7496FDCE" w14:textId="77777777" w:rsidR="006B59FB" w:rsidRDefault="006B59FB" w:rsidP="005A520B">
                  <w:r w:rsidRPr="00480905">
                    <w:rPr>
                      <w:b/>
                      <w:color w:val="FF0000"/>
                    </w:rPr>
                    <w:t>Bu bir nottur, çıktı almadan önce siliniz.</w:t>
                  </w:r>
                </w:p>
                <w:p w14:paraId="5F93B48E" w14:textId="77777777" w:rsidR="006B59FB" w:rsidRDefault="006B59FB" w:rsidP="005A520B"/>
                <w:p w14:paraId="40829B01" w14:textId="77777777" w:rsidR="006B59FB" w:rsidRDefault="006B59FB" w:rsidP="005A520B"/>
                <w:p w14:paraId="6D815305" w14:textId="77777777" w:rsidR="006B59FB" w:rsidRDefault="006B59FB" w:rsidP="005A520B">
                  <w:pPr>
                    <w:rPr>
                      <w:sz w:val="22"/>
                      <w:szCs w:val="22"/>
                      <w:lang w:val="en-GB"/>
                    </w:rPr>
                  </w:pPr>
                  <w:r>
                    <w:rPr>
                      <w:sz w:val="22"/>
                      <w:szCs w:val="22"/>
                      <w:lang w:val="en-GB"/>
                    </w:rPr>
                    <w:t>ÇİZELGE</w:t>
                  </w:r>
                  <w:r w:rsidRPr="006A141D">
                    <w:rPr>
                      <w:sz w:val="22"/>
                      <w:szCs w:val="22"/>
                      <w:lang w:val="en-GB"/>
                    </w:rPr>
                    <w:t xml:space="preserve"> LİSTESİ</w:t>
                  </w:r>
                </w:p>
                <w:p w14:paraId="155AE8F8" w14:textId="77777777" w:rsidR="006B59FB" w:rsidRDefault="006B59FB" w:rsidP="005A520B">
                  <w:pPr>
                    <w:rPr>
                      <w:lang w:val="en-GB"/>
                    </w:rPr>
                  </w:pPr>
                  <w:proofErr w:type="spellStart"/>
                  <w:r w:rsidRPr="00D74A6D">
                    <w:rPr>
                      <w:lang w:val="en-GB"/>
                    </w:rPr>
                    <w:t>hazırlanırken</w:t>
                  </w:r>
                  <w:proofErr w:type="spellEnd"/>
                  <w:r w:rsidRPr="00D74A6D">
                    <w:rPr>
                      <w:lang w:val="en-GB"/>
                    </w:rPr>
                    <w:t xml:space="preserve"> 1 </w:t>
                  </w:r>
                  <w:proofErr w:type="spellStart"/>
                  <w:r w:rsidRPr="00D74A6D">
                    <w:rPr>
                      <w:lang w:val="en-GB"/>
                    </w:rPr>
                    <w:t>satır</w:t>
                  </w:r>
                  <w:proofErr w:type="spellEnd"/>
                  <w:r w:rsidRPr="00D74A6D">
                    <w:rPr>
                      <w:lang w:val="en-GB"/>
                    </w:rPr>
                    <w:t xml:space="preserve"> </w:t>
                  </w:r>
                  <w:proofErr w:type="spellStart"/>
                  <w:r w:rsidRPr="00D74A6D">
                    <w:rPr>
                      <w:lang w:val="en-GB"/>
                    </w:rPr>
                    <w:t>boşluk</w:t>
                  </w:r>
                  <w:proofErr w:type="spellEnd"/>
                  <w:r w:rsidRPr="00D74A6D">
                    <w:rPr>
                      <w:lang w:val="en-GB"/>
                    </w:rPr>
                    <w:t xml:space="preserve"> </w:t>
                  </w:r>
                  <w:proofErr w:type="spellStart"/>
                  <w:r w:rsidRPr="00D74A6D">
                    <w:rPr>
                      <w:lang w:val="en-GB"/>
                    </w:rPr>
                    <w:t>bırakılır</w:t>
                  </w:r>
                  <w:proofErr w:type="spellEnd"/>
                  <w:r w:rsidRPr="00D74A6D">
                    <w:rPr>
                      <w:lang w:val="en-GB"/>
                    </w:rPr>
                    <w:t>.</w:t>
                  </w:r>
                </w:p>
                <w:p w14:paraId="5BA83933" w14:textId="77777777" w:rsidR="006B59FB" w:rsidRDefault="006B59FB" w:rsidP="005A520B">
                  <w:pPr>
                    <w:rPr>
                      <w:lang w:val="en-GB"/>
                    </w:rPr>
                  </w:pPr>
                </w:p>
                <w:p w14:paraId="5FA741D3" w14:textId="77777777" w:rsidR="006B59FB" w:rsidRDefault="006B59FB" w:rsidP="005A520B">
                  <w:r>
                    <w:t xml:space="preserve">Bir satırı aşan isimlerde </w:t>
                  </w:r>
                  <w:r w:rsidRPr="005B3B37">
                    <w:t xml:space="preserve">satırların </w:t>
                  </w:r>
                  <w:r>
                    <w:t xml:space="preserve">burada olduğu gibi </w:t>
                  </w:r>
                  <w:r w:rsidRPr="005B3B37">
                    <w:t>aynı hizadan başla</w:t>
                  </w:r>
                  <w:r>
                    <w:t>masına özen gösteriniz.</w:t>
                  </w:r>
                </w:p>
                <w:p w14:paraId="2E9535DD" w14:textId="77777777" w:rsidR="006B59FB" w:rsidRPr="005B3B37" w:rsidRDefault="006B59FB" w:rsidP="005A520B"/>
                <w:p w14:paraId="2D401C94" w14:textId="77777777" w:rsidR="006B59FB" w:rsidRDefault="006B59FB" w:rsidP="005A520B">
                  <w:r w:rsidRPr="00480905">
                    <w:rPr>
                      <w:b/>
                      <w:color w:val="FF0000"/>
                    </w:rPr>
                    <w:t>Bu bir nottur, çıktı almadan önce siliniz.</w:t>
                  </w:r>
                </w:p>
                <w:p w14:paraId="0F952393" w14:textId="77777777" w:rsidR="006B59FB" w:rsidRDefault="006B59FB" w:rsidP="005A520B"/>
              </w:txbxContent>
            </v:textbox>
          </v:shape>
        </w:pict>
      </w:r>
      <w:bookmarkEnd w:id="7"/>
      <w:bookmarkEnd w:id="8"/>
    </w:p>
    <w:p w14:paraId="2F9CC0D3" w14:textId="77777777" w:rsidR="0027536C" w:rsidRDefault="0027536C" w:rsidP="00273701">
      <w:pPr>
        <w:jc w:val="center"/>
        <w:rPr>
          <w:lang w:val="en-US"/>
        </w:rPr>
      </w:pPr>
    </w:p>
    <w:p w14:paraId="2B9E1F8B" w14:textId="77777777" w:rsidR="0027536C" w:rsidRPr="003B779E" w:rsidRDefault="0027536C" w:rsidP="0027536C">
      <w:pPr>
        <w:jc w:val="center"/>
        <w:sectPr w:rsidR="0027536C" w:rsidRPr="003B779E" w:rsidSect="0071176B">
          <w:footerReference w:type="even" r:id="rId21"/>
          <w:footerReference w:type="default" r:id="rId22"/>
          <w:pgSz w:w="11906" w:h="16838"/>
          <w:pgMar w:top="1418" w:right="1418" w:bottom="1418" w:left="2268" w:header="709" w:footer="709" w:gutter="0"/>
          <w:pgNumType w:fmt="lowerRoman"/>
          <w:cols w:space="708"/>
          <w:docGrid w:linePitch="360"/>
        </w:sectPr>
      </w:pPr>
    </w:p>
    <w:p w14:paraId="6C2CD682" w14:textId="77777777" w:rsidR="00D362AE" w:rsidRPr="009F1925" w:rsidRDefault="00D362AE" w:rsidP="00D362AE">
      <w:pPr>
        <w:pStyle w:val="BASLIK1"/>
        <w:numPr>
          <w:ilvl w:val="0"/>
          <w:numId w:val="0"/>
        </w:numPr>
        <w:spacing w:line="240" w:lineRule="auto"/>
        <w:jc w:val="center"/>
      </w:pPr>
      <w:r w:rsidRPr="009F1925">
        <w:lastRenderedPageBreak/>
        <w:t>KISALTMALAR</w:t>
      </w:r>
    </w:p>
    <w:p w14:paraId="0F2E3037" w14:textId="77777777" w:rsidR="00D362AE" w:rsidRPr="00E9219D" w:rsidRDefault="00D362AE" w:rsidP="00D362AE">
      <w:pPr>
        <w:tabs>
          <w:tab w:val="left" w:pos="1418"/>
        </w:tabs>
        <w:ind w:left="1418" w:hanging="1418"/>
        <w:rPr>
          <w:lang w:val="en-US"/>
        </w:rPr>
      </w:pPr>
      <w:r w:rsidRPr="00FC3275">
        <w:rPr>
          <w:b/>
        </w:rPr>
        <w:t>CFL</w:t>
      </w:r>
      <w:r w:rsidRPr="00E9219D">
        <w:rPr>
          <w:b/>
          <w:lang w:val="en-US"/>
        </w:rPr>
        <w:tab/>
        <w:t xml:space="preserve">: </w:t>
      </w:r>
      <w:r w:rsidRPr="00FC3275">
        <w:rPr>
          <w:lang w:val="en-US"/>
        </w:rPr>
        <w:t>Courant-Friedrichs-Lewy kriteri</w:t>
      </w:r>
    </w:p>
    <w:p w14:paraId="79FC7289" w14:textId="77777777" w:rsidR="00D362AE" w:rsidRPr="00E9219D" w:rsidRDefault="00D362AE" w:rsidP="00D362AE">
      <w:pPr>
        <w:tabs>
          <w:tab w:val="left" w:pos="1418"/>
        </w:tabs>
        <w:rPr>
          <w:lang w:val="en-US"/>
        </w:rPr>
      </w:pPr>
      <w:r w:rsidRPr="00FC3275">
        <w:rPr>
          <w:b/>
          <w:lang w:val="en-US"/>
        </w:rPr>
        <w:t>EOS</w:t>
      </w:r>
      <w:r w:rsidRPr="00E9219D">
        <w:rPr>
          <w:b/>
          <w:lang w:val="en-US"/>
        </w:rPr>
        <w:tab/>
        <w:t xml:space="preserve">: </w:t>
      </w:r>
      <w:r w:rsidRPr="00FC3275">
        <w:rPr>
          <w:lang w:val="en-US"/>
        </w:rPr>
        <w:t>Hal denklemi (Equation of state)</w:t>
      </w:r>
    </w:p>
    <w:p w14:paraId="64C2F9B0" w14:textId="77777777" w:rsidR="00D362AE" w:rsidRPr="00E9219D" w:rsidRDefault="00D362AE" w:rsidP="00D362AE">
      <w:pPr>
        <w:tabs>
          <w:tab w:val="left" w:pos="1418"/>
        </w:tabs>
        <w:ind w:left="1418" w:hanging="1418"/>
        <w:rPr>
          <w:lang w:val="en-US"/>
        </w:rPr>
      </w:pPr>
      <w:r w:rsidRPr="00FC3275">
        <w:rPr>
          <w:b/>
          <w:lang w:val="en-US"/>
        </w:rPr>
        <w:t>FCT</w:t>
      </w:r>
      <w:r w:rsidRPr="00E9219D">
        <w:rPr>
          <w:b/>
          <w:lang w:val="en-US"/>
        </w:rPr>
        <w:tab/>
        <w:t xml:space="preserve">: </w:t>
      </w:r>
      <w:r w:rsidRPr="003B66A5">
        <w:rPr>
          <w:lang w:val="en-US"/>
        </w:rPr>
        <w:t>Akı-Düzeltmeli Taşınım Algoritması (Flux- Corrected Transport)</w:t>
      </w:r>
    </w:p>
    <w:p w14:paraId="26F1C1F6" w14:textId="77777777" w:rsidR="00D362AE" w:rsidRPr="00E9219D" w:rsidRDefault="00D362AE" w:rsidP="00D362AE">
      <w:pPr>
        <w:tabs>
          <w:tab w:val="left" w:pos="1418"/>
        </w:tabs>
        <w:ind w:left="1418" w:hanging="1418"/>
        <w:rPr>
          <w:lang w:val="en-US"/>
        </w:rPr>
      </w:pPr>
      <w:r w:rsidRPr="00FC3275">
        <w:rPr>
          <w:b/>
          <w:lang w:val="en-US"/>
        </w:rPr>
        <w:t>HB</w:t>
      </w:r>
      <w:r w:rsidRPr="00E9219D">
        <w:rPr>
          <w:b/>
          <w:lang w:val="en-US"/>
        </w:rPr>
        <w:tab/>
        <w:t xml:space="preserve">: </w:t>
      </w:r>
      <w:r w:rsidRPr="003B66A5">
        <w:rPr>
          <w:lang w:val="en-US"/>
        </w:rPr>
        <w:t>Hidrojen bağları (hydrogen bonds)</w:t>
      </w:r>
    </w:p>
    <w:p w14:paraId="23AAB8DC" w14:textId="77777777" w:rsidR="00D362AE" w:rsidRPr="00E9219D" w:rsidRDefault="00D362AE" w:rsidP="00D362AE">
      <w:pPr>
        <w:tabs>
          <w:tab w:val="left" w:pos="1418"/>
        </w:tabs>
        <w:ind w:left="1418" w:hanging="1418"/>
        <w:rPr>
          <w:lang w:val="en-US"/>
        </w:rPr>
      </w:pPr>
      <w:r w:rsidRPr="00FC3275">
        <w:rPr>
          <w:b/>
          <w:lang w:val="en-US"/>
        </w:rPr>
        <w:t>LCPFCT</w:t>
      </w:r>
      <w:r w:rsidRPr="00E9219D">
        <w:rPr>
          <w:b/>
          <w:lang w:val="en-US"/>
        </w:rPr>
        <w:tab/>
        <w:t xml:space="preserve">: </w:t>
      </w:r>
      <w:r w:rsidRPr="003B66A5">
        <w:rPr>
          <w:lang w:val="en-US"/>
        </w:rPr>
        <w:t>Laboratory for Computational Physics, Flux- Corrected Transport</w:t>
      </w:r>
    </w:p>
    <w:p w14:paraId="67829621" w14:textId="202F1C62" w:rsidR="00D362AE" w:rsidRDefault="00D362AE" w:rsidP="00D362AE">
      <w:pPr>
        <w:tabs>
          <w:tab w:val="left" w:pos="1418"/>
        </w:tabs>
        <w:rPr>
          <w:lang w:val="en-US"/>
        </w:rPr>
      </w:pPr>
      <w:r w:rsidRPr="00FC3275">
        <w:rPr>
          <w:b/>
          <w:lang w:val="en-US"/>
        </w:rPr>
        <w:t>PIV</w:t>
      </w:r>
      <w:r w:rsidRPr="00E9219D">
        <w:rPr>
          <w:b/>
          <w:lang w:val="en-US"/>
        </w:rPr>
        <w:tab/>
        <w:t xml:space="preserve">: </w:t>
      </w:r>
      <w:r w:rsidRPr="003B66A5">
        <w:rPr>
          <w:lang w:val="en-US"/>
        </w:rPr>
        <w:t>Parçacık Görüntü Hızölçer (Particle Image Velocimetry)</w:t>
      </w:r>
    </w:p>
    <w:p w14:paraId="4A60A64E" w14:textId="436E7E53" w:rsidR="00683142" w:rsidRDefault="00683142" w:rsidP="00D362AE">
      <w:pPr>
        <w:tabs>
          <w:tab w:val="left" w:pos="1418"/>
        </w:tabs>
        <w:rPr>
          <w:lang w:val="en-US"/>
        </w:rPr>
      </w:pPr>
      <w:r w:rsidRPr="00683142">
        <w:rPr>
          <w:b/>
          <w:bCs/>
          <w:lang w:val="en-US"/>
        </w:rPr>
        <w:t>PySQIF</w:t>
      </w:r>
      <w:r w:rsidRPr="00683142">
        <w:rPr>
          <w:b/>
          <w:bCs/>
          <w:lang w:val="en-US"/>
        </w:rPr>
        <w:tab/>
        <w:t>:</w:t>
      </w:r>
      <w:r>
        <w:rPr>
          <w:lang w:val="en-US"/>
        </w:rPr>
        <w:t xml:space="preserve"> Python Superconductor Quantum Interference Fılters</w:t>
      </w:r>
    </w:p>
    <w:p w14:paraId="4BA6F8E7" w14:textId="563F22E7" w:rsidR="00FC6B86" w:rsidRDefault="00FC6B86" w:rsidP="00D362AE">
      <w:pPr>
        <w:tabs>
          <w:tab w:val="left" w:pos="1418"/>
        </w:tabs>
        <w:rPr>
          <w:lang w:val="en-US"/>
        </w:rPr>
      </w:pPr>
      <w:r w:rsidRPr="00FC6B86">
        <w:rPr>
          <w:b/>
          <w:bCs/>
          <w:lang w:val="en-US"/>
        </w:rPr>
        <w:t>SQIF</w:t>
      </w:r>
      <w:r w:rsidRPr="00FC6B86">
        <w:rPr>
          <w:b/>
          <w:bCs/>
          <w:lang w:val="en-US"/>
        </w:rPr>
        <w:tab/>
        <w:t>:</w:t>
      </w:r>
      <w:r>
        <w:rPr>
          <w:lang w:val="en-US"/>
        </w:rPr>
        <w:t xml:space="preserve"> Superconductor Quantum Interference Fılters</w:t>
      </w:r>
    </w:p>
    <w:p w14:paraId="51726917" w14:textId="1E796B30" w:rsidR="00FC6B86" w:rsidRPr="00FC6B86" w:rsidRDefault="00FC6B86" w:rsidP="00D362AE">
      <w:pPr>
        <w:tabs>
          <w:tab w:val="left" w:pos="1418"/>
        </w:tabs>
        <w:rPr>
          <w:b/>
          <w:lang w:val="en-US"/>
        </w:rPr>
      </w:pPr>
      <w:r w:rsidRPr="00FC6B86">
        <w:rPr>
          <w:b/>
          <w:lang w:val="en-US"/>
        </w:rPr>
        <w:t>SQUID</w:t>
      </w:r>
      <w:r w:rsidRPr="00FC6B86">
        <w:rPr>
          <w:b/>
          <w:lang w:val="en-US"/>
        </w:rPr>
        <w:tab/>
        <w:t>:</w:t>
      </w:r>
      <w:r>
        <w:rPr>
          <w:b/>
          <w:lang w:val="en-US"/>
        </w:rPr>
        <w:t xml:space="preserve"> </w:t>
      </w:r>
      <w:r w:rsidRPr="00FC6B86">
        <w:rPr>
          <w:lang w:val="en-US"/>
        </w:rPr>
        <w:t>Superconductor Quantum Interference Devices</w:t>
      </w:r>
    </w:p>
    <w:p w14:paraId="17C65166" w14:textId="77777777" w:rsidR="00D362AE" w:rsidRDefault="00D362AE" w:rsidP="00D362AE">
      <w:pPr>
        <w:tabs>
          <w:tab w:val="left" w:pos="1418"/>
        </w:tabs>
        <w:rPr>
          <w:b/>
          <w:lang w:val="en-US"/>
        </w:rPr>
      </w:pPr>
    </w:p>
    <w:p w14:paraId="2E2D6EA1" w14:textId="77777777" w:rsidR="00D362AE" w:rsidRDefault="00D362AE" w:rsidP="00273701">
      <w:pPr>
        <w:jc w:val="center"/>
        <w:rPr>
          <w:lang w:val="en-US"/>
        </w:rPr>
      </w:pPr>
    </w:p>
    <w:p w14:paraId="1FF9CF49" w14:textId="77777777" w:rsidR="00D362AE" w:rsidRDefault="00D362AE" w:rsidP="00D362AE">
      <w:pPr>
        <w:jc w:val="center"/>
        <w:rPr>
          <w:lang w:val="en-US"/>
        </w:rPr>
      </w:pPr>
    </w:p>
    <w:p w14:paraId="4D91F138" w14:textId="77777777" w:rsidR="00D362AE" w:rsidRDefault="007F305E" w:rsidP="00273701">
      <w:pPr>
        <w:jc w:val="center"/>
        <w:rPr>
          <w:lang w:val="en-US"/>
        </w:rPr>
      </w:pPr>
      <w:r>
        <w:pict w14:anchorId="06A3BC45">
          <v:shape id="AutoShape 458" o:spid="_x0000_s2096" type="#_x0000_t186" style="position:absolute;left:0;text-align:left;margin-left:176.45pt;margin-top:5.6pt;width:262.7pt;height:151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" filled="t" fillcolor="#ff9" strokecolor="red">
            <v:textbox>
              <w:txbxContent>
                <w:p w14:paraId="11DBFBF9" w14:textId="77777777" w:rsidR="006B59FB" w:rsidRDefault="006B59FB" w:rsidP="00D362AE">
                  <w:r>
                    <w:t xml:space="preserve">Kenar boşlukları, “Sayfa yapısı” bölümündeki ayarlar üzerinden “Karşılıklı Kenar Boşlukları” olarak ayarlanır. Alt, üst ve dış kenar boşlukları 2,5 cm </w:t>
                  </w:r>
                  <w:proofErr w:type="gramStart"/>
                  <w:r>
                    <w:t>olarak,  iç</w:t>
                  </w:r>
                  <w:proofErr w:type="gramEnd"/>
                  <w:r>
                    <w:t xml:space="preserve"> kenar boşluğu ise 4 cm olarak ayarlanır.</w:t>
                  </w:r>
                </w:p>
                <w:p w14:paraId="3F5E4A3C" w14:textId="77777777" w:rsidR="006B59FB" w:rsidRDefault="006B59FB" w:rsidP="00D362AE"/>
                <w:p w14:paraId="1F52C447" w14:textId="77777777" w:rsidR="006B59FB" w:rsidRDefault="006B59FB" w:rsidP="00D362AE">
                  <w:r>
                    <w:t>Değişiklikler tüm belgeye uygulanır.</w:t>
                  </w:r>
                </w:p>
                <w:p w14:paraId="4540A186" w14:textId="77777777" w:rsidR="006B59FB" w:rsidRDefault="006B59FB" w:rsidP="00D362AE"/>
                <w:p w14:paraId="5B816154" w14:textId="77777777" w:rsidR="006B59FB" w:rsidRDefault="006B59FB" w:rsidP="00D362AE">
                  <w:r w:rsidRPr="00480905">
                    <w:rPr>
                      <w:b/>
                      <w:color w:val="FF0000"/>
                    </w:rPr>
                    <w:t>Bu bir nottur, çıktı almadan önce siliniz.</w:t>
                  </w:r>
                </w:p>
                <w:p w14:paraId="0D7FB094" w14:textId="77777777" w:rsidR="006B59FB" w:rsidRDefault="006B59FB" w:rsidP="00D362AE"/>
                <w:p w14:paraId="76A5E82B" w14:textId="77777777" w:rsidR="006B59FB" w:rsidRDefault="006B59FB" w:rsidP="00D362AE">
                  <w:r>
                    <w:t xml:space="preserve">Kenar boşlukları “Karşılıklı Kenar Boşlukları” olarak ayarlanır. Alt, üst ve dış kenar boşlukları 2,5 cm </w:t>
                  </w:r>
                  <w:proofErr w:type="gramStart"/>
                  <w:r>
                    <w:t>olarak,  iç</w:t>
                  </w:r>
                  <w:proofErr w:type="gramEnd"/>
                  <w:r>
                    <w:t xml:space="preserve"> kenar boşluğu ise 4 cm olarak ayarlanır.</w:t>
                  </w:r>
                </w:p>
                <w:p w14:paraId="55C8A19F" w14:textId="77777777" w:rsidR="006B59FB" w:rsidRDefault="006B59FB" w:rsidP="00D362AE"/>
                <w:p w14:paraId="0CED2F1A" w14:textId="77777777" w:rsidR="006B59FB" w:rsidRDefault="006B59FB" w:rsidP="00D362AE">
                  <w:r>
                    <w:t>Değişiklikler tüm belgeye uygulanır.</w:t>
                  </w:r>
                </w:p>
                <w:p w14:paraId="02349FDD" w14:textId="77777777" w:rsidR="006B59FB" w:rsidRDefault="006B59FB" w:rsidP="00D362AE"/>
                <w:p w14:paraId="37E5833A" w14:textId="77777777" w:rsidR="006B59FB" w:rsidRDefault="006B59FB" w:rsidP="00D362AE">
                  <w:r w:rsidRPr="00480905">
                    <w:rPr>
                      <w:b/>
                      <w:color w:val="FF0000"/>
                    </w:rPr>
                    <w:t>Bu bir nottur, çıktı almadan önce siliniz.</w:t>
                  </w:r>
                </w:p>
              </w:txbxContent>
            </v:textbox>
          </v:shape>
        </w:pict>
      </w:r>
    </w:p>
    <w:p w14:paraId="72DFD90B" w14:textId="77777777" w:rsidR="00D362AE" w:rsidRDefault="00D362AE" w:rsidP="00273701">
      <w:pPr>
        <w:jc w:val="center"/>
        <w:rPr>
          <w:lang w:val="en-US"/>
        </w:rPr>
      </w:pPr>
    </w:p>
    <w:p w14:paraId="109663D3" w14:textId="77777777" w:rsidR="00D362AE" w:rsidRDefault="00D362AE" w:rsidP="00273701">
      <w:pPr>
        <w:jc w:val="center"/>
        <w:rPr>
          <w:lang w:val="en-US"/>
        </w:rPr>
      </w:pPr>
    </w:p>
    <w:p w14:paraId="74804D9F" w14:textId="77777777" w:rsidR="00D362AE" w:rsidRDefault="00D362AE" w:rsidP="00273701">
      <w:pPr>
        <w:jc w:val="center"/>
        <w:rPr>
          <w:lang w:val="en-US"/>
        </w:rPr>
      </w:pPr>
    </w:p>
    <w:p w14:paraId="792EC0E6" w14:textId="77777777" w:rsidR="00D362AE" w:rsidRDefault="00D362AE" w:rsidP="00273701">
      <w:pPr>
        <w:jc w:val="center"/>
        <w:rPr>
          <w:lang w:val="en-US"/>
        </w:rPr>
      </w:pPr>
    </w:p>
    <w:p w14:paraId="11AB2660" w14:textId="77777777" w:rsidR="00D362AE" w:rsidRDefault="00D362AE" w:rsidP="00273701">
      <w:pPr>
        <w:jc w:val="center"/>
        <w:rPr>
          <w:lang w:val="en-US"/>
        </w:rPr>
      </w:pPr>
    </w:p>
    <w:p w14:paraId="6DEBFD39" w14:textId="77777777" w:rsidR="00D362AE" w:rsidRDefault="00D362AE" w:rsidP="00273701">
      <w:pPr>
        <w:jc w:val="center"/>
        <w:rPr>
          <w:lang w:val="en-US"/>
        </w:rPr>
      </w:pPr>
    </w:p>
    <w:p w14:paraId="115E776F" w14:textId="77777777" w:rsidR="00D362AE" w:rsidRDefault="007F305E" w:rsidP="00273701">
      <w:pPr>
        <w:jc w:val="center"/>
        <w:rPr>
          <w:lang w:val="en-US"/>
        </w:rPr>
      </w:pPr>
      <w:r>
        <w:pict w14:anchorId="527A4ED3">
          <v:group id="Group 388" o:spid="_x0000_s2097" style="position:absolute;left:0;text-align:left;margin-left:-25.15pt;margin-top:-103.55pt;width:178.05pt;height:171pt;z-index:251878912" coordorigin="1368,7358" coordsize="3420,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">
            <v:shape id="AutoShape 246" o:spid="_x0000_s2098" type="#_x0000_t186" style="position:absolute;left:1368;top:7358;width:2340;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ynMMA&#10;AADbAAAADwAAAGRycy9kb3ducmV2LnhtbESPzWrDMBCE74G+g9hAb4mckubHsRxMQkuu+XmAjbWx&#10;3VorI6mJ+vZVodDjMDPfMMU2ml7cyfnOsoLZNANBXFvdcaPgcn6brED4gKyxt0wKvsnDtnwaFZhr&#10;++Aj3U+hEQnCPkcFbQhDLqWvWzLop3YgTt7NOoMhSddI7fCR4KaXL1m2kAY7TgstDrRrqf48fRkF&#10;a/x4ryp3fd1FOb9Evdof5mGv1PM4VhsQgWL4D/+1D1rBcg2/X9IP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1ynMMAAADbAAAADwAAAAAAAAAAAAAAAACYAgAAZHJzL2Rv&#10;d25yZXYueG1sUEsFBgAAAAAEAAQA9QAAAIgDAAAAAA==&#10;" filled="t" fillcolor="#ff9" strokecolor="red">
              <v:textbox>
                <w:txbxContent>
                  <w:p w14:paraId="380A9D91" w14:textId="77777777" w:rsidR="006B59FB" w:rsidRPr="00D70A82" w:rsidRDefault="006B59FB" w:rsidP="00D362AE">
                    <w:pPr>
                      <w:rPr>
                        <w:sz w:val="22"/>
                        <w:szCs w:val="22"/>
                        <w:lang w:val="en-GB"/>
                      </w:rPr>
                    </w:pPr>
                    <w:r w:rsidRPr="00D70A82">
                      <w:rPr>
                        <w:sz w:val="22"/>
                        <w:szCs w:val="22"/>
                        <w:lang w:val="en-GB"/>
                      </w:rPr>
                      <w:t>KISALTMALAR</w:t>
                    </w:r>
                  </w:p>
                  <w:p w14:paraId="0A4BA469" w14:textId="77777777" w:rsidR="006B59FB" w:rsidRDefault="006B59FB" w:rsidP="00D362AE">
                    <w:pPr>
                      <w:rPr>
                        <w:lang w:val="en-GB"/>
                      </w:rPr>
                    </w:pPr>
                    <w:proofErr w:type="spellStart"/>
                    <w:r w:rsidRPr="00D74A6D">
                      <w:rPr>
                        <w:lang w:val="en-GB"/>
                      </w:rPr>
                      <w:t>hazırlanırken</w:t>
                    </w:r>
                    <w:proofErr w:type="spellEnd"/>
                    <w:r w:rsidRPr="00D74A6D">
                      <w:rPr>
                        <w:lang w:val="en-GB"/>
                      </w:rPr>
                      <w:t xml:space="preserve"> 1 </w:t>
                    </w:r>
                    <w:proofErr w:type="spellStart"/>
                    <w:r w:rsidRPr="00D74A6D">
                      <w:rPr>
                        <w:lang w:val="en-GB"/>
                      </w:rPr>
                      <w:t>satır</w:t>
                    </w:r>
                    <w:proofErr w:type="spellEnd"/>
                    <w:r w:rsidRPr="00D74A6D">
                      <w:rPr>
                        <w:lang w:val="en-GB"/>
                      </w:rPr>
                      <w:t xml:space="preserve"> </w:t>
                    </w:r>
                    <w:proofErr w:type="spellStart"/>
                    <w:r w:rsidRPr="00D74A6D">
                      <w:rPr>
                        <w:lang w:val="en-GB"/>
                      </w:rPr>
                      <w:t>boşluk</w:t>
                    </w:r>
                    <w:proofErr w:type="spellEnd"/>
                    <w:r w:rsidRPr="00D74A6D">
                      <w:rPr>
                        <w:lang w:val="en-GB"/>
                      </w:rPr>
                      <w:t xml:space="preserve"> </w:t>
                    </w:r>
                    <w:proofErr w:type="spellStart"/>
                    <w:r w:rsidRPr="00D74A6D">
                      <w:rPr>
                        <w:lang w:val="en-GB"/>
                      </w:rPr>
                      <w:t>bırakılır</w:t>
                    </w:r>
                    <w:proofErr w:type="spellEnd"/>
                    <w:r w:rsidRPr="00D74A6D">
                      <w:rPr>
                        <w:lang w:val="en-GB"/>
                      </w:rPr>
                      <w:t>.</w:t>
                    </w:r>
                  </w:p>
                  <w:p w14:paraId="12EF16BB" w14:textId="77777777" w:rsidR="006B59FB" w:rsidRDefault="006B59FB" w:rsidP="00D362AE">
                    <w:proofErr w:type="spellStart"/>
                    <w:r>
                      <w:rPr>
                        <w:lang w:val="en-GB"/>
                      </w:rPr>
                      <w:t>Kısaltma</w:t>
                    </w:r>
                    <w:proofErr w:type="spellEnd"/>
                    <w:r>
                      <w:rPr>
                        <w:lang w:val="en-GB"/>
                      </w:rPr>
                      <w:t xml:space="preserve"> </w:t>
                    </w:r>
                    <w:proofErr w:type="spellStart"/>
                    <w:r>
                      <w:rPr>
                        <w:lang w:val="en-GB"/>
                      </w:rPr>
                      <w:t>koyu</w:t>
                    </w:r>
                    <w:proofErr w:type="spellEnd"/>
                    <w:r>
                      <w:rPr>
                        <w:lang w:val="en-GB"/>
                      </w:rPr>
                      <w:t xml:space="preserve">, </w:t>
                    </w:r>
                    <w:proofErr w:type="spellStart"/>
                    <w:r>
                      <w:rPr>
                        <w:lang w:val="en-GB"/>
                      </w:rPr>
                      <w:t>açıklama</w:t>
                    </w:r>
                    <w:proofErr w:type="spellEnd"/>
                    <w:r>
                      <w:rPr>
                        <w:lang w:val="en-GB"/>
                      </w:rPr>
                      <w:t xml:space="preserve"> normal </w:t>
                    </w:r>
                    <w:proofErr w:type="spellStart"/>
                    <w:r>
                      <w:rPr>
                        <w:lang w:val="en-GB"/>
                      </w:rPr>
                      <w:t>yazılır</w:t>
                    </w:r>
                    <w:proofErr w:type="spellEnd"/>
                    <w:r>
                      <w:rPr>
                        <w:lang w:val="en-GB"/>
                      </w:rPr>
                      <w:t>.</w:t>
                    </w:r>
                  </w:p>
                  <w:p w14:paraId="7947BB74" w14:textId="77777777" w:rsidR="006B59FB" w:rsidRPr="00480905" w:rsidRDefault="006B59FB" w:rsidP="00D362AE">
                    <w:pPr>
                      <w:rPr>
                        <w:b/>
                        <w:color w:val="FF0000"/>
                      </w:rPr>
                    </w:pPr>
                    <w:r w:rsidRPr="00480905">
                      <w:rPr>
                        <w:b/>
                        <w:color w:val="FF0000"/>
                      </w:rPr>
                      <w:t>Bu bir nottur, çıktı almadan önce siliniz.</w:t>
                    </w:r>
                  </w:p>
                  <w:p w14:paraId="4FEF41D5" w14:textId="77777777" w:rsidR="006B59FB" w:rsidRDefault="006B59FB" w:rsidP="00D362AE"/>
                  <w:p w14:paraId="28BD696A" w14:textId="77777777" w:rsidR="006B59FB" w:rsidRDefault="006B59FB" w:rsidP="00D362AE"/>
                  <w:p w14:paraId="0581C39B" w14:textId="77777777" w:rsidR="006B59FB" w:rsidRPr="0011671A" w:rsidRDefault="006B59FB" w:rsidP="00D362AE">
                    <w:pPr>
                      <w:rPr>
                        <w:sz w:val="22"/>
                        <w:szCs w:val="22"/>
                        <w:lang w:val="en-GB"/>
                      </w:rPr>
                    </w:pPr>
                    <w:r w:rsidRPr="0011671A">
                      <w:rPr>
                        <w:sz w:val="22"/>
                        <w:szCs w:val="22"/>
                        <w:lang w:val="en-GB"/>
                      </w:rPr>
                      <w:t>KISALTMALAR</w:t>
                    </w:r>
                  </w:p>
                  <w:p w14:paraId="5E39B858" w14:textId="77777777" w:rsidR="006B59FB" w:rsidRDefault="006B59FB" w:rsidP="00D362AE">
                    <w:pPr>
                      <w:rPr>
                        <w:lang w:val="en-GB"/>
                      </w:rPr>
                    </w:pPr>
                    <w:proofErr w:type="spellStart"/>
                    <w:r w:rsidRPr="00D74A6D">
                      <w:rPr>
                        <w:lang w:val="en-GB"/>
                      </w:rPr>
                      <w:t>hazırlanırken</w:t>
                    </w:r>
                    <w:proofErr w:type="spellEnd"/>
                    <w:r w:rsidRPr="00D74A6D">
                      <w:rPr>
                        <w:lang w:val="en-GB"/>
                      </w:rPr>
                      <w:t xml:space="preserve"> 1 </w:t>
                    </w:r>
                    <w:proofErr w:type="spellStart"/>
                    <w:r w:rsidRPr="00D74A6D">
                      <w:rPr>
                        <w:lang w:val="en-GB"/>
                      </w:rPr>
                      <w:t>satır</w:t>
                    </w:r>
                    <w:proofErr w:type="spellEnd"/>
                    <w:r w:rsidRPr="00D74A6D">
                      <w:rPr>
                        <w:lang w:val="en-GB"/>
                      </w:rPr>
                      <w:t xml:space="preserve"> </w:t>
                    </w:r>
                    <w:proofErr w:type="spellStart"/>
                    <w:r w:rsidRPr="00D74A6D">
                      <w:rPr>
                        <w:lang w:val="en-GB"/>
                      </w:rPr>
                      <w:t>boşluk</w:t>
                    </w:r>
                    <w:proofErr w:type="spellEnd"/>
                    <w:r w:rsidRPr="00D74A6D">
                      <w:rPr>
                        <w:lang w:val="en-GB"/>
                      </w:rPr>
                      <w:t xml:space="preserve"> </w:t>
                    </w:r>
                    <w:proofErr w:type="spellStart"/>
                    <w:r w:rsidRPr="00D74A6D">
                      <w:rPr>
                        <w:lang w:val="en-GB"/>
                      </w:rPr>
                      <w:t>bırakılır</w:t>
                    </w:r>
                    <w:proofErr w:type="spellEnd"/>
                    <w:r w:rsidRPr="00D74A6D">
                      <w:rPr>
                        <w:lang w:val="en-GB"/>
                      </w:rPr>
                      <w:t>.</w:t>
                    </w:r>
                  </w:p>
                  <w:p w14:paraId="6761FA28" w14:textId="77777777" w:rsidR="006B59FB" w:rsidRDefault="006B59FB" w:rsidP="00D362AE">
                    <w:proofErr w:type="spellStart"/>
                    <w:r>
                      <w:rPr>
                        <w:lang w:val="en-GB"/>
                      </w:rPr>
                      <w:t>Kısaltma</w:t>
                    </w:r>
                    <w:proofErr w:type="spellEnd"/>
                    <w:r>
                      <w:rPr>
                        <w:lang w:val="en-GB"/>
                      </w:rPr>
                      <w:t xml:space="preserve"> </w:t>
                    </w:r>
                    <w:proofErr w:type="spellStart"/>
                    <w:r>
                      <w:rPr>
                        <w:lang w:val="en-GB"/>
                      </w:rPr>
                      <w:t>koyu</w:t>
                    </w:r>
                    <w:proofErr w:type="spellEnd"/>
                    <w:r>
                      <w:rPr>
                        <w:lang w:val="en-GB"/>
                      </w:rPr>
                      <w:t xml:space="preserve">, </w:t>
                    </w:r>
                    <w:proofErr w:type="spellStart"/>
                    <w:r>
                      <w:rPr>
                        <w:lang w:val="en-GB"/>
                      </w:rPr>
                      <w:t>açıklama</w:t>
                    </w:r>
                    <w:proofErr w:type="spellEnd"/>
                    <w:r>
                      <w:rPr>
                        <w:lang w:val="en-GB"/>
                      </w:rPr>
                      <w:t xml:space="preserve"> normal </w:t>
                    </w:r>
                    <w:proofErr w:type="spellStart"/>
                    <w:r>
                      <w:rPr>
                        <w:lang w:val="en-GB"/>
                      </w:rPr>
                      <w:t>yazılır</w:t>
                    </w:r>
                    <w:proofErr w:type="spellEnd"/>
                    <w:r>
                      <w:rPr>
                        <w:lang w:val="en-GB"/>
                      </w:rPr>
                      <w:t>.</w:t>
                    </w:r>
                  </w:p>
                  <w:p w14:paraId="34C6C9D7" w14:textId="77777777" w:rsidR="006B59FB" w:rsidRPr="00480905" w:rsidRDefault="006B59FB" w:rsidP="00D362AE">
                    <w:pPr>
                      <w:rPr>
                        <w:b/>
                        <w:color w:val="FF0000"/>
                      </w:rPr>
                    </w:pPr>
                    <w:r w:rsidRPr="00480905">
                      <w:rPr>
                        <w:b/>
                        <w:color w:val="FF0000"/>
                      </w:rPr>
                      <w:t>Bu bir nottur, çıktı almadan önce siliniz.</w:t>
                    </w:r>
                  </w:p>
                  <w:p w14:paraId="493A19DE" w14:textId="77777777" w:rsidR="006B59FB" w:rsidRDefault="006B59FB" w:rsidP="00D362AE"/>
                </w:txbxContent>
              </v:textbox>
            </v:shape>
            <v:line id="Line 247" o:spid="_x0000_s2099" style="position:absolute;flip:x;visibility:visible;mso-wrap-style:square" from="3762,7358" to="4788,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EF470AAADbAAAADwAAAGRycy9kb3ducmV2LnhtbERPuwrCMBTdBf8hXMFNUx1EqlFEUZwE&#10;H1Dcrs21rTY3tYla/94MguPhvKfzxpTiRbUrLCsY9CMQxKnVBWcKTsd1bwzCeWSNpWVS8CEH81m7&#10;NcVY2zfv6XXwmQgh7GJUkHtfxVK6NCeDrm8r4sBdbW3QB1hnUtf4DuGmlMMoGkmDBYeGHCta5pTe&#10;D0+jYHhN9o9dhWe5uUS380gnXq8SpbqdZjEB4anxf/HPvdUKxmF9+BJ+gJ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UxBeO9AAAA2wAAAA8AAAAAAAAAAAAAAAAAoQIA&#10;AGRycy9kb3ducmV2LnhtbFBLBQYAAAAABAAEAPkAAACLAwAAAAA=&#10;" strokecolor="red">
              <v:stroke endarrow="block"/>
            </v:line>
          </v:group>
        </w:pict>
      </w:r>
    </w:p>
    <w:p w14:paraId="70189D63" w14:textId="77777777" w:rsidR="0027536C" w:rsidRPr="003B779E" w:rsidRDefault="007F305E" w:rsidP="0027536C">
      <w:pPr>
        <w:jc w:val="center"/>
        <w:sectPr w:rsidR="0027536C" w:rsidRPr="003B779E" w:rsidSect="0071176B">
          <w:footerReference w:type="even" r:id="rId23"/>
          <w:footerReference w:type="default" r:id="rId24"/>
          <w:pgSz w:w="11906" w:h="16838"/>
          <w:pgMar w:top="1418" w:right="1418" w:bottom="1418" w:left="2268" w:header="709" w:footer="709" w:gutter="0"/>
          <w:pgNumType w:fmt="lowerRoman"/>
          <w:cols w:space="708"/>
          <w:docGrid w:linePitch="360"/>
        </w:sectPr>
      </w:pPr>
      <w:r>
        <w:pict w14:anchorId="392ED17D">
          <v:group id="_x0000_s2100" style="position:absolute;left:0;text-align:left;margin-left:117.05pt;margin-top:432.75pt;width:229.7pt;height:163.25pt;z-index:251888128" coordorigin="4449,12320" coordsize="4594,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">
            <v:shape id="AutoShape 453" o:spid="_x0000_s2101" type="#_x0000_t186" style="position:absolute;left:4449;top:12320;width:4594;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ZkwsEA&#10;AADbAAAADwAAAGRycy9kb3ducmV2LnhtbESPwW7CMBBE75X4B2uRuBUHmlYQMCgCUXEt5QOWeEkC&#10;8TqyXTB/jytV6nE0M280y3U0nbiR861lBZNxBoK4srrlWsHxe/c6A+EDssbOMil4kIf1avCyxELb&#10;O3/R7RBqkSDsC1TQhNAXUvqqIYN+bHvi5J2tMxiSdLXUDu8Jbjo5zbIPabDltNBgT5uGquvhxyiY&#10;4+WzLN3pfRNlfox6tt3nYavUaBjLBYhAMfyH/9p7reAth9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ZMLBAAAA2wAAAA8AAAAAAAAAAAAAAAAAmAIAAGRycy9kb3du&#10;cmV2LnhtbFBLBQYAAAAABAAEAPUAAACGAwAAAAA=&#10;" filled="t" fillcolor="#ff9" strokecolor="red">
              <v:textbox>
                <w:txbxContent>
                  <w:p w14:paraId="5CA95C9E" w14:textId="77777777" w:rsidR="006B59FB" w:rsidRDefault="006B59FB" w:rsidP="0027536C">
                    <w:pPr>
                      <w:jc w:val="both"/>
                    </w:pPr>
                    <w:r>
                      <w:t xml:space="preserve">Giriş bölümü tek numaralı (1.) sayfadan başlaması gerekmektedir. </w:t>
                    </w:r>
                    <w:r w:rsidRPr="00DF0E32">
                      <w:t>Bu nedenle çift numaralı olan bu sayfayı boş bıraktık.</w:t>
                    </w:r>
                  </w:p>
                  <w:p w14:paraId="6852F63C" w14:textId="77777777" w:rsidR="006B59FB" w:rsidRDefault="006B59FB" w:rsidP="0027536C"/>
                  <w:p w14:paraId="51BD37A9" w14:textId="77777777" w:rsidR="006B59FB" w:rsidRPr="00480905" w:rsidRDefault="006B59FB" w:rsidP="0027536C">
                    <w:pPr>
                      <w:rPr>
                        <w:b/>
                        <w:color w:val="FF0000"/>
                      </w:rPr>
                    </w:pPr>
                    <w:r w:rsidRPr="00480905">
                      <w:rPr>
                        <w:b/>
                        <w:color w:val="FF0000"/>
                      </w:rPr>
                      <w:t>Bu bir nottur, çıktı almadan önce siliniz.</w:t>
                    </w:r>
                  </w:p>
                </w:txbxContent>
              </v:textbox>
            </v:shape>
            <v:shape id="AutoShape 675" o:spid="_x0000_s2102" type="#_x0000_t32" style="position:absolute;left:6300;top:14730;width:150;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HgQcQAAADbAAAADwAAAGRycy9kb3ducmV2LnhtbESPT4vCMBTE78J+h/AW9qap6x+WahRx&#10;kaqHhXUFr4/m2RSbl9LE2v32RhA8DjPzG2a+7GwlWmp86VjBcJCAIM6dLrlQcPzb9L9A+ICssXJM&#10;Cv7Jw3Lx1ptjqt2Nf6k9hEJECPsUFZgQ6lRKnxuy6AeuJo7e2TUWQ5RNIXWDtwi3lfxMkqm0WHJc&#10;MFjT2lB+OVytgt23n/h2vBtm+9HPOZvus7I2J6U+3rvVDESgLrzCz/ZWKxh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eBBxAAAANsAAAAPAAAAAAAAAAAA&#10;AAAAAKECAABkcnMvZG93bnJldi54bWxQSwUGAAAAAAQABAD5AAAAkgMAAAAA&#10;" strokecolor="red">
              <v:stroke endarrow="block"/>
            </v:shape>
          </v:group>
        </w:pict>
      </w:r>
    </w:p>
    <w:p w14:paraId="7B5AC46A" w14:textId="77777777" w:rsidR="00DB0137" w:rsidRDefault="00DB0137" w:rsidP="00DB0137">
      <w:pPr>
        <w:spacing w:before="1440" w:after="360"/>
        <w:jc w:val="center"/>
        <w:rPr>
          <w:b/>
          <w:lang w:val="en-US"/>
        </w:rPr>
      </w:pPr>
      <w:r>
        <w:rPr>
          <w:b/>
          <w:lang w:val="en-US"/>
        </w:rPr>
        <w:lastRenderedPageBreak/>
        <w:t>SEMBOL</w:t>
      </w:r>
      <w:r w:rsidRPr="00DF2899">
        <w:rPr>
          <w:b/>
          <w:lang w:val="en-US"/>
        </w:rPr>
        <w:t xml:space="preserve"> LİSTESİ</w:t>
      </w:r>
    </w:p>
    <w:p w14:paraId="642E149C" w14:textId="77777777" w:rsidR="00DB0137" w:rsidRDefault="00DB0137" w:rsidP="00DB0137">
      <w:pPr>
        <w:spacing w:before="360" w:after="360"/>
        <w:rPr>
          <w:lang w:val="en-US"/>
        </w:rPr>
      </w:pPr>
      <w:r w:rsidRPr="00AD6ACD">
        <w:rPr>
          <w:lang w:val="en-US"/>
        </w:rPr>
        <w:t>Bu çalışmada kullanılmış olan simgeler açıklamaları ile birlikte aşağıda sunulmuştur.</w:t>
      </w:r>
    </w:p>
    <w:p w14:paraId="56D9997C" w14:textId="77777777" w:rsidR="00DB0137" w:rsidRPr="00AD6ACD" w:rsidRDefault="00DB0137" w:rsidP="00DB0137">
      <w:pPr>
        <w:spacing w:before="360" w:after="360"/>
        <w:rPr>
          <w:lang w:val="en-US"/>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266"/>
        <w:gridCol w:w="1649"/>
        <w:gridCol w:w="2722"/>
        <w:gridCol w:w="193"/>
      </w:tblGrid>
      <w:tr w:rsidR="00DB0137" w:rsidRPr="00AD6ACD" w14:paraId="35DD095B" w14:textId="77777777" w:rsidTr="00783B32">
        <w:trPr>
          <w:gridAfter w:val="1"/>
          <w:wAfter w:w="193" w:type="dxa"/>
          <w:trHeight w:val="107"/>
        </w:trPr>
        <w:tc>
          <w:tcPr>
            <w:tcW w:w="1266" w:type="dxa"/>
          </w:tcPr>
          <w:p w14:paraId="74E20AB4" w14:textId="77777777" w:rsidR="00DB0137" w:rsidRPr="00AD6ACD" w:rsidRDefault="00DB0137" w:rsidP="00783B32">
            <w:pPr>
              <w:tabs>
                <w:tab w:val="left" w:pos="7230"/>
              </w:tabs>
              <w:rPr>
                <w:b/>
              </w:rPr>
            </w:pPr>
            <w:r w:rsidRPr="00AD6ACD">
              <w:rPr>
                <w:b/>
                <w:bCs/>
              </w:rPr>
              <w:t xml:space="preserve">Simgeler </w:t>
            </w:r>
          </w:p>
        </w:tc>
        <w:tc>
          <w:tcPr>
            <w:tcW w:w="4371" w:type="dxa"/>
            <w:gridSpan w:val="2"/>
          </w:tcPr>
          <w:p w14:paraId="1EC1815F" w14:textId="77777777" w:rsidR="00DB0137" w:rsidRDefault="00DB0137" w:rsidP="00783B32">
            <w:pPr>
              <w:tabs>
                <w:tab w:val="left" w:pos="7230"/>
              </w:tabs>
              <w:jc w:val="center"/>
              <w:rPr>
                <w:b/>
                <w:bCs/>
              </w:rPr>
            </w:pPr>
            <w:r w:rsidRPr="00AD6ACD">
              <w:rPr>
                <w:b/>
                <w:bCs/>
              </w:rPr>
              <w:t>Açıklama</w:t>
            </w:r>
          </w:p>
          <w:p w14:paraId="008CD53C" w14:textId="77777777" w:rsidR="00DB0137" w:rsidRPr="00AD6ACD" w:rsidRDefault="00DB0137" w:rsidP="00783B32">
            <w:pPr>
              <w:tabs>
                <w:tab w:val="left" w:pos="7230"/>
              </w:tabs>
              <w:jc w:val="center"/>
              <w:rPr>
                <w:b/>
              </w:rPr>
            </w:pPr>
          </w:p>
        </w:tc>
      </w:tr>
      <w:tr w:rsidR="00DB0137" w14:paraId="6AB5CB20" w14:textId="77777777" w:rsidTr="00783B32">
        <w:trPr>
          <w:trHeight w:val="109"/>
        </w:trPr>
        <w:tc>
          <w:tcPr>
            <w:tcW w:w="2915" w:type="dxa"/>
            <w:gridSpan w:val="2"/>
          </w:tcPr>
          <w:p w14:paraId="7BBCC87D" w14:textId="232EB90C" w:rsidR="00683142" w:rsidRDefault="00DB0137" w:rsidP="00783B32">
            <w:pPr>
              <w:pStyle w:val="Default"/>
              <w:rPr>
                <w:sz w:val="23"/>
                <w:szCs w:val="23"/>
              </w:rPr>
            </w:pPr>
            <w:r>
              <w:rPr>
                <w:sz w:val="23"/>
                <w:szCs w:val="23"/>
              </w:rPr>
              <w:t>c</w:t>
            </w:r>
          </w:p>
        </w:tc>
        <w:tc>
          <w:tcPr>
            <w:tcW w:w="2915" w:type="dxa"/>
            <w:gridSpan w:val="2"/>
          </w:tcPr>
          <w:p w14:paraId="14646650" w14:textId="3E88DA62" w:rsidR="0076239C" w:rsidRDefault="00DB0137" w:rsidP="00783B32">
            <w:pPr>
              <w:pStyle w:val="Default"/>
              <w:rPr>
                <w:sz w:val="23"/>
                <w:szCs w:val="23"/>
              </w:rPr>
            </w:pPr>
            <w:proofErr w:type="spellStart"/>
            <w:r>
              <w:rPr>
                <w:sz w:val="23"/>
                <w:szCs w:val="23"/>
              </w:rPr>
              <w:t>Seshızı</w:t>
            </w:r>
            <w:proofErr w:type="spellEnd"/>
          </w:p>
        </w:tc>
      </w:tr>
      <w:tr w:rsidR="00DB0137" w14:paraId="1668665D" w14:textId="77777777" w:rsidTr="00783B32">
        <w:trPr>
          <w:trHeight w:val="116"/>
        </w:trPr>
        <w:tc>
          <w:tcPr>
            <w:tcW w:w="2915" w:type="dxa"/>
            <w:gridSpan w:val="2"/>
          </w:tcPr>
          <w:p w14:paraId="5B3E7014" w14:textId="77777777" w:rsidR="00DB0137" w:rsidRDefault="00DB0137" w:rsidP="00783B32">
            <w:pPr>
              <w:pStyle w:val="Default"/>
              <w:rPr>
                <w:sz w:val="23"/>
                <w:szCs w:val="23"/>
              </w:rPr>
            </w:pPr>
            <w:r>
              <w:rPr>
                <w:sz w:val="23"/>
                <w:szCs w:val="23"/>
              </w:rPr>
              <w:t>c</w:t>
            </w:r>
            <w:r w:rsidRPr="00AD6ACD">
              <w:rPr>
                <w:sz w:val="23"/>
                <w:szCs w:val="23"/>
                <w:vertAlign w:val="subscript"/>
              </w:rPr>
              <w:t>p</w:t>
            </w:r>
          </w:p>
        </w:tc>
        <w:tc>
          <w:tcPr>
            <w:tcW w:w="2915" w:type="dxa"/>
            <w:gridSpan w:val="2"/>
          </w:tcPr>
          <w:p w14:paraId="055E86DC" w14:textId="77777777" w:rsidR="00DB0137" w:rsidRDefault="00DB0137" w:rsidP="00783B32">
            <w:pPr>
              <w:pStyle w:val="Default"/>
              <w:rPr>
                <w:sz w:val="23"/>
                <w:szCs w:val="23"/>
              </w:rPr>
            </w:pPr>
            <w:proofErr w:type="spellStart"/>
            <w:r>
              <w:rPr>
                <w:sz w:val="23"/>
                <w:szCs w:val="23"/>
              </w:rPr>
              <w:t>Sabitbasınçtaözgülısı</w:t>
            </w:r>
            <w:proofErr w:type="spellEnd"/>
          </w:p>
        </w:tc>
      </w:tr>
      <w:tr w:rsidR="00DB0137" w14:paraId="7DB2DDAB" w14:textId="77777777" w:rsidTr="00783B32">
        <w:trPr>
          <w:trHeight w:val="116"/>
        </w:trPr>
        <w:tc>
          <w:tcPr>
            <w:tcW w:w="2915" w:type="dxa"/>
            <w:gridSpan w:val="2"/>
          </w:tcPr>
          <w:p w14:paraId="3E2BB95B" w14:textId="77777777" w:rsidR="00DB0137" w:rsidRDefault="00DB0137" w:rsidP="00783B32">
            <w:pPr>
              <w:pStyle w:val="Default"/>
              <w:rPr>
                <w:sz w:val="23"/>
                <w:szCs w:val="23"/>
              </w:rPr>
            </w:pPr>
            <w:r>
              <w:rPr>
                <w:sz w:val="23"/>
                <w:szCs w:val="23"/>
              </w:rPr>
              <w:t>c</w:t>
            </w:r>
            <w:r w:rsidRPr="00AD6ACD">
              <w:rPr>
                <w:sz w:val="23"/>
                <w:szCs w:val="23"/>
                <w:vertAlign w:val="subscript"/>
              </w:rPr>
              <w:t>v</w:t>
            </w:r>
          </w:p>
        </w:tc>
        <w:tc>
          <w:tcPr>
            <w:tcW w:w="2915" w:type="dxa"/>
            <w:gridSpan w:val="2"/>
          </w:tcPr>
          <w:p w14:paraId="2E729B0C" w14:textId="77777777" w:rsidR="00DB0137" w:rsidRDefault="00DB0137" w:rsidP="00783B32">
            <w:pPr>
              <w:pStyle w:val="Default"/>
              <w:rPr>
                <w:sz w:val="23"/>
                <w:szCs w:val="23"/>
              </w:rPr>
            </w:pPr>
            <w:proofErr w:type="spellStart"/>
            <w:r>
              <w:rPr>
                <w:sz w:val="23"/>
                <w:szCs w:val="23"/>
              </w:rPr>
              <w:t>Sabithacimdeözgülısı</w:t>
            </w:r>
            <w:proofErr w:type="spellEnd"/>
          </w:p>
        </w:tc>
      </w:tr>
      <w:tr w:rsidR="00DB0137" w14:paraId="0BAA7DEE" w14:textId="77777777" w:rsidTr="00783B32">
        <w:trPr>
          <w:trHeight w:val="109"/>
        </w:trPr>
        <w:tc>
          <w:tcPr>
            <w:tcW w:w="2915" w:type="dxa"/>
            <w:gridSpan w:val="2"/>
          </w:tcPr>
          <w:p w14:paraId="51EEDFCF" w14:textId="77777777" w:rsidR="00DB0137" w:rsidRDefault="00DB0137" w:rsidP="00783B32">
            <w:pPr>
              <w:pStyle w:val="Default"/>
              <w:rPr>
                <w:sz w:val="23"/>
                <w:szCs w:val="23"/>
              </w:rPr>
            </w:pPr>
            <w:r>
              <w:rPr>
                <w:sz w:val="23"/>
                <w:szCs w:val="23"/>
              </w:rPr>
              <w:t xml:space="preserve">E </w:t>
            </w:r>
          </w:p>
        </w:tc>
        <w:tc>
          <w:tcPr>
            <w:tcW w:w="2915" w:type="dxa"/>
            <w:gridSpan w:val="2"/>
          </w:tcPr>
          <w:p w14:paraId="540CD73F" w14:textId="77777777" w:rsidR="00DB0137" w:rsidRDefault="00DB0137" w:rsidP="00783B32">
            <w:pPr>
              <w:pStyle w:val="Default"/>
              <w:rPr>
                <w:sz w:val="23"/>
                <w:szCs w:val="23"/>
              </w:rPr>
            </w:pPr>
            <w:proofErr w:type="spellStart"/>
            <w:r>
              <w:rPr>
                <w:sz w:val="23"/>
                <w:szCs w:val="23"/>
              </w:rPr>
              <w:t>Toplamenerji</w:t>
            </w:r>
            <w:proofErr w:type="spellEnd"/>
          </w:p>
        </w:tc>
      </w:tr>
      <w:tr w:rsidR="00DB0137" w14:paraId="044604DB" w14:textId="77777777" w:rsidTr="00783B32">
        <w:trPr>
          <w:trHeight w:val="247"/>
        </w:trPr>
        <w:tc>
          <w:tcPr>
            <w:tcW w:w="2915" w:type="dxa"/>
            <w:gridSpan w:val="2"/>
          </w:tcPr>
          <w:p w14:paraId="26ADD879" w14:textId="77777777" w:rsidR="00DB0137" w:rsidRDefault="00DB0137" w:rsidP="00783B32">
            <w:pPr>
              <w:pStyle w:val="Default"/>
              <w:rPr>
                <w:sz w:val="23"/>
                <w:szCs w:val="23"/>
              </w:rPr>
            </w:pPr>
            <w:r>
              <w:rPr>
                <w:sz w:val="23"/>
                <w:szCs w:val="23"/>
              </w:rPr>
              <w:t xml:space="preserve">f </w:t>
            </w:r>
          </w:p>
          <w:p w14:paraId="76565898" w14:textId="77777777" w:rsidR="00DB0137" w:rsidRDefault="00DB0137" w:rsidP="00783B32">
            <w:pPr>
              <w:pStyle w:val="Default"/>
              <w:rPr>
                <w:sz w:val="23"/>
                <w:szCs w:val="23"/>
              </w:rPr>
            </w:pPr>
            <w:r>
              <w:rPr>
                <w:sz w:val="23"/>
                <w:szCs w:val="23"/>
              </w:rPr>
              <w:t xml:space="preserve">h </w:t>
            </w:r>
          </w:p>
        </w:tc>
        <w:tc>
          <w:tcPr>
            <w:tcW w:w="2915" w:type="dxa"/>
            <w:gridSpan w:val="2"/>
          </w:tcPr>
          <w:p w14:paraId="6991B9B9" w14:textId="77777777" w:rsidR="00DB0137" w:rsidRDefault="00DB0137" w:rsidP="00783B32">
            <w:pPr>
              <w:pStyle w:val="Default"/>
              <w:rPr>
                <w:sz w:val="23"/>
                <w:szCs w:val="23"/>
              </w:rPr>
            </w:pPr>
            <w:proofErr w:type="spellStart"/>
            <w:r>
              <w:rPr>
                <w:sz w:val="23"/>
                <w:szCs w:val="23"/>
              </w:rPr>
              <w:t>Frekans</w:t>
            </w:r>
            <w:proofErr w:type="spellEnd"/>
          </w:p>
          <w:p w14:paraId="168EEDD0" w14:textId="77777777" w:rsidR="00DB0137" w:rsidRDefault="00DB0137" w:rsidP="00783B32">
            <w:pPr>
              <w:pStyle w:val="Default"/>
              <w:rPr>
                <w:sz w:val="23"/>
                <w:szCs w:val="23"/>
              </w:rPr>
            </w:pPr>
            <w:proofErr w:type="spellStart"/>
            <w:r>
              <w:rPr>
                <w:sz w:val="23"/>
                <w:szCs w:val="23"/>
              </w:rPr>
              <w:t>Isı</w:t>
            </w:r>
            <w:proofErr w:type="spellEnd"/>
            <w:r>
              <w:rPr>
                <w:sz w:val="23"/>
                <w:szCs w:val="23"/>
              </w:rPr>
              <w:t xml:space="preserve"> </w:t>
            </w:r>
            <w:proofErr w:type="spellStart"/>
            <w:r>
              <w:rPr>
                <w:sz w:val="23"/>
                <w:szCs w:val="23"/>
              </w:rPr>
              <w:t>aktarımıkatsayısı</w:t>
            </w:r>
            <w:proofErr w:type="spellEnd"/>
          </w:p>
        </w:tc>
      </w:tr>
      <w:tr w:rsidR="00DB0137" w14:paraId="318A7678" w14:textId="77777777" w:rsidTr="00783B32">
        <w:trPr>
          <w:trHeight w:val="109"/>
        </w:trPr>
        <w:tc>
          <w:tcPr>
            <w:tcW w:w="2915" w:type="dxa"/>
            <w:gridSpan w:val="2"/>
          </w:tcPr>
          <w:p w14:paraId="6BBF58B0" w14:textId="77777777" w:rsidR="00DB0137" w:rsidRDefault="00DB0137" w:rsidP="00783B32">
            <w:pPr>
              <w:pStyle w:val="Default"/>
              <w:rPr>
                <w:sz w:val="23"/>
                <w:szCs w:val="23"/>
              </w:rPr>
            </w:pPr>
            <w:r>
              <w:rPr>
                <w:sz w:val="23"/>
                <w:szCs w:val="23"/>
              </w:rPr>
              <w:t xml:space="preserve">H </w:t>
            </w:r>
          </w:p>
          <w:p w14:paraId="0D34F331" w14:textId="518FDFF8" w:rsidR="0052142A" w:rsidRDefault="0052142A" w:rsidP="00783B32">
            <w:pPr>
              <w:pStyle w:val="Default"/>
              <w:rPr>
                <w:sz w:val="23"/>
                <w:szCs w:val="23"/>
              </w:rPr>
            </w:pPr>
            <w:proofErr w:type="spellStart"/>
            <w:r>
              <w:rPr>
                <w:sz w:val="23"/>
                <w:szCs w:val="23"/>
              </w:rPr>
              <w:t>Hc</w:t>
            </w:r>
            <w:proofErr w:type="spellEnd"/>
          </w:p>
        </w:tc>
        <w:tc>
          <w:tcPr>
            <w:tcW w:w="2915" w:type="dxa"/>
            <w:gridSpan w:val="2"/>
          </w:tcPr>
          <w:p w14:paraId="0A99ACDF" w14:textId="77777777" w:rsidR="00DB0137" w:rsidRDefault="00DB0137" w:rsidP="00783B32">
            <w:pPr>
              <w:pStyle w:val="Default"/>
              <w:rPr>
                <w:sz w:val="23"/>
                <w:szCs w:val="23"/>
              </w:rPr>
            </w:pPr>
            <w:proofErr w:type="spellStart"/>
            <w:r>
              <w:rPr>
                <w:sz w:val="23"/>
                <w:szCs w:val="23"/>
              </w:rPr>
              <w:t>Kapalı</w:t>
            </w:r>
            <w:proofErr w:type="spellEnd"/>
            <w:r w:rsidR="00B70889">
              <w:rPr>
                <w:sz w:val="23"/>
                <w:szCs w:val="23"/>
              </w:rPr>
              <w:t xml:space="preserve"> alanine </w:t>
            </w:r>
            <w:proofErr w:type="spellStart"/>
            <w:r>
              <w:rPr>
                <w:sz w:val="23"/>
                <w:szCs w:val="23"/>
              </w:rPr>
              <w:t>yüksekliği</w:t>
            </w:r>
            <w:proofErr w:type="spellEnd"/>
          </w:p>
          <w:p w14:paraId="43626A07" w14:textId="5020A64A" w:rsidR="0052142A" w:rsidRDefault="0052142A" w:rsidP="00783B32">
            <w:pPr>
              <w:pStyle w:val="Default"/>
              <w:rPr>
                <w:sz w:val="23"/>
                <w:szCs w:val="23"/>
              </w:rPr>
            </w:pPr>
            <w:proofErr w:type="spellStart"/>
            <w:r>
              <w:rPr>
                <w:sz w:val="23"/>
                <w:szCs w:val="23"/>
              </w:rPr>
              <w:t>Kritik</w:t>
            </w:r>
            <w:proofErr w:type="spellEnd"/>
            <w:r>
              <w:rPr>
                <w:sz w:val="23"/>
                <w:szCs w:val="23"/>
              </w:rPr>
              <w:t xml:space="preserve"> </w:t>
            </w:r>
            <w:proofErr w:type="spellStart"/>
            <w:r>
              <w:rPr>
                <w:sz w:val="23"/>
                <w:szCs w:val="23"/>
              </w:rPr>
              <w:t>Manyetik</w:t>
            </w:r>
            <w:proofErr w:type="spellEnd"/>
            <w:r>
              <w:rPr>
                <w:sz w:val="23"/>
                <w:szCs w:val="23"/>
              </w:rPr>
              <w:t xml:space="preserve"> Alan</w:t>
            </w:r>
          </w:p>
        </w:tc>
      </w:tr>
      <w:tr w:rsidR="00DB0137" w14:paraId="7C3EBBA2" w14:textId="77777777" w:rsidTr="00783B32">
        <w:trPr>
          <w:trHeight w:val="109"/>
        </w:trPr>
        <w:tc>
          <w:tcPr>
            <w:tcW w:w="2915" w:type="dxa"/>
            <w:gridSpan w:val="2"/>
          </w:tcPr>
          <w:p w14:paraId="27EFB0F6" w14:textId="77777777" w:rsidR="00DB0137" w:rsidRDefault="00DB0137" w:rsidP="00783B32">
            <w:pPr>
              <w:pStyle w:val="Default"/>
              <w:rPr>
                <w:sz w:val="23"/>
                <w:szCs w:val="23"/>
              </w:rPr>
            </w:pPr>
            <w:r>
              <w:rPr>
                <w:sz w:val="23"/>
                <w:szCs w:val="23"/>
              </w:rPr>
              <w:t xml:space="preserve">k </w:t>
            </w:r>
          </w:p>
        </w:tc>
        <w:tc>
          <w:tcPr>
            <w:tcW w:w="2915" w:type="dxa"/>
            <w:gridSpan w:val="2"/>
          </w:tcPr>
          <w:p w14:paraId="31649F44" w14:textId="77777777" w:rsidR="00DB0137" w:rsidRDefault="00DB0137" w:rsidP="00783B32">
            <w:pPr>
              <w:pStyle w:val="Default"/>
              <w:rPr>
                <w:sz w:val="23"/>
                <w:szCs w:val="23"/>
              </w:rPr>
            </w:pPr>
            <w:proofErr w:type="spellStart"/>
            <w:r>
              <w:rPr>
                <w:sz w:val="23"/>
                <w:szCs w:val="23"/>
              </w:rPr>
              <w:t>Isıliletimkatsayısı</w:t>
            </w:r>
            <w:proofErr w:type="spellEnd"/>
          </w:p>
        </w:tc>
      </w:tr>
      <w:tr w:rsidR="00DB0137" w14:paraId="2D50D6BA" w14:textId="77777777" w:rsidTr="00783B32">
        <w:trPr>
          <w:trHeight w:val="109"/>
        </w:trPr>
        <w:tc>
          <w:tcPr>
            <w:tcW w:w="2915" w:type="dxa"/>
            <w:gridSpan w:val="2"/>
          </w:tcPr>
          <w:p w14:paraId="0DB11E15" w14:textId="77777777" w:rsidR="00DB0137" w:rsidRDefault="00DB0137" w:rsidP="00783B32">
            <w:pPr>
              <w:pStyle w:val="Default"/>
              <w:rPr>
                <w:sz w:val="23"/>
                <w:szCs w:val="23"/>
              </w:rPr>
            </w:pPr>
            <w:r>
              <w:rPr>
                <w:sz w:val="23"/>
                <w:szCs w:val="23"/>
              </w:rPr>
              <w:t xml:space="preserve">L </w:t>
            </w:r>
          </w:p>
        </w:tc>
        <w:tc>
          <w:tcPr>
            <w:tcW w:w="2915" w:type="dxa"/>
            <w:gridSpan w:val="2"/>
          </w:tcPr>
          <w:p w14:paraId="5EDBB237" w14:textId="77777777" w:rsidR="00DB0137" w:rsidRDefault="00DB0137" w:rsidP="00783B32">
            <w:pPr>
              <w:pStyle w:val="Default"/>
              <w:rPr>
                <w:sz w:val="23"/>
                <w:szCs w:val="23"/>
              </w:rPr>
            </w:pPr>
            <w:proofErr w:type="spellStart"/>
            <w:r>
              <w:rPr>
                <w:sz w:val="23"/>
                <w:szCs w:val="23"/>
              </w:rPr>
              <w:t>Kapalı</w:t>
            </w:r>
            <w:proofErr w:type="spellEnd"/>
            <w:r w:rsidR="00B70889">
              <w:rPr>
                <w:sz w:val="23"/>
                <w:szCs w:val="23"/>
              </w:rPr>
              <w:t xml:space="preserve"> alanine </w:t>
            </w:r>
            <w:proofErr w:type="spellStart"/>
            <w:r>
              <w:rPr>
                <w:sz w:val="23"/>
                <w:szCs w:val="23"/>
              </w:rPr>
              <w:t>uzunluğu</w:t>
            </w:r>
            <w:proofErr w:type="spellEnd"/>
          </w:p>
        </w:tc>
      </w:tr>
      <w:tr w:rsidR="00DB0137" w14:paraId="15A76731" w14:textId="77777777" w:rsidTr="00783B32">
        <w:trPr>
          <w:trHeight w:val="247"/>
        </w:trPr>
        <w:tc>
          <w:tcPr>
            <w:tcW w:w="2915" w:type="dxa"/>
            <w:gridSpan w:val="2"/>
          </w:tcPr>
          <w:p w14:paraId="114A62E2" w14:textId="77777777" w:rsidR="00DB0137" w:rsidRDefault="00DB0137" w:rsidP="00783B32">
            <w:pPr>
              <w:pStyle w:val="Default"/>
              <w:rPr>
                <w:sz w:val="23"/>
                <w:szCs w:val="23"/>
              </w:rPr>
            </w:pPr>
            <w:r>
              <w:rPr>
                <w:sz w:val="23"/>
                <w:szCs w:val="23"/>
              </w:rPr>
              <w:t xml:space="preserve">n </w:t>
            </w:r>
          </w:p>
          <w:p w14:paraId="6DC02C40" w14:textId="77777777" w:rsidR="00DB0137" w:rsidRDefault="00DB0137" w:rsidP="00783B32">
            <w:pPr>
              <w:pStyle w:val="Default"/>
              <w:rPr>
                <w:sz w:val="23"/>
                <w:szCs w:val="23"/>
              </w:rPr>
            </w:pPr>
            <w:r>
              <w:rPr>
                <w:sz w:val="23"/>
                <w:szCs w:val="23"/>
              </w:rPr>
              <w:t xml:space="preserve">P </w:t>
            </w:r>
          </w:p>
        </w:tc>
        <w:tc>
          <w:tcPr>
            <w:tcW w:w="2915" w:type="dxa"/>
            <w:gridSpan w:val="2"/>
          </w:tcPr>
          <w:p w14:paraId="006E7D47" w14:textId="77777777" w:rsidR="00DB0137" w:rsidRDefault="00DB0137" w:rsidP="00783B32">
            <w:pPr>
              <w:pStyle w:val="Default"/>
              <w:rPr>
                <w:sz w:val="23"/>
                <w:szCs w:val="23"/>
              </w:rPr>
            </w:pPr>
            <w:proofErr w:type="spellStart"/>
            <w:r>
              <w:rPr>
                <w:sz w:val="23"/>
                <w:szCs w:val="23"/>
              </w:rPr>
              <w:t>Duvarnormali</w:t>
            </w:r>
            <w:proofErr w:type="spellEnd"/>
          </w:p>
          <w:p w14:paraId="29C8C12B" w14:textId="77777777" w:rsidR="00DB0137" w:rsidRDefault="00DB0137" w:rsidP="00783B32">
            <w:pPr>
              <w:pStyle w:val="Default"/>
              <w:rPr>
                <w:sz w:val="23"/>
                <w:szCs w:val="23"/>
              </w:rPr>
            </w:pPr>
            <w:proofErr w:type="spellStart"/>
            <w:r>
              <w:rPr>
                <w:sz w:val="23"/>
                <w:szCs w:val="23"/>
              </w:rPr>
              <w:t>Basınç</w:t>
            </w:r>
            <w:proofErr w:type="spellEnd"/>
          </w:p>
        </w:tc>
      </w:tr>
      <w:tr w:rsidR="00DB0137" w14:paraId="1477A0A4" w14:textId="77777777" w:rsidTr="00783B32">
        <w:trPr>
          <w:trHeight w:val="109"/>
        </w:trPr>
        <w:tc>
          <w:tcPr>
            <w:tcW w:w="2915" w:type="dxa"/>
            <w:gridSpan w:val="2"/>
          </w:tcPr>
          <w:p w14:paraId="522E763D" w14:textId="77777777" w:rsidR="00DB0137" w:rsidRDefault="00DB0137" w:rsidP="00783B32">
            <w:pPr>
              <w:pStyle w:val="Default"/>
              <w:rPr>
                <w:sz w:val="23"/>
                <w:szCs w:val="23"/>
              </w:rPr>
            </w:pPr>
            <w:r>
              <w:rPr>
                <w:sz w:val="23"/>
                <w:szCs w:val="23"/>
              </w:rPr>
              <w:t xml:space="preserve">q </w:t>
            </w:r>
          </w:p>
        </w:tc>
        <w:tc>
          <w:tcPr>
            <w:tcW w:w="2915" w:type="dxa"/>
            <w:gridSpan w:val="2"/>
          </w:tcPr>
          <w:p w14:paraId="5B7AE387" w14:textId="77777777" w:rsidR="00DB0137" w:rsidRDefault="00DB0137" w:rsidP="00783B32">
            <w:pPr>
              <w:pStyle w:val="Default"/>
              <w:rPr>
                <w:sz w:val="23"/>
                <w:szCs w:val="23"/>
              </w:rPr>
            </w:pPr>
            <w:proofErr w:type="spellStart"/>
            <w:r>
              <w:rPr>
                <w:sz w:val="23"/>
                <w:szCs w:val="23"/>
              </w:rPr>
              <w:t>Isı</w:t>
            </w:r>
            <w:proofErr w:type="spellEnd"/>
            <w:r>
              <w:rPr>
                <w:sz w:val="23"/>
                <w:szCs w:val="23"/>
              </w:rPr>
              <w:t xml:space="preserve"> </w:t>
            </w:r>
            <w:proofErr w:type="spellStart"/>
            <w:r>
              <w:rPr>
                <w:sz w:val="23"/>
                <w:szCs w:val="23"/>
              </w:rPr>
              <w:t>akısı</w:t>
            </w:r>
            <w:proofErr w:type="spellEnd"/>
          </w:p>
        </w:tc>
      </w:tr>
      <w:tr w:rsidR="00DB0137" w14:paraId="16A44F2F" w14:textId="77777777" w:rsidTr="00783B32">
        <w:trPr>
          <w:trHeight w:val="109"/>
        </w:trPr>
        <w:tc>
          <w:tcPr>
            <w:tcW w:w="2915" w:type="dxa"/>
            <w:gridSpan w:val="2"/>
          </w:tcPr>
          <w:p w14:paraId="4C5A6AF3" w14:textId="77777777" w:rsidR="00DB0137" w:rsidRDefault="00DB0137" w:rsidP="00783B32">
            <w:pPr>
              <w:pStyle w:val="Default"/>
              <w:rPr>
                <w:sz w:val="23"/>
                <w:szCs w:val="23"/>
              </w:rPr>
            </w:pPr>
            <w:r>
              <w:rPr>
                <w:sz w:val="23"/>
                <w:szCs w:val="23"/>
              </w:rPr>
              <w:t xml:space="preserve">R </w:t>
            </w:r>
          </w:p>
        </w:tc>
        <w:tc>
          <w:tcPr>
            <w:tcW w:w="2915" w:type="dxa"/>
            <w:gridSpan w:val="2"/>
          </w:tcPr>
          <w:p w14:paraId="43C5CF08" w14:textId="77777777" w:rsidR="00DB0137" w:rsidRDefault="00DB0137" w:rsidP="00783B32">
            <w:pPr>
              <w:pStyle w:val="Default"/>
              <w:rPr>
                <w:sz w:val="23"/>
                <w:szCs w:val="23"/>
              </w:rPr>
            </w:pPr>
            <w:r>
              <w:rPr>
                <w:sz w:val="23"/>
                <w:szCs w:val="23"/>
              </w:rPr>
              <w:t xml:space="preserve">İdeal </w:t>
            </w:r>
            <w:proofErr w:type="spellStart"/>
            <w:r>
              <w:rPr>
                <w:sz w:val="23"/>
                <w:szCs w:val="23"/>
              </w:rPr>
              <w:t>gazsabiti</w:t>
            </w:r>
            <w:proofErr w:type="spellEnd"/>
            <w:r>
              <w:rPr>
                <w:sz w:val="23"/>
                <w:szCs w:val="23"/>
              </w:rPr>
              <w:t xml:space="preserve"> (=8.31439J/</w:t>
            </w:r>
            <w:proofErr w:type="spellStart"/>
            <w:r>
              <w:rPr>
                <w:sz w:val="23"/>
                <w:szCs w:val="23"/>
              </w:rPr>
              <w:t>molK</w:t>
            </w:r>
            <w:proofErr w:type="spellEnd"/>
            <w:r>
              <w:rPr>
                <w:sz w:val="23"/>
                <w:szCs w:val="23"/>
              </w:rPr>
              <w:t xml:space="preserve">) </w:t>
            </w:r>
          </w:p>
        </w:tc>
      </w:tr>
      <w:tr w:rsidR="00DB0137" w14:paraId="3F053C1A" w14:textId="77777777" w:rsidTr="00783B32">
        <w:trPr>
          <w:trHeight w:val="109"/>
        </w:trPr>
        <w:tc>
          <w:tcPr>
            <w:tcW w:w="2915" w:type="dxa"/>
            <w:gridSpan w:val="2"/>
          </w:tcPr>
          <w:p w14:paraId="387E796B" w14:textId="77777777" w:rsidR="00DB0137" w:rsidRDefault="00DB0137" w:rsidP="00783B32">
            <w:pPr>
              <w:pStyle w:val="Default"/>
              <w:rPr>
                <w:sz w:val="23"/>
                <w:szCs w:val="23"/>
              </w:rPr>
            </w:pPr>
            <w:r>
              <w:rPr>
                <w:sz w:val="23"/>
                <w:szCs w:val="23"/>
              </w:rPr>
              <w:t xml:space="preserve">Re </w:t>
            </w:r>
          </w:p>
        </w:tc>
        <w:tc>
          <w:tcPr>
            <w:tcW w:w="2915" w:type="dxa"/>
            <w:gridSpan w:val="2"/>
          </w:tcPr>
          <w:p w14:paraId="6704D250" w14:textId="77777777" w:rsidR="00DB0137" w:rsidRDefault="00DB0137" w:rsidP="00783B32">
            <w:pPr>
              <w:pStyle w:val="Default"/>
              <w:rPr>
                <w:sz w:val="23"/>
                <w:szCs w:val="23"/>
              </w:rPr>
            </w:pPr>
            <w:r>
              <w:rPr>
                <w:sz w:val="23"/>
                <w:szCs w:val="23"/>
              </w:rPr>
              <w:t xml:space="preserve">Reynolds </w:t>
            </w:r>
            <w:proofErr w:type="spellStart"/>
            <w:r>
              <w:rPr>
                <w:sz w:val="23"/>
                <w:szCs w:val="23"/>
              </w:rPr>
              <w:t>sayısı</w:t>
            </w:r>
            <w:proofErr w:type="spellEnd"/>
          </w:p>
        </w:tc>
      </w:tr>
      <w:tr w:rsidR="00DB0137" w14:paraId="329611B8" w14:textId="77777777" w:rsidTr="00783B32">
        <w:trPr>
          <w:trHeight w:val="109"/>
        </w:trPr>
        <w:tc>
          <w:tcPr>
            <w:tcW w:w="2915" w:type="dxa"/>
            <w:gridSpan w:val="2"/>
          </w:tcPr>
          <w:p w14:paraId="46DF80A5" w14:textId="77777777" w:rsidR="00DB0137" w:rsidRDefault="00DB0137" w:rsidP="00783B32">
            <w:pPr>
              <w:pStyle w:val="Default"/>
              <w:rPr>
                <w:sz w:val="23"/>
                <w:szCs w:val="23"/>
              </w:rPr>
            </w:pPr>
            <w:r>
              <w:rPr>
                <w:sz w:val="23"/>
                <w:szCs w:val="23"/>
              </w:rPr>
              <w:t xml:space="preserve">Nu </w:t>
            </w:r>
          </w:p>
        </w:tc>
        <w:tc>
          <w:tcPr>
            <w:tcW w:w="2915" w:type="dxa"/>
            <w:gridSpan w:val="2"/>
          </w:tcPr>
          <w:p w14:paraId="0757138F" w14:textId="77777777" w:rsidR="00DB0137" w:rsidRDefault="00DB0137" w:rsidP="00783B32">
            <w:pPr>
              <w:pStyle w:val="Default"/>
              <w:rPr>
                <w:sz w:val="23"/>
                <w:szCs w:val="23"/>
              </w:rPr>
            </w:pPr>
            <w:proofErr w:type="spellStart"/>
            <w:r>
              <w:rPr>
                <w:sz w:val="23"/>
                <w:szCs w:val="23"/>
              </w:rPr>
              <w:t>Nusseltsayısı</w:t>
            </w:r>
            <w:proofErr w:type="spellEnd"/>
          </w:p>
        </w:tc>
      </w:tr>
      <w:tr w:rsidR="00DB0137" w14:paraId="307E66E0" w14:textId="77777777" w:rsidTr="00783B32">
        <w:trPr>
          <w:trHeight w:val="109"/>
        </w:trPr>
        <w:tc>
          <w:tcPr>
            <w:tcW w:w="2915" w:type="dxa"/>
            <w:gridSpan w:val="2"/>
          </w:tcPr>
          <w:p w14:paraId="42327F3C" w14:textId="77777777" w:rsidR="00DB0137" w:rsidRDefault="00DB0137" w:rsidP="00783B32">
            <w:pPr>
              <w:pStyle w:val="Default"/>
              <w:rPr>
                <w:sz w:val="23"/>
                <w:szCs w:val="23"/>
              </w:rPr>
            </w:pPr>
            <w:r>
              <w:rPr>
                <w:sz w:val="23"/>
                <w:szCs w:val="23"/>
              </w:rPr>
              <w:t xml:space="preserve">t </w:t>
            </w:r>
          </w:p>
        </w:tc>
        <w:tc>
          <w:tcPr>
            <w:tcW w:w="2915" w:type="dxa"/>
            <w:gridSpan w:val="2"/>
          </w:tcPr>
          <w:p w14:paraId="2647EDE6" w14:textId="77777777" w:rsidR="00DB0137" w:rsidRDefault="00DB0137" w:rsidP="00783B32">
            <w:pPr>
              <w:pStyle w:val="Default"/>
              <w:rPr>
                <w:sz w:val="23"/>
                <w:szCs w:val="23"/>
              </w:rPr>
            </w:pPr>
            <w:r>
              <w:rPr>
                <w:sz w:val="23"/>
                <w:szCs w:val="23"/>
              </w:rPr>
              <w:t xml:space="preserve">Zaman </w:t>
            </w:r>
          </w:p>
        </w:tc>
      </w:tr>
      <w:tr w:rsidR="00DB0137" w14:paraId="5E007E31" w14:textId="77777777" w:rsidTr="00783B32">
        <w:trPr>
          <w:trHeight w:val="109"/>
        </w:trPr>
        <w:tc>
          <w:tcPr>
            <w:tcW w:w="2915" w:type="dxa"/>
            <w:gridSpan w:val="2"/>
          </w:tcPr>
          <w:p w14:paraId="049CA4A0" w14:textId="77777777" w:rsidR="00DB0137" w:rsidRDefault="00DB0137" w:rsidP="00783B32">
            <w:pPr>
              <w:pStyle w:val="Default"/>
              <w:rPr>
                <w:sz w:val="23"/>
                <w:szCs w:val="23"/>
              </w:rPr>
            </w:pPr>
            <w:r>
              <w:rPr>
                <w:sz w:val="23"/>
                <w:szCs w:val="23"/>
              </w:rPr>
              <w:t xml:space="preserve">T </w:t>
            </w:r>
          </w:p>
          <w:p w14:paraId="7C3D5C70" w14:textId="085DEC52" w:rsidR="0076239C" w:rsidRDefault="0076239C" w:rsidP="00783B32">
            <w:pPr>
              <w:pStyle w:val="Default"/>
              <w:rPr>
                <w:sz w:val="23"/>
                <w:szCs w:val="23"/>
              </w:rPr>
            </w:pPr>
            <w:r>
              <w:rPr>
                <w:sz w:val="23"/>
                <w:szCs w:val="23"/>
              </w:rPr>
              <w:t>Tc</w:t>
            </w:r>
          </w:p>
        </w:tc>
        <w:tc>
          <w:tcPr>
            <w:tcW w:w="2915" w:type="dxa"/>
            <w:gridSpan w:val="2"/>
          </w:tcPr>
          <w:p w14:paraId="25F55467" w14:textId="4FB3BAC0" w:rsidR="00DB0137" w:rsidRDefault="00DB0137" w:rsidP="00783B32">
            <w:pPr>
              <w:pStyle w:val="Default"/>
              <w:rPr>
                <w:sz w:val="23"/>
                <w:szCs w:val="23"/>
              </w:rPr>
            </w:pPr>
            <w:proofErr w:type="spellStart"/>
            <w:r>
              <w:rPr>
                <w:sz w:val="23"/>
                <w:szCs w:val="23"/>
              </w:rPr>
              <w:t>Sıcaklık</w:t>
            </w:r>
            <w:proofErr w:type="spellEnd"/>
          </w:p>
          <w:p w14:paraId="59103650" w14:textId="7DECD5AB" w:rsidR="0076239C" w:rsidRDefault="0076239C" w:rsidP="00783B32">
            <w:pPr>
              <w:pStyle w:val="Default"/>
              <w:rPr>
                <w:sz w:val="23"/>
                <w:szCs w:val="23"/>
              </w:rPr>
            </w:pPr>
            <w:proofErr w:type="spellStart"/>
            <w:r>
              <w:rPr>
                <w:sz w:val="23"/>
                <w:szCs w:val="23"/>
              </w:rPr>
              <w:t>Kritik</w:t>
            </w:r>
            <w:proofErr w:type="spellEnd"/>
            <w:r>
              <w:rPr>
                <w:sz w:val="23"/>
                <w:szCs w:val="23"/>
              </w:rPr>
              <w:t xml:space="preserve"> </w:t>
            </w:r>
            <w:proofErr w:type="spellStart"/>
            <w:r>
              <w:rPr>
                <w:sz w:val="23"/>
                <w:szCs w:val="23"/>
              </w:rPr>
              <w:t>Sıcaklık</w:t>
            </w:r>
            <w:proofErr w:type="spellEnd"/>
          </w:p>
        </w:tc>
      </w:tr>
      <w:tr w:rsidR="00DB0137" w14:paraId="4EDFD541" w14:textId="77777777" w:rsidTr="00783B32">
        <w:trPr>
          <w:trHeight w:val="109"/>
        </w:trPr>
        <w:tc>
          <w:tcPr>
            <w:tcW w:w="2915" w:type="dxa"/>
            <w:gridSpan w:val="2"/>
          </w:tcPr>
          <w:p w14:paraId="53F6038D" w14:textId="77777777" w:rsidR="00DB0137" w:rsidRDefault="00DB0137" w:rsidP="00783B32">
            <w:pPr>
              <w:pStyle w:val="Default"/>
              <w:rPr>
                <w:sz w:val="23"/>
                <w:szCs w:val="23"/>
              </w:rPr>
            </w:pPr>
            <w:r>
              <w:rPr>
                <w:sz w:val="23"/>
                <w:szCs w:val="23"/>
              </w:rPr>
              <w:t xml:space="preserve">u </w:t>
            </w:r>
          </w:p>
        </w:tc>
        <w:tc>
          <w:tcPr>
            <w:tcW w:w="2915" w:type="dxa"/>
            <w:gridSpan w:val="2"/>
          </w:tcPr>
          <w:p w14:paraId="1FF32BB0" w14:textId="77777777" w:rsidR="00DB0137" w:rsidRDefault="00DB0137" w:rsidP="00783B32">
            <w:pPr>
              <w:pStyle w:val="Default"/>
              <w:rPr>
                <w:sz w:val="23"/>
                <w:szCs w:val="23"/>
              </w:rPr>
            </w:pPr>
            <w:proofErr w:type="spellStart"/>
            <w:r>
              <w:rPr>
                <w:sz w:val="23"/>
                <w:szCs w:val="23"/>
              </w:rPr>
              <w:t>Hızınyataybileşeni</w:t>
            </w:r>
            <w:proofErr w:type="spellEnd"/>
          </w:p>
        </w:tc>
      </w:tr>
      <w:tr w:rsidR="00DB0137" w14:paraId="26EA361C" w14:textId="77777777" w:rsidTr="00783B32">
        <w:trPr>
          <w:trHeight w:val="109"/>
        </w:trPr>
        <w:tc>
          <w:tcPr>
            <w:tcW w:w="2915" w:type="dxa"/>
            <w:gridSpan w:val="2"/>
          </w:tcPr>
          <w:p w14:paraId="7C05020A" w14:textId="77777777" w:rsidR="00DB0137" w:rsidRDefault="00DB0137" w:rsidP="00783B32">
            <w:pPr>
              <w:pStyle w:val="Default"/>
              <w:rPr>
                <w:sz w:val="23"/>
                <w:szCs w:val="23"/>
              </w:rPr>
            </w:pPr>
            <w:r>
              <w:rPr>
                <w:sz w:val="23"/>
                <w:szCs w:val="23"/>
              </w:rPr>
              <w:t xml:space="preserve">v </w:t>
            </w:r>
          </w:p>
        </w:tc>
        <w:tc>
          <w:tcPr>
            <w:tcW w:w="2915" w:type="dxa"/>
            <w:gridSpan w:val="2"/>
          </w:tcPr>
          <w:p w14:paraId="672C3B42" w14:textId="77777777" w:rsidR="00DB0137" w:rsidRDefault="00DB0137" w:rsidP="00783B32">
            <w:pPr>
              <w:pStyle w:val="Default"/>
              <w:rPr>
                <w:sz w:val="23"/>
                <w:szCs w:val="23"/>
              </w:rPr>
            </w:pPr>
            <w:proofErr w:type="spellStart"/>
            <w:r>
              <w:rPr>
                <w:sz w:val="23"/>
                <w:szCs w:val="23"/>
              </w:rPr>
              <w:t>Hızındüşeybileşeni</w:t>
            </w:r>
            <w:proofErr w:type="spellEnd"/>
          </w:p>
        </w:tc>
      </w:tr>
      <w:tr w:rsidR="00DB0137" w14:paraId="60FD3CD3" w14:textId="77777777" w:rsidTr="00783B32">
        <w:trPr>
          <w:trHeight w:val="109"/>
        </w:trPr>
        <w:tc>
          <w:tcPr>
            <w:tcW w:w="2915" w:type="dxa"/>
            <w:gridSpan w:val="2"/>
          </w:tcPr>
          <w:p w14:paraId="022A8F91" w14:textId="77777777" w:rsidR="00DB0137" w:rsidRDefault="00DB0137" w:rsidP="00783B32">
            <w:pPr>
              <w:pStyle w:val="Default"/>
              <w:rPr>
                <w:sz w:val="23"/>
                <w:szCs w:val="23"/>
              </w:rPr>
            </w:pPr>
            <w:r>
              <w:rPr>
                <w:sz w:val="23"/>
                <w:szCs w:val="23"/>
              </w:rPr>
              <w:t xml:space="preserve">x </w:t>
            </w:r>
          </w:p>
        </w:tc>
        <w:tc>
          <w:tcPr>
            <w:tcW w:w="2915" w:type="dxa"/>
            <w:gridSpan w:val="2"/>
          </w:tcPr>
          <w:p w14:paraId="35D2546A" w14:textId="77777777" w:rsidR="00DB0137" w:rsidRDefault="00DB0137" w:rsidP="00783B32">
            <w:pPr>
              <w:pStyle w:val="Default"/>
              <w:rPr>
                <w:sz w:val="23"/>
                <w:szCs w:val="23"/>
              </w:rPr>
            </w:pPr>
            <w:proofErr w:type="spellStart"/>
            <w:r>
              <w:rPr>
                <w:sz w:val="23"/>
                <w:szCs w:val="23"/>
              </w:rPr>
              <w:t>Yataykoordinatekseni</w:t>
            </w:r>
            <w:proofErr w:type="spellEnd"/>
          </w:p>
        </w:tc>
      </w:tr>
      <w:tr w:rsidR="00DB0137" w14:paraId="6E2E4850" w14:textId="77777777" w:rsidTr="00783B32">
        <w:trPr>
          <w:trHeight w:val="109"/>
        </w:trPr>
        <w:tc>
          <w:tcPr>
            <w:tcW w:w="2915" w:type="dxa"/>
            <w:gridSpan w:val="2"/>
          </w:tcPr>
          <w:p w14:paraId="6E136515" w14:textId="77777777" w:rsidR="00DB0137" w:rsidRDefault="00DB0137" w:rsidP="00783B32">
            <w:pPr>
              <w:pStyle w:val="Default"/>
              <w:rPr>
                <w:sz w:val="23"/>
                <w:szCs w:val="23"/>
              </w:rPr>
            </w:pPr>
            <w:r>
              <w:rPr>
                <w:sz w:val="23"/>
                <w:szCs w:val="23"/>
              </w:rPr>
              <w:t xml:space="preserve">y </w:t>
            </w:r>
          </w:p>
        </w:tc>
        <w:tc>
          <w:tcPr>
            <w:tcW w:w="2915" w:type="dxa"/>
            <w:gridSpan w:val="2"/>
          </w:tcPr>
          <w:p w14:paraId="7919CF2F" w14:textId="77777777" w:rsidR="00DB0137" w:rsidRDefault="00DB0137" w:rsidP="00783B32">
            <w:pPr>
              <w:pStyle w:val="Default"/>
              <w:rPr>
                <w:sz w:val="23"/>
                <w:szCs w:val="23"/>
              </w:rPr>
            </w:pPr>
            <w:proofErr w:type="spellStart"/>
            <w:r>
              <w:rPr>
                <w:sz w:val="23"/>
                <w:szCs w:val="23"/>
              </w:rPr>
              <w:t>Düşeykoordinatekseni</w:t>
            </w:r>
            <w:proofErr w:type="spellEnd"/>
          </w:p>
        </w:tc>
      </w:tr>
      <w:tr w:rsidR="00DB0137" w14:paraId="6E7C2FEB" w14:textId="77777777" w:rsidTr="00783B32">
        <w:trPr>
          <w:trHeight w:val="114"/>
        </w:trPr>
        <w:tc>
          <w:tcPr>
            <w:tcW w:w="2915" w:type="dxa"/>
            <w:gridSpan w:val="2"/>
          </w:tcPr>
          <w:p w14:paraId="00992A37" w14:textId="77777777" w:rsidR="00DB0137" w:rsidRDefault="00DB0137" w:rsidP="00783B32">
            <w:pPr>
              <w:pStyle w:val="Default"/>
            </w:pPr>
            <w:r>
              <w:sym w:font="Symbol" w:char="F06C"/>
            </w:r>
          </w:p>
        </w:tc>
        <w:tc>
          <w:tcPr>
            <w:tcW w:w="2915" w:type="dxa"/>
            <w:gridSpan w:val="2"/>
          </w:tcPr>
          <w:p w14:paraId="0EF52AEB" w14:textId="77777777" w:rsidR="00DB0137" w:rsidRDefault="00DB0137" w:rsidP="00783B32">
            <w:pPr>
              <w:pStyle w:val="Default"/>
              <w:rPr>
                <w:sz w:val="23"/>
                <w:szCs w:val="23"/>
              </w:rPr>
            </w:pPr>
            <w:r>
              <w:rPr>
                <w:sz w:val="23"/>
                <w:szCs w:val="23"/>
              </w:rPr>
              <w:t xml:space="preserve">Duran </w:t>
            </w:r>
            <w:proofErr w:type="spellStart"/>
            <w:r>
              <w:rPr>
                <w:sz w:val="23"/>
                <w:szCs w:val="23"/>
              </w:rPr>
              <w:t>sesdalgasınındalgaboyu</w:t>
            </w:r>
            <w:proofErr w:type="spellEnd"/>
          </w:p>
        </w:tc>
      </w:tr>
      <w:tr w:rsidR="00DB0137" w14:paraId="4AF44A2D" w14:textId="77777777" w:rsidTr="00783B32">
        <w:trPr>
          <w:trHeight w:val="111"/>
        </w:trPr>
        <w:tc>
          <w:tcPr>
            <w:tcW w:w="2915" w:type="dxa"/>
            <w:gridSpan w:val="2"/>
          </w:tcPr>
          <w:p w14:paraId="2D4738B4" w14:textId="77777777" w:rsidR="00DB0137" w:rsidRDefault="00DB0137" w:rsidP="00783B32">
            <w:pPr>
              <w:pStyle w:val="Default"/>
            </w:pPr>
            <w:r>
              <w:sym w:font="Symbol" w:char="F06D"/>
            </w:r>
          </w:p>
        </w:tc>
        <w:tc>
          <w:tcPr>
            <w:tcW w:w="2915" w:type="dxa"/>
            <w:gridSpan w:val="2"/>
          </w:tcPr>
          <w:p w14:paraId="20572A08" w14:textId="77777777" w:rsidR="00DB0137" w:rsidRDefault="00DB0137" w:rsidP="00783B32">
            <w:pPr>
              <w:pStyle w:val="Default"/>
              <w:rPr>
                <w:sz w:val="23"/>
                <w:szCs w:val="23"/>
              </w:rPr>
            </w:pPr>
            <w:proofErr w:type="spellStart"/>
            <w:r>
              <w:rPr>
                <w:sz w:val="23"/>
                <w:szCs w:val="23"/>
              </w:rPr>
              <w:t>Dinamikviskozite</w:t>
            </w:r>
            <w:proofErr w:type="spellEnd"/>
          </w:p>
        </w:tc>
      </w:tr>
      <w:tr w:rsidR="00DB0137" w14:paraId="3CB5E0F6" w14:textId="77777777" w:rsidTr="00783B32">
        <w:trPr>
          <w:trHeight w:val="111"/>
        </w:trPr>
        <w:tc>
          <w:tcPr>
            <w:tcW w:w="2915" w:type="dxa"/>
            <w:gridSpan w:val="2"/>
          </w:tcPr>
          <w:p w14:paraId="18CE6EF3" w14:textId="77777777" w:rsidR="00DB0137" w:rsidRDefault="00DB0137" w:rsidP="00783B32">
            <w:pPr>
              <w:pStyle w:val="Default"/>
            </w:pPr>
            <w:r>
              <w:sym w:font="Symbol" w:char="F06E"/>
            </w:r>
          </w:p>
        </w:tc>
        <w:tc>
          <w:tcPr>
            <w:tcW w:w="2915" w:type="dxa"/>
            <w:gridSpan w:val="2"/>
          </w:tcPr>
          <w:p w14:paraId="42832882" w14:textId="77777777" w:rsidR="00DB0137" w:rsidRDefault="00DB0137" w:rsidP="00783B32">
            <w:pPr>
              <w:pStyle w:val="Default"/>
              <w:rPr>
                <w:sz w:val="23"/>
                <w:szCs w:val="23"/>
              </w:rPr>
            </w:pPr>
            <w:proofErr w:type="spellStart"/>
            <w:r>
              <w:rPr>
                <w:sz w:val="23"/>
                <w:szCs w:val="23"/>
              </w:rPr>
              <w:t>Kinematikviskozite</w:t>
            </w:r>
            <w:proofErr w:type="spellEnd"/>
          </w:p>
        </w:tc>
      </w:tr>
      <w:tr w:rsidR="00DB0137" w14:paraId="74C86E8A" w14:textId="77777777" w:rsidTr="00783B32">
        <w:trPr>
          <w:trHeight w:val="413"/>
        </w:trPr>
        <w:tc>
          <w:tcPr>
            <w:tcW w:w="2915" w:type="dxa"/>
            <w:gridSpan w:val="2"/>
          </w:tcPr>
          <w:p w14:paraId="28842020" w14:textId="77777777" w:rsidR="00DB0137" w:rsidRDefault="00DB0137" w:rsidP="00783B32">
            <w:pPr>
              <w:pStyle w:val="Default"/>
            </w:pPr>
            <w:r>
              <w:sym w:font="Symbol" w:char="F072"/>
            </w:r>
          </w:p>
          <w:p w14:paraId="6FD12E89" w14:textId="77777777" w:rsidR="00DB0137" w:rsidRDefault="00DB0137" w:rsidP="00783B32">
            <w:pPr>
              <w:pStyle w:val="Default"/>
            </w:pPr>
            <w:r>
              <w:sym w:font="Symbol" w:char="F074"/>
            </w:r>
          </w:p>
          <w:p w14:paraId="46F31F7A" w14:textId="77777777" w:rsidR="00DB0137" w:rsidRDefault="00DB0137" w:rsidP="00783B32">
            <w:pPr>
              <w:pStyle w:val="Default"/>
            </w:pPr>
            <w:r>
              <w:sym w:font="Symbol" w:char="F077"/>
            </w:r>
          </w:p>
        </w:tc>
        <w:tc>
          <w:tcPr>
            <w:tcW w:w="2915" w:type="dxa"/>
            <w:gridSpan w:val="2"/>
          </w:tcPr>
          <w:p w14:paraId="780B5FC3" w14:textId="77777777" w:rsidR="00DB0137" w:rsidRDefault="00DB0137" w:rsidP="00783B32">
            <w:pPr>
              <w:pStyle w:val="Default"/>
              <w:rPr>
                <w:sz w:val="23"/>
                <w:szCs w:val="23"/>
              </w:rPr>
            </w:pPr>
            <w:proofErr w:type="spellStart"/>
            <w:r>
              <w:rPr>
                <w:sz w:val="23"/>
                <w:szCs w:val="23"/>
              </w:rPr>
              <w:t>Yoğunluk</w:t>
            </w:r>
            <w:proofErr w:type="spellEnd"/>
          </w:p>
          <w:p w14:paraId="6765B0E0" w14:textId="77777777" w:rsidR="00DB0137" w:rsidRDefault="00DB0137" w:rsidP="00783B32">
            <w:pPr>
              <w:pStyle w:val="Default"/>
              <w:rPr>
                <w:sz w:val="23"/>
                <w:szCs w:val="23"/>
              </w:rPr>
            </w:pPr>
            <w:proofErr w:type="spellStart"/>
            <w:r>
              <w:rPr>
                <w:sz w:val="23"/>
                <w:szCs w:val="23"/>
              </w:rPr>
              <w:t>Kaymagerilimi</w:t>
            </w:r>
            <w:proofErr w:type="spellEnd"/>
          </w:p>
          <w:p w14:paraId="433F7716" w14:textId="77777777" w:rsidR="00DB0137" w:rsidRDefault="00B70889" w:rsidP="00783B32">
            <w:pPr>
              <w:pStyle w:val="Default"/>
              <w:rPr>
                <w:sz w:val="23"/>
                <w:szCs w:val="23"/>
              </w:rPr>
            </w:pPr>
            <w:proofErr w:type="spellStart"/>
            <w:r>
              <w:rPr>
                <w:sz w:val="23"/>
                <w:szCs w:val="23"/>
              </w:rPr>
              <w:t>S</w:t>
            </w:r>
            <w:r w:rsidR="00DB0137">
              <w:rPr>
                <w:sz w:val="23"/>
                <w:szCs w:val="23"/>
              </w:rPr>
              <w:t>esdalgasınınaçısalfrekansı</w:t>
            </w:r>
            <w:proofErr w:type="spellEnd"/>
          </w:p>
        </w:tc>
      </w:tr>
    </w:tbl>
    <w:p w14:paraId="4845A562" w14:textId="77777777" w:rsidR="00DB0137" w:rsidRDefault="00DB0137" w:rsidP="00DB0137">
      <w:pPr>
        <w:rPr>
          <w:b/>
          <w:lang w:val="en-US"/>
        </w:rPr>
      </w:pPr>
    </w:p>
    <w:p w14:paraId="32E6872E" w14:textId="77777777" w:rsidR="00BB4629" w:rsidRPr="003B779E" w:rsidRDefault="007F305E" w:rsidP="00BB4629">
      <w:pPr>
        <w:jc w:val="center"/>
        <w:sectPr w:rsidR="00BB4629" w:rsidRPr="003B779E" w:rsidSect="0071176B">
          <w:footerReference w:type="even" r:id="rId25"/>
          <w:footerReference w:type="default" r:id="rId26"/>
          <w:pgSz w:w="11906" w:h="16838"/>
          <w:pgMar w:top="1418" w:right="1418" w:bottom="1418" w:left="2268" w:header="709" w:footer="709" w:gutter="0"/>
          <w:pgNumType w:fmt="lowerRoman"/>
          <w:cols w:space="708"/>
          <w:docGrid w:linePitch="360"/>
        </w:sectPr>
      </w:pPr>
      <w:r>
        <w:pict w14:anchorId="54278445">
          <v:group id="_x0000_s2106" style="position:absolute;left:0;text-align:left;margin-left:117.05pt;margin-top:432.75pt;width:229.7pt;height:163.25pt;z-index:251890176" coordorigin="4449,12320" coordsize="4594,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">
            <v:shape id="AutoShape 453" o:spid="_x0000_s2107" type="#_x0000_t186" style="position:absolute;left:4449;top:12320;width:4594;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L4Gr4A&#10;AADbAAAADwAAAGRycy9kb3ducmV2LnhtbERPS27CMBDdI/UO1lRiB04RoDRgUASiYsvnANN4SALx&#10;OLJdcG+PF0gsn95/uY6mE3dyvrWs4GucgSCurG65VnA+7UY5CB+QNXaWScE/eVivPgZLLLR98IHu&#10;x1CLFMK+QAVNCH0hpa8aMujHtidO3MU6gyFBV0vt8JHCTScnWTaXBltODQ32tGmouh3/jIJvvP6U&#10;pfudbaKcnqPOt/tp2Co1/IzlAkSgGN7il3uvFUzS2PQl/QC5e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S+Bq+AAAA2wAAAA8AAAAAAAAAAAAAAAAAmAIAAGRycy9kb3ducmV2&#10;LnhtbFBLBQYAAAAABAAEAPUAAACDAwAAAAA=&#10;" filled="t" fillcolor="#ff9" strokecolor="red">
              <v:textbox>
                <w:txbxContent>
                  <w:p w14:paraId="09072BE8" w14:textId="77777777" w:rsidR="006B59FB" w:rsidRDefault="006B59FB" w:rsidP="00BB4629">
                    <w:pPr>
                      <w:jc w:val="both"/>
                    </w:pPr>
                    <w:r>
                      <w:t xml:space="preserve">Giriş bölümü tek numaralı (1.) sayfadan başlaması gerekmektedir. </w:t>
                    </w:r>
                    <w:r w:rsidRPr="00DF0E32">
                      <w:t>Bu nedenle çift numaralı olan bu sayfayı boş bıraktık.</w:t>
                    </w:r>
                  </w:p>
                  <w:p w14:paraId="732C1541" w14:textId="77777777" w:rsidR="006B59FB" w:rsidRDefault="006B59FB" w:rsidP="00BB4629"/>
                  <w:p w14:paraId="7D3864BB" w14:textId="77777777" w:rsidR="006B59FB" w:rsidRPr="00480905" w:rsidRDefault="006B59FB" w:rsidP="00BB4629">
                    <w:pPr>
                      <w:rPr>
                        <w:b/>
                        <w:color w:val="FF0000"/>
                      </w:rPr>
                    </w:pPr>
                    <w:r w:rsidRPr="00480905">
                      <w:rPr>
                        <w:b/>
                        <w:color w:val="FF0000"/>
                      </w:rPr>
                      <w:t>Bu bir nottur, çıktı almadan önce siliniz.</w:t>
                    </w:r>
                  </w:p>
                </w:txbxContent>
              </v:textbox>
            </v:shape>
            <v:shape id="AutoShape 675" o:spid="_x0000_s2108" type="#_x0000_t32" style="position:absolute;left:6300;top:14730;width:150;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h4NcQAAADbAAAADwAAAGRycy9kb3ducmV2LnhtbESPQWvCQBSE74L/YXmCt7pRW5E0q4hF&#10;oh4K1UKvj+xLNjT7NmS3Mf77bqHgcZiZb5hsO9hG9NT52rGC+SwBQVw4XXOl4PN6eFqD8AFZY+OY&#10;FNzJw3YzHmWYanfjD+ovoRIRwj5FBSaENpXSF4Ys+plriaNXus5iiLKrpO7wFuG2kYskWUmLNccF&#10;gy3tDRXflx+r4PTmX3z/fJrn5+V7ma/Oed2aL6Wmk2H3CiLQEB7h//ZRK1gu4O9L/AF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SHg1xAAAANsAAAAPAAAAAAAAAAAA&#10;AAAAAKECAABkcnMvZG93bnJldi54bWxQSwUGAAAAAAQABAD5AAAAkgMAAAAA&#10;" strokecolor="red">
              <v:stroke endarrow="block"/>
            </v:shape>
          </v:group>
        </w:pict>
      </w:r>
    </w:p>
    <w:p w14:paraId="50DCBCBD" w14:textId="77777777" w:rsidR="00BB4629" w:rsidRPr="00DF2899" w:rsidRDefault="00BB4629" w:rsidP="00BB4629">
      <w:pPr>
        <w:spacing w:before="1440" w:after="360"/>
        <w:jc w:val="center"/>
        <w:rPr>
          <w:b/>
          <w:lang w:val="en-US"/>
        </w:rPr>
      </w:pPr>
      <w:r>
        <w:rPr>
          <w:b/>
          <w:lang w:val="en-US"/>
        </w:rPr>
        <w:lastRenderedPageBreak/>
        <w:t>RESİM</w:t>
      </w:r>
      <w:r w:rsidRPr="00DF2899">
        <w:rPr>
          <w:b/>
          <w:lang w:val="en-US"/>
        </w:rPr>
        <w:t xml:space="preserve"> LİSTESİ</w:t>
      </w:r>
    </w:p>
    <w:p w14:paraId="3F416E02" w14:textId="77777777" w:rsidR="00BB4629" w:rsidRPr="00E9219D" w:rsidRDefault="00BB4629" w:rsidP="00BB4629">
      <w:pPr>
        <w:tabs>
          <w:tab w:val="left" w:pos="7230"/>
        </w:tabs>
        <w:spacing w:after="240"/>
        <w:jc w:val="right"/>
        <w:rPr>
          <w:b/>
          <w:sz w:val="22"/>
          <w:lang w:val="en-US"/>
        </w:rPr>
      </w:pPr>
      <w:r w:rsidRPr="00E9219D">
        <w:rPr>
          <w:b/>
          <w:u w:val="single"/>
          <w:lang w:val="en-US"/>
        </w:rPr>
        <w:t>Sayfa</w:t>
      </w:r>
    </w:p>
    <w:p w14:paraId="4C262A47" w14:textId="77777777" w:rsidR="001B56E7" w:rsidRPr="001B56E7" w:rsidRDefault="001B56E7" w:rsidP="001B56E7">
      <w:pPr>
        <w:tabs>
          <w:tab w:val="right" w:leader="dot" w:pos="8211"/>
        </w:tabs>
      </w:pPr>
      <w:r w:rsidRPr="001B56E7">
        <w:t>Resim 1.1 :: Zucchi’nin Milan şehrinde bina yerleştirmesini gösteren resim</w:t>
      </w:r>
      <w:r>
        <w:tab/>
        <w:t>3</w:t>
      </w:r>
    </w:p>
    <w:p w14:paraId="6F30C0AE" w14:textId="77777777" w:rsidR="00AC4177" w:rsidRPr="006F11AD" w:rsidRDefault="00AC4177" w:rsidP="00AC4177">
      <w:pPr>
        <w:tabs>
          <w:tab w:val="right" w:leader="dot" w:pos="8211"/>
        </w:tabs>
        <w:rPr>
          <w:lang w:val="en-US"/>
        </w:rPr>
      </w:pPr>
      <w:r w:rsidRPr="00AC4177">
        <w:rPr>
          <w:lang w:val="en-US"/>
        </w:rPr>
        <w:t>Resim 4.1 : Aynı tarzda giyinen insanalrin resmi</w:t>
      </w:r>
      <w:r w:rsidRPr="00AC4177">
        <w:tab/>
      </w:r>
      <w:r>
        <w:t>1</w:t>
      </w:r>
      <w:r w:rsidR="00485D93">
        <w:t>4</w:t>
      </w:r>
    </w:p>
    <w:p w14:paraId="3C5CB9B7" w14:textId="77777777" w:rsidR="00BB4629" w:rsidRPr="006F11AD" w:rsidRDefault="00BB4629" w:rsidP="006B59FB">
      <w:pPr>
        <w:pStyle w:val="TableofFigures"/>
        <w:tabs>
          <w:tab w:val="right" w:leader="dot" w:pos="8210"/>
        </w:tabs>
        <w:ind w:left="1078" w:hangingChars="449" w:hanging="1078"/>
        <w:rPr>
          <w:lang w:val="en-US"/>
        </w:rPr>
      </w:pPr>
    </w:p>
    <w:p w14:paraId="4C4D678A" w14:textId="77777777" w:rsidR="00BB4629" w:rsidRDefault="00BB4629" w:rsidP="00DB0137">
      <w:pPr>
        <w:rPr>
          <w:b/>
          <w:lang w:val="en-US"/>
        </w:rPr>
      </w:pPr>
    </w:p>
    <w:p w14:paraId="5089EC9A" w14:textId="77777777" w:rsidR="00BB4629" w:rsidRDefault="00BB4629" w:rsidP="00DB0137">
      <w:pPr>
        <w:rPr>
          <w:b/>
          <w:lang w:val="en-US"/>
        </w:rPr>
      </w:pPr>
    </w:p>
    <w:p w14:paraId="5646B71F" w14:textId="77777777" w:rsidR="00A47D7F" w:rsidRPr="003B779E" w:rsidRDefault="00A47D7F" w:rsidP="00D332ED">
      <w:pPr>
        <w:sectPr w:rsidR="00A47D7F" w:rsidRPr="003B779E" w:rsidSect="0071176B">
          <w:footerReference w:type="even" r:id="rId27"/>
          <w:footerReference w:type="default" r:id="rId28"/>
          <w:pgSz w:w="11906" w:h="16838"/>
          <w:pgMar w:top="1418" w:right="1418" w:bottom="1418" w:left="2268" w:header="709" w:footer="709" w:gutter="0"/>
          <w:pgNumType w:fmt="lowerRoman"/>
          <w:cols w:space="708"/>
          <w:docGrid w:linePitch="360"/>
        </w:sectPr>
      </w:pPr>
    </w:p>
    <w:p w14:paraId="71EBFEAB" w14:textId="77777777" w:rsidR="00D94813" w:rsidRPr="00E9219D" w:rsidRDefault="007F305E" w:rsidP="00D94813">
      <w:pPr>
        <w:pStyle w:val="BASLIK1"/>
        <w:rPr>
          <w:lang w:val="en-US"/>
        </w:rPr>
      </w:pPr>
      <w:bookmarkStart w:id="9" w:name="_Toc190755316"/>
      <w:bookmarkStart w:id="10" w:name="_Toc190755894"/>
      <w:bookmarkStart w:id="11" w:name="_Toc224357594"/>
      <w:bookmarkStart w:id="12" w:name="_Toc286759111"/>
      <w:r>
        <w:lastRenderedPageBreak/>
        <w:pict w14:anchorId="0B0A3F6F">
          <v:group id="_x0000_s2109" style="position:absolute;left:0;text-align:left;margin-left:65.85pt;margin-top:-29.65pt;width:318.65pt;height:97.5pt;z-index:251732480" coordorigin="2670,12320" coordsize="6373,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">
            <v:shape id="AutoShape 453" o:spid="_x0000_s2110" type="#_x0000_t186" style="position:absolute;left:4449;top:12320;width:4594;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bAb8A&#10;AADbAAAADwAAAGRycy9kb3ducmV2LnhtbERP3U7CMBS+N+EdmkPCnXQYVJyUZdmC4VbgAY7rcZus&#10;p0tbR3l7emHi5Zfvf1tEM4iJnO8tK1gtMxDEjdU9twrOp/3jBoQPyBoHy6TgRh6K3exhi7m2V/6k&#10;6RhakULY56igC2HMpfRNRwb90o7Eifu2zmBI0LVSO7ymcDPIpyx7kQZ7Tg0djlR11FyOv0bBG/58&#10;lKX7eq6iXJ+j3tSHdaiVWsxj+Q4iUAz/4j/3QSt4TevTl/QD5O4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F9sBvwAAANsAAAAPAAAAAAAAAAAAAAAAAJgCAABkcnMvZG93bnJl&#10;di54bWxQSwUGAAAAAAQABAD1AAAAhAMAAAAA&#10;" filled="t" fillcolor="#ff9" strokecolor="red">
              <v:textbox>
                <w:txbxContent>
                  <w:p w14:paraId="1FC6B927" w14:textId="77777777" w:rsidR="006B59FB" w:rsidRDefault="006B59FB" w:rsidP="006F11AD">
                    <w:pPr>
                      <w:jc w:val="both"/>
                    </w:pPr>
                    <w:r>
                      <w:t>Giriş bölümü tek numaralı (1.) sayfadan başlaması gerekmektedir.</w:t>
                    </w:r>
                  </w:p>
                  <w:p w14:paraId="25B9D16E" w14:textId="77777777" w:rsidR="006B59FB" w:rsidRDefault="006B59FB" w:rsidP="006F11AD">
                    <w:pPr>
                      <w:jc w:val="both"/>
                    </w:pPr>
                  </w:p>
                  <w:p w14:paraId="64A42EA4" w14:textId="77777777" w:rsidR="006B59FB" w:rsidRPr="00480905" w:rsidRDefault="006B59FB" w:rsidP="00F57D95">
                    <w:pPr>
                      <w:rPr>
                        <w:b/>
                        <w:color w:val="FF0000"/>
                      </w:rPr>
                    </w:pPr>
                    <w:r w:rsidRPr="00480905">
                      <w:rPr>
                        <w:b/>
                        <w:color w:val="FF0000"/>
                      </w:rPr>
                      <w:t>Bu bir nottur, çıktı almadan önce siliniz.</w:t>
                    </w:r>
                  </w:p>
                </w:txbxContent>
              </v:textbox>
            </v:shape>
            <v:shape id="AutoShape 675" o:spid="_x0000_s2111" type="#_x0000_t32" style="position:absolute;left:2670;top:13835;width:1740;height:11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fgsQAAADbAAAADwAAAGRycy9kb3ducmV2LnhtbESPQWvCQBSE74L/YXkFb7pJa61EV5EW&#10;iXoo1ApeH9lnNjT7NmTXmP77rlDwOMzMN8xy3dtadNT6yrGCdJKAIC6crrhUcPrejucgfEDWWDsm&#10;Bb/kYb0aDpaYaXfjL+qOoRQRwj5DBSaEJpPSF4Ys+olriKN3ca3FEGVbSt3iLcJtLZ+TZCYtVhwX&#10;DDb0bqj4OV6tgv2Hf/XddJ/mh5fPSz475FVjzkqNnvrNAkSgPjzC/+2dVvCWwv1L/AF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8F+CxAAAANsAAAAPAAAAAAAAAAAA&#10;AAAAAKECAABkcnMvZG93bnJldi54bWxQSwUGAAAAAAQABAD5AAAAkgMAAAAA&#10;" strokecolor="red">
              <v:stroke endarrow="block"/>
            </v:shape>
          </v:group>
        </w:pict>
      </w:r>
      <w:r w:rsidR="00D94813" w:rsidRPr="00E9219D">
        <w:rPr>
          <w:lang w:val="en-US"/>
        </w:rPr>
        <w:t>GİRİŞ</w:t>
      </w:r>
      <w:bookmarkEnd w:id="9"/>
      <w:bookmarkEnd w:id="10"/>
      <w:bookmarkEnd w:id="11"/>
      <w:bookmarkEnd w:id="12"/>
    </w:p>
    <w:p w14:paraId="0595E13B" w14:textId="77777777" w:rsidR="00411E14" w:rsidRPr="00411E14" w:rsidRDefault="007F305E" w:rsidP="00411E14">
      <w:pPr>
        <w:pStyle w:val="GOVDE"/>
      </w:pPr>
      <w:r>
        <w:pict w14:anchorId="23303C2C">
          <v:group id="Group 908" o:spid="_x0000_s2112" style="position:absolute;left:0;text-align:left;margin-left:-94.65pt;margin-top:24.65pt;width:405.75pt;height:426pt;z-index:251865600" coordorigin="81,8810" coordsize="8115,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">
            <v:shape id="AutoShape 570" o:spid="_x0000_s2113" type="#_x0000_t186" style="position:absolute;left:81;top:9530;width:1800;height:6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Ir8A&#10;AADcAAAADwAAAGRycy9kb3ducmV2LnhtbERP24rCMBB9F/yHMMK+aeqi4naNUpQVX718wGwz21ab&#10;SUmyGv/eCIJvczjXWayiacWVnG8sKxiPMhDEpdUNVwpOx5/hHIQPyBpby6TgTh5Wy35vgbm2N97T&#10;9RAqkULY56igDqHLpfRlTQb9yHbEifuzzmBI0FVSO7ylcNPKzyybSYMNp4YaO1rXVF4O/0bBF563&#10;ReF+p+soJ6eo55vdJGyU+hjE4htEoBje4pd7p9P82Riez6QL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974ivwAAANwAAAAPAAAAAAAAAAAAAAAAAJgCAABkcnMvZG93bnJl&#10;di54bWxQSwUGAAAAAAQABAD1AAAAhAMAAAAA&#10;" filled="t" fillcolor="#ff9" strokecolor="red">
              <v:textbox>
                <w:txbxContent>
                  <w:p w14:paraId="1814143F" w14:textId="77777777" w:rsidR="006B59FB" w:rsidRDefault="006B59FB" w:rsidP="009C1B84">
                    <w:r>
                      <w:t>Cümle sonunda referans</w:t>
                    </w:r>
                  </w:p>
                  <w:p w14:paraId="55596B0F" w14:textId="77777777" w:rsidR="006B59FB" w:rsidRDefault="006B59FB" w:rsidP="009C1B84"/>
                  <w:p w14:paraId="626D04CD" w14:textId="77777777" w:rsidR="006B59FB" w:rsidRDefault="006B59FB" w:rsidP="009C1B84"/>
                  <w:p w14:paraId="0B5E0AF6" w14:textId="77777777" w:rsidR="006B59FB" w:rsidRDefault="006B59FB" w:rsidP="009C1B84"/>
                  <w:p w14:paraId="31D734B8" w14:textId="77777777" w:rsidR="006B59FB" w:rsidRDefault="006B59FB" w:rsidP="009C1B84"/>
                  <w:p w14:paraId="280E36E9" w14:textId="77777777" w:rsidR="006B59FB" w:rsidRDefault="006B59FB" w:rsidP="009C1B84">
                    <w:r w:rsidRPr="0041563A">
                      <w:t>Numaralı referans</w:t>
                    </w:r>
                  </w:p>
                  <w:p w14:paraId="445D47BC" w14:textId="77777777" w:rsidR="006B59FB" w:rsidRDefault="006B59FB" w:rsidP="009C1B84"/>
                  <w:p w14:paraId="4995CEE3" w14:textId="77777777" w:rsidR="006B59FB" w:rsidRDefault="006B59FB" w:rsidP="009C1B84"/>
                  <w:p w14:paraId="132EC145" w14:textId="77777777" w:rsidR="006B59FB" w:rsidRDefault="006B59FB" w:rsidP="009C1B84"/>
                  <w:p w14:paraId="03B92FA3" w14:textId="77777777" w:rsidR="006B59FB" w:rsidRDefault="006B59FB" w:rsidP="009C1B84"/>
                  <w:p w14:paraId="72654333" w14:textId="77777777" w:rsidR="006B59FB" w:rsidRDefault="006B59FB" w:rsidP="009C1B84">
                    <w:r w:rsidRPr="0041563A">
                      <w:t>Cümle başında referans</w:t>
                    </w:r>
                  </w:p>
                  <w:p w14:paraId="31CFE434" w14:textId="77777777" w:rsidR="006B59FB" w:rsidRDefault="006B59FB" w:rsidP="009C1B84"/>
                  <w:p w14:paraId="0F726F4B" w14:textId="77777777" w:rsidR="006B59FB" w:rsidRDefault="006B59FB" w:rsidP="009C1B84">
                    <w:r w:rsidRPr="000867F7">
                      <w:rPr>
                        <w:b/>
                        <w:color w:val="FF0000"/>
                      </w:rPr>
                      <w:t>Bu bir nottur, çıktı almadan önce siliniz.</w:t>
                    </w:r>
                  </w:p>
                </w:txbxContent>
              </v:textbox>
            </v:shape>
            <v:line id="_x0000_s2114" style="position:absolute;flip:x;visibility:visible;mso-wrap-style:square" from="1521,8810" to="8196,1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bmZsEAAADcAAAADwAAAGRycy9kb3ducmV2LnhtbERPTYvCMBC9L/gfwgje1tQeilSjiKLs&#10;SdAVSm9jM7bVZlKbrHb//UZY8DaP9znzZW8a8aDO1ZYVTMYRCOLC6ppLBafv7ecUhPPIGhvLpOCX&#10;HCwXg485pto++UCPoy9FCGGXooLK+zaV0hUVGXRj2xIH7mI7gz7ArpS6w2cIN42MoyiRBmsODRW2&#10;tK6ouB1/jIL4kh3u+xZzuTtH1zzRmdebTKnRsF/NQHjq/Vv87/7SYX4Sw+uZcIF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luZmwQAAANwAAAAPAAAAAAAAAAAAAAAA&#10;AKECAABkcnMvZG93bnJldi54bWxQSwUGAAAAAAQABAD5AAAAjwMAAAAA&#10;" strokecolor="red">
              <v:stroke endarrow="block"/>
            </v:line>
            <v:line id="Line 572" o:spid="_x0000_s2115" style="position:absolute;flip:x y;visibility:visible;mso-wrap-style:square" from="1251,14195" to="2661,17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6AsMAAADcAAAADwAAAGRycy9kb3ducmV2LnhtbERPTWvCQBC9F/oflil4azZGKiV1DSII&#10;ggdb9dLbNDtNQrOzYXd1k3/vFgq9zeN9zqoaTS9u5HxnWcE8y0EQ11Z33Ci4nHfPryB8QNbYWyYF&#10;E3mo1o8PKyy1jfxBt1NoRAphX6KCNoShlNLXLRn0mR2IE/dtncGQoGukdhhTuOllkedLabDj1NDi&#10;QNuW6p/T1SiIL83hqsf66PtjjNP751cxHZxSs6dx8wYi0Bj+xX/uvU7zlwv4fSZd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BOgLDAAAA3AAAAA8AAAAAAAAAAAAA&#10;AAAAoQIAAGRycy9kb3ducmV2LnhtbFBLBQYAAAAABAAEAPkAAACRAwAAAAA=&#10;" strokecolor="red">
              <v:stroke endarrow="block"/>
            </v:line>
          </v:group>
        </w:pict>
      </w:r>
      <w:r w:rsidR="00411E14" w:rsidRPr="00411E14">
        <w:t xml:space="preserve">Isı aktarımının iyileştirilmesi konusunda yapılan çalışmalar birçok mühendislik uygulamasının tasarımında önemli bir yere sahiptir </w:t>
      </w:r>
      <w:r w:rsidR="009C2517">
        <w:t>(Lambert, 2009)</w:t>
      </w:r>
      <w:r w:rsidR="00411E14" w:rsidRPr="00411E14">
        <w:t xml:space="preserve">. Bu iyileştirme </w:t>
      </w:r>
      <w:proofErr w:type="spellStart"/>
      <w:r w:rsidR="00411E14" w:rsidRPr="00411E14">
        <w:t>metodlarından</w:t>
      </w:r>
      <w:proofErr w:type="spellEnd"/>
      <w:r w:rsidR="00411E14" w:rsidRPr="00411E14">
        <w:t xml:space="preserve"> birisi titreşimli akış ile ısı aktarımının etkileşimidir. </w:t>
      </w:r>
    </w:p>
    <w:p w14:paraId="61EE58B1" w14:textId="77777777" w:rsidR="00D94813" w:rsidRPr="00E9219D" w:rsidRDefault="007F305E" w:rsidP="00411E14">
      <w:pPr>
        <w:pStyle w:val="GOVDE"/>
        <w:rPr>
          <w:lang w:val="en-US"/>
        </w:rPr>
      </w:pPr>
      <w:r>
        <w:pict w14:anchorId="0C813C54">
          <v:line id="Line 571" o:spid="_x0000_s2180" style="position:absolute;left:0;text-align:left;flip:x;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17.8pt" to="120.6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" strokecolor="red">
            <v:stroke endarrow="block"/>
          </v:line>
        </w:pict>
      </w:r>
      <w:r w:rsidR="00411E14" w:rsidRPr="00411E14">
        <w:t xml:space="preserve">Titreşimli akış ısıl ve mekanik olmak üzere iki farklı yöntem ile oluşturulabilir. Üzerinde çalışılan sistemin sınır sıcaklıklarında oluşturulan ani değişimler ile ısıl olarak titreşimli akış meydana getirilebilmektedir. Akışkanın ani bir şekilde ısıtmaya veya soğutmaya maruz bırakılması akışkanın genleşmesine ve bir basınç dalgası oluşturmasına sebep olur. Bu basınç dalgasına </w:t>
      </w:r>
      <w:proofErr w:type="spellStart"/>
      <w:r w:rsidR="00411E14" w:rsidRPr="00411E14">
        <w:t>termoakustik</w:t>
      </w:r>
      <w:proofErr w:type="spellEnd"/>
      <w:r w:rsidR="00411E14" w:rsidRPr="00411E14">
        <w:t xml:space="preserve"> dalga denir ve yaklaşık ses hızında hareket eder </w:t>
      </w:r>
      <w:r w:rsidR="000253DA">
        <w:t>[</w:t>
      </w:r>
      <w:r w:rsidR="0041563A">
        <w:t>2</w:t>
      </w:r>
      <w:r w:rsidR="000253DA">
        <w:t>]</w:t>
      </w:r>
      <w:r w:rsidR="00411E14" w:rsidRPr="00411E14">
        <w:t>.</w:t>
      </w:r>
    </w:p>
    <w:p w14:paraId="0FCD6A5A" w14:textId="77777777" w:rsidR="00D94813" w:rsidRPr="00E9219D" w:rsidRDefault="00D94813" w:rsidP="00D94813">
      <w:pPr>
        <w:pStyle w:val="BASLIK2"/>
        <w:rPr>
          <w:lang w:val="en-US"/>
        </w:rPr>
      </w:pPr>
      <w:bookmarkStart w:id="13" w:name="_Toc190755317"/>
      <w:bookmarkStart w:id="14" w:name="_Toc190755895"/>
      <w:bookmarkStart w:id="15" w:name="_Toc224357595"/>
      <w:bookmarkStart w:id="16" w:name="_Toc286759112"/>
      <w:proofErr w:type="spellStart"/>
      <w:r w:rsidRPr="00E9219D">
        <w:rPr>
          <w:lang w:val="en-US"/>
        </w:rPr>
        <w:t>TezinAmacı</w:t>
      </w:r>
      <w:bookmarkEnd w:id="13"/>
      <w:bookmarkEnd w:id="14"/>
      <w:bookmarkEnd w:id="15"/>
      <w:bookmarkEnd w:id="16"/>
      <w:proofErr w:type="spellEnd"/>
    </w:p>
    <w:p w14:paraId="5675AF53" w14:textId="77777777" w:rsidR="00D94813" w:rsidRPr="00E9219D" w:rsidRDefault="0066097D" w:rsidP="00020D15">
      <w:pPr>
        <w:pStyle w:val="GOVDE"/>
        <w:rPr>
          <w:lang w:val="en-US"/>
        </w:rPr>
      </w:pPr>
      <w:r w:rsidRPr="0066097D">
        <w:t>Mikro-</w:t>
      </w:r>
      <w:proofErr w:type="spellStart"/>
      <w:r w:rsidRPr="0066097D">
        <w:t>nano</w:t>
      </w:r>
      <w:proofErr w:type="spellEnd"/>
      <w:r w:rsidRPr="0066097D">
        <w:t xml:space="preserve"> ölçekli mühendislik uygulamaları, </w:t>
      </w:r>
      <w:proofErr w:type="spellStart"/>
      <w:r w:rsidRPr="0066097D">
        <w:t>biyoakışkanlar</w:t>
      </w:r>
      <w:proofErr w:type="spellEnd"/>
      <w:r w:rsidRPr="0066097D">
        <w:t xml:space="preserve">, içten yanmalı motorlar, ısı değiştirgeçleri, çipler vb. elektronik cihazlarından ısı atımı konularında artan çalışmalar titreşimli akışın önemini ortaya koymaktadır </w:t>
      </w:r>
      <w:r w:rsidR="009C2517">
        <w:t>(</w:t>
      </w:r>
      <w:proofErr w:type="spellStart"/>
      <w:r w:rsidR="009C2517" w:rsidRPr="009C2517">
        <w:t>Rahgoshay</w:t>
      </w:r>
      <w:proofErr w:type="spellEnd"/>
      <w:r w:rsidR="009C2517">
        <w:t>, 2012)</w:t>
      </w:r>
      <w:r w:rsidRPr="0066097D">
        <w:t>. Bu çalışmada titreşim kontrollü ısı aktarım tüplerinin tasarımında yol göstermek üzere su dolu, basık, kapalı bir dikdörtgen ortam içerisinde sol duvarın titreşimiyle duran dalga oluşturarak ısı aktarımına etkilerinin incelenmesi amaçlanmaktadır.</w:t>
      </w:r>
    </w:p>
    <w:p w14:paraId="7BD3D891" w14:textId="77777777" w:rsidR="00D94813" w:rsidRPr="00E9219D" w:rsidRDefault="00D94813" w:rsidP="00D94813">
      <w:pPr>
        <w:pStyle w:val="BASLIK2"/>
        <w:rPr>
          <w:lang w:val="en-US"/>
        </w:rPr>
      </w:pPr>
      <w:bookmarkStart w:id="17" w:name="_Toc190755318"/>
      <w:bookmarkStart w:id="18" w:name="_Toc190755896"/>
      <w:bookmarkStart w:id="19" w:name="_Toc224357596"/>
      <w:bookmarkStart w:id="20" w:name="_Toc286759113"/>
      <w:proofErr w:type="spellStart"/>
      <w:r w:rsidRPr="00E9219D">
        <w:rPr>
          <w:lang w:val="en-US"/>
        </w:rPr>
        <w:t>Literatür</w:t>
      </w:r>
      <w:bookmarkEnd w:id="17"/>
      <w:bookmarkEnd w:id="18"/>
      <w:bookmarkEnd w:id="19"/>
      <w:r w:rsidR="00B40DA1">
        <w:rPr>
          <w:lang w:val="en-US"/>
        </w:rPr>
        <w:t>Araştırması</w:t>
      </w:r>
      <w:bookmarkEnd w:id="20"/>
      <w:proofErr w:type="spellEnd"/>
    </w:p>
    <w:p w14:paraId="09283594" w14:textId="77777777" w:rsidR="00D94813" w:rsidRPr="003B779E" w:rsidRDefault="002756AB" w:rsidP="00020D15">
      <w:pPr>
        <w:pStyle w:val="GOVDE"/>
        <w:rPr>
          <w:lang w:val="fi-FI"/>
        </w:rPr>
      </w:pPr>
      <w:r w:rsidRPr="002756AB">
        <w:t xml:space="preserve">Literatürde mekanik </w:t>
      </w:r>
      <w:proofErr w:type="spellStart"/>
      <w:r w:rsidRPr="002756AB">
        <w:t>tireşimler</w:t>
      </w:r>
      <w:proofErr w:type="spellEnd"/>
      <w:r w:rsidRPr="002756AB">
        <w:t xml:space="preserve"> ile oluşturulan ses dalgaları ile meydana gelen akustik akış üzerine çalışmalara sıkça rastlanmaktadır. Bu konuda ilk teorik çalışmalar </w:t>
      </w:r>
      <w:proofErr w:type="spellStart"/>
      <w:proofErr w:type="gramStart"/>
      <w:r w:rsidRPr="002756AB">
        <w:t>LordRayleigh</w:t>
      </w:r>
      <w:proofErr w:type="spellEnd"/>
      <w:r w:rsidR="0041563A" w:rsidRPr="0041563A">
        <w:t>(</w:t>
      </w:r>
      <w:proofErr w:type="gramEnd"/>
      <w:r w:rsidR="0041563A" w:rsidRPr="0041563A">
        <w:t>1884)</w:t>
      </w:r>
      <w:r w:rsidRPr="002756AB">
        <w:t xml:space="preserve">tarafından yapıldı. </w:t>
      </w:r>
      <w:proofErr w:type="spellStart"/>
      <w:r w:rsidRPr="002756AB">
        <w:t>LordRayleigh</w:t>
      </w:r>
      <w:proofErr w:type="spellEnd"/>
      <w:r w:rsidRPr="002756AB">
        <w:t xml:space="preserve"> bir </w:t>
      </w:r>
      <w:proofErr w:type="spellStart"/>
      <w:r w:rsidRPr="002756AB">
        <w:t>Kundt</w:t>
      </w:r>
      <w:proofErr w:type="spellEnd"/>
      <w:r w:rsidRPr="002756AB">
        <w:t xml:space="preserve"> tüpünde oluşturulan duran dalgalar ile girdapların oluştuğunu ortaya koydu. Daha sonra </w:t>
      </w:r>
      <w:proofErr w:type="spellStart"/>
      <w:proofErr w:type="gramStart"/>
      <w:r w:rsidRPr="002756AB">
        <w:t>Westervelt</w:t>
      </w:r>
      <w:proofErr w:type="spellEnd"/>
      <w:r w:rsidR="0041563A">
        <w:t>(</w:t>
      </w:r>
      <w:proofErr w:type="gramEnd"/>
      <w:r w:rsidR="0041563A">
        <w:t xml:space="preserve">1953) </w:t>
      </w:r>
      <w:r w:rsidRPr="002756AB">
        <w:t xml:space="preserve">akustik akış hızını hesaplayabileceği genel bir </w:t>
      </w:r>
      <w:proofErr w:type="spellStart"/>
      <w:r>
        <w:t>vortisite</w:t>
      </w:r>
      <w:proofErr w:type="spellEnd"/>
      <w:r>
        <w:t xml:space="preserve"> denklemi oluşturdu</w:t>
      </w:r>
      <w:r w:rsidRPr="002756AB">
        <w:t xml:space="preserve">. </w:t>
      </w:r>
      <w:proofErr w:type="spellStart"/>
      <w:proofErr w:type="gramStart"/>
      <w:r w:rsidRPr="002756AB">
        <w:t>Nyborg</w:t>
      </w:r>
      <w:proofErr w:type="spellEnd"/>
      <w:r w:rsidR="0041563A">
        <w:t>(</w:t>
      </w:r>
      <w:proofErr w:type="gramEnd"/>
      <w:r w:rsidR="0041563A">
        <w:t xml:space="preserve">1953) </w:t>
      </w:r>
      <w:r w:rsidRPr="002756AB">
        <w:t xml:space="preserve">akustik kaynaklı sürekli akışların analizinde kullanılan teorileri çalışmasında özetledi. İki </w:t>
      </w:r>
      <w:proofErr w:type="spellStart"/>
      <w:r w:rsidRPr="002756AB">
        <w:t>örnekleyici</w:t>
      </w:r>
      <w:proofErr w:type="spellEnd"/>
      <w:r w:rsidRPr="002756AB">
        <w:t xml:space="preserve"> problem üzerine çalıştı. Birincisi tüp içerisinde giden bir düzlem akış diğeri ise birbirini kesen iki düzlem akış üzerinedir. Akustik </w:t>
      </w:r>
      <w:r w:rsidRPr="002756AB">
        <w:lastRenderedPageBreak/>
        <w:t xml:space="preserve">akış hızlarının ısıl gevşeme veya ısı aktarımı gibi bir sebepten kaynaklanabilecek bir sönüm katsayısına önemli ölçüde dayandığını buldu. </w:t>
      </w:r>
      <w:proofErr w:type="spellStart"/>
      <w:r w:rsidRPr="002756AB">
        <w:t>Richardson</w:t>
      </w:r>
      <w:proofErr w:type="spellEnd"/>
      <w:r w:rsidRPr="002756AB">
        <w:t xml:space="preserve"> ses alanına maruz bırakılmış yatay bir silindir boyunca ses dalgasının doğal </w:t>
      </w:r>
      <w:proofErr w:type="spellStart"/>
      <w:r w:rsidRPr="002756AB">
        <w:t>taşınıma</w:t>
      </w:r>
      <w:proofErr w:type="spellEnd"/>
      <w:r w:rsidRPr="002756AB">
        <w:t xml:space="preserve"> etkilerini analitik olarak çalıştı </w:t>
      </w:r>
      <w:r>
        <w:t>(</w:t>
      </w:r>
      <w:proofErr w:type="spellStart"/>
      <w:r w:rsidRPr="002756AB">
        <w:t>Richardson</w:t>
      </w:r>
      <w:proofErr w:type="spellEnd"/>
      <w:r>
        <w:t>, 1967)</w:t>
      </w:r>
      <w:r w:rsidRPr="002756AB">
        <w:t xml:space="preserve">. </w:t>
      </w:r>
    </w:p>
    <w:p w14:paraId="669C2ED4" w14:textId="77777777" w:rsidR="00D94813" w:rsidRPr="00E9219D" w:rsidRDefault="002756AB" w:rsidP="00D94813">
      <w:pPr>
        <w:jc w:val="center"/>
        <w:rPr>
          <w:lang w:val="en-US"/>
        </w:rPr>
      </w:pPr>
      <w:r w:rsidRPr="002756AB">
        <w:rPr>
          <w:noProof/>
        </w:rPr>
        <w:drawing>
          <wp:inline distT="0" distB="0" distL="0" distR="0" wp14:anchorId="54F41BE9" wp14:editId="33DF98BB">
            <wp:extent cx="3886200" cy="1381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886200" cy="1381125"/>
                    </a:xfrm>
                    <a:prstGeom prst="rect">
                      <a:avLst/>
                    </a:prstGeom>
                  </pic:spPr>
                </pic:pic>
              </a:graphicData>
            </a:graphic>
          </wp:inline>
        </w:drawing>
      </w:r>
    </w:p>
    <w:p w14:paraId="10BD6079" w14:textId="77777777" w:rsidR="00D94813" w:rsidRPr="00E9219D" w:rsidRDefault="002756AB" w:rsidP="006B59FB">
      <w:pPr>
        <w:pStyle w:val="SekilFBESablonBolumI"/>
        <w:rPr>
          <w:lang w:val="en-US"/>
        </w:rPr>
      </w:pPr>
      <w:bookmarkStart w:id="21" w:name="_Toc190636444"/>
      <w:bookmarkStart w:id="22" w:name="_Toc198362363"/>
      <w:r w:rsidRPr="002756AB">
        <w:t>Titreşimli akış oluşumu</w:t>
      </w:r>
      <w:r w:rsidR="00D94813" w:rsidRPr="00E9219D">
        <w:rPr>
          <w:lang w:val="en-US"/>
        </w:rPr>
        <w:t>.</w:t>
      </w:r>
      <w:bookmarkEnd w:id="21"/>
      <w:bookmarkEnd w:id="22"/>
    </w:p>
    <w:p w14:paraId="4C2AB32F" w14:textId="77777777" w:rsidR="00D94813" w:rsidRPr="00E9219D" w:rsidRDefault="00B82C88" w:rsidP="00D94813">
      <w:pPr>
        <w:pStyle w:val="BASLIK2"/>
        <w:rPr>
          <w:lang w:val="en-US"/>
        </w:rPr>
      </w:pPr>
      <w:bookmarkStart w:id="23" w:name="_Toc190755319"/>
      <w:bookmarkStart w:id="24" w:name="_Toc190755897"/>
      <w:bookmarkStart w:id="25" w:name="_Toc224357597"/>
      <w:bookmarkStart w:id="26" w:name="_Toc286759114"/>
      <w:r w:rsidRPr="00B82C88">
        <w:rPr>
          <w:bCs/>
        </w:rPr>
        <w:t xml:space="preserve">Teorik Çalışmalar </w:t>
      </w:r>
      <w:bookmarkEnd w:id="23"/>
      <w:bookmarkEnd w:id="24"/>
      <w:bookmarkEnd w:id="25"/>
      <w:bookmarkEnd w:id="26"/>
    </w:p>
    <w:p w14:paraId="1D28F8E1" w14:textId="77777777" w:rsidR="00D94813" w:rsidRPr="00E9219D" w:rsidRDefault="007F305E" w:rsidP="00020D15">
      <w:pPr>
        <w:pStyle w:val="GOVDE"/>
        <w:rPr>
          <w:lang w:val="en-US"/>
        </w:rPr>
      </w:pPr>
      <w:r>
        <w:pict w14:anchorId="23F304AB">
          <v:group id="Group 135" o:spid="_x0000_s2116" style="position:absolute;left:0;text-align:left;margin-left:366.35pt;margin-top:123.05pt;width:142.25pt;height:194.8pt;z-index:251855360" coordorigin="8723,9788" coordsize="2845,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">
            <v:shape id="AutoShape 5" o:spid="_x0000_s2117" type="#_x0000_t186" style="position:absolute;left:9588;top:9788;width:1980;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XhMEA&#10;AADbAAAADwAAAGRycy9kb3ducmV2LnhtbESP0YrCMBRE3wX/IVzBN00VFbdrlKK4+LrqB9xt7rbV&#10;5qYkUbN/b4QFH4eZOcOsNtG04k7ON5YVTMYZCOLS6oYrBefTfrQE4QOyxtYyKfgjD5t1v7fCXNsH&#10;f9P9GCqRIOxzVFCH0OVS+rImg35sO+Lk/VpnMCTpKqkdPhLctHKaZQtpsOG0UGNH25rK6/FmFHzg&#10;5aso3M98G+XsHPVyd5iFnVLDQSw+QQSK4R3+bx+0gukc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TV4TBAAAA2wAAAA8AAAAAAAAAAAAAAAAAmAIAAGRycy9kb3du&#10;cmV2LnhtbFBLBQYAAAAABAAEAPUAAACGAwAAAAA=&#10;" filled="t" fillcolor="#ff9" strokecolor="red">
              <v:textbox>
                <w:txbxContent>
                  <w:p w14:paraId="6DB44879" w14:textId="77777777" w:rsidR="006B59FB" w:rsidRDefault="006B59FB" w:rsidP="00890D83">
                    <w:r>
                      <w:rPr>
                        <w:lang w:val="en-US"/>
                      </w:rPr>
                      <w:t>Tek</w:t>
                    </w:r>
                    <w:r w:rsidRPr="00890D83">
                      <w:rPr>
                        <w:lang w:val="en-US"/>
                      </w:rPr>
                      <w:t xml:space="preserve"> </w:t>
                    </w:r>
                    <w:proofErr w:type="spellStart"/>
                    <w:r w:rsidRPr="00890D83">
                      <w:rPr>
                        <w:lang w:val="en-US"/>
                      </w:rPr>
                      <w:t>satırlı</w:t>
                    </w:r>
                    <w:proofErr w:type="spellEnd"/>
                    <w:r w:rsidRPr="00890D83">
                      <w:rPr>
                        <w:lang w:val="en-US"/>
                      </w:rPr>
                      <w:t xml:space="preserve"> </w:t>
                    </w:r>
                    <w:proofErr w:type="spellStart"/>
                    <w:r w:rsidRPr="00890D83">
                      <w:rPr>
                        <w:lang w:val="en-US"/>
                      </w:rPr>
                      <w:t>ve</w:t>
                    </w:r>
                    <w:proofErr w:type="spellEnd"/>
                    <w:r w:rsidRPr="00890D83">
                      <w:rPr>
                        <w:lang w:val="en-US"/>
                      </w:rPr>
                      <w:t xml:space="preserve"> </w:t>
                    </w:r>
                    <w:proofErr w:type="spellStart"/>
                    <w:r w:rsidRPr="00890D83">
                      <w:rPr>
                        <w:lang w:val="en-US"/>
                      </w:rPr>
                      <w:t>kolonlar</w:t>
                    </w:r>
                    <w:proofErr w:type="spellEnd"/>
                    <w:r w:rsidRPr="00890D83">
                      <w:rPr>
                        <w:lang w:val="en-US"/>
                      </w:rPr>
                      <w:t xml:space="preserve"> </w:t>
                    </w:r>
                    <w:proofErr w:type="spellStart"/>
                    <w:r w:rsidRPr="00890D83">
                      <w:rPr>
                        <w:lang w:val="en-US"/>
                      </w:rPr>
                      <w:t>ortalanmış</w:t>
                    </w:r>
                    <w:proofErr w:type="spellEnd"/>
                    <w:r w:rsidRPr="00890D83">
                      <w:rPr>
                        <w:lang w:val="en-US"/>
                      </w:rPr>
                      <w:t xml:space="preserve"> </w:t>
                    </w:r>
                    <w:proofErr w:type="spellStart"/>
                    <w:r w:rsidRPr="00890D83">
                      <w:rPr>
                        <w:lang w:val="en-US"/>
                      </w:rPr>
                      <w:t>çizelge</w:t>
                    </w:r>
                    <w:proofErr w:type="spellEnd"/>
                    <w:r>
                      <w:t xml:space="preserve">. </w:t>
                    </w:r>
                    <w:proofErr w:type="spellStart"/>
                    <w:r w:rsidRPr="00905019">
                      <w:rPr>
                        <w:lang w:val="en-US"/>
                      </w:rPr>
                      <w:t>Çizelge</w:t>
                    </w:r>
                    <w:proofErr w:type="spellEnd"/>
                    <w:r w:rsidRPr="00905019">
                      <w:rPr>
                        <w:lang w:val="en-US"/>
                      </w:rPr>
                      <w:t xml:space="preserve"> </w:t>
                    </w:r>
                    <w:proofErr w:type="spellStart"/>
                    <w:r w:rsidRPr="00905019">
                      <w:rPr>
                        <w:lang w:val="en-US"/>
                      </w:rPr>
                      <w:t>ismi</w:t>
                    </w:r>
                    <w:proofErr w:type="spellEnd"/>
                    <w:r w:rsidRPr="00905019">
                      <w:rPr>
                        <w:lang w:val="en-US"/>
                      </w:rPr>
                      <w:t xml:space="preserve"> </w:t>
                    </w:r>
                    <w:r w:rsidRPr="00905019">
                      <w:t>nokta ile bitirilmelidir</w:t>
                    </w:r>
                  </w:p>
                  <w:p w14:paraId="384D35B4" w14:textId="77777777" w:rsidR="006B59FB" w:rsidRDefault="006B59FB" w:rsidP="00890D83"/>
                  <w:p w14:paraId="05121C07" w14:textId="77777777" w:rsidR="006B59FB" w:rsidRDefault="006B59FB" w:rsidP="00890D83">
                    <w:r w:rsidRPr="00480905">
                      <w:rPr>
                        <w:b/>
                        <w:color w:val="FF0000"/>
                      </w:rPr>
                      <w:t>Bu bir nottur, çıktı almadan önce siliniz.</w:t>
                    </w:r>
                  </w:p>
                </w:txbxContent>
              </v:textbox>
            </v:shape>
            <v:line id="Line 6" o:spid="_x0000_s2118" style="position:absolute;visibility:visible;mso-wrap-style:square" from="8723,10388" to="9698,1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jEMUAAADbAAAADwAAAGRycy9kb3ducmV2LnhtbESPT4vCMBTE74LfITxhL6KpHlypRpGF&#10;FVkE8Q+It0fzbGubl9LEWvfTb4QFj8PM/IaZL1tTioZql1tWMBpGIIgTq3NOFZyO34MpCOeRNZaW&#10;ScGTHCwX3c4cY20fvKfm4FMRIOxiVJB5X8VSuiQjg25oK+LgXW1t0AdZp1LX+AhwU8pxFE2kwZzD&#10;QoYVfWWUFIe7UbBZ743zt935c33ZnqjfFMXvT6HUR69dzUB4av07/N/eaAXjCby+h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mjEMUAAADbAAAADwAAAAAAAAAA&#10;AAAAAAChAgAAZHJzL2Rvd25yZXYueG1sUEsFBgAAAAAEAAQA+QAAAJMDAAAAAA==&#10;" strokecolor="red">
              <v:stroke startarrow="block"/>
            </v:line>
          </v:group>
        </w:pict>
      </w:r>
      <w:r w:rsidR="00890D83" w:rsidRPr="00890D83">
        <w:t xml:space="preserve">Yaklaşık son bir periyot için hız dağılımları görülmektedir. Ağ yapısı çalışması kapalı ortamın yüksekliğinin en büyük olduğu (H=50 mm) durumda yapılmıştır. Bu çalışmada hesaplama maliyetini de gözeterek 400 x 40 sayıda çözüm ağı kullanılmıştır. Çizelge </w:t>
      </w:r>
      <w:r w:rsidR="00890D83">
        <w:t>1</w:t>
      </w:r>
      <w:r w:rsidR="00890D83" w:rsidRPr="00890D83">
        <w:t xml:space="preserve">.1’de farklı çözüm ağlarında kapalı ortamın merkezinde hesaplanan hızların sapmaları verilmektedir. y- yönünde dört farklı sayıda, x-yönünde iki farklı sayıda ağ yapısı denenmiştir. </w:t>
      </w:r>
    </w:p>
    <w:p w14:paraId="47E08B4E" w14:textId="77777777" w:rsidR="00D94813" w:rsidRPr="00E9219D" w:rsidRDefault="00890D83" w:rsidP="0054256D">
      <w:pPr>
        <w:pStyle w:val="CizelgeFBESablonBolumI"/>
        <w:rPr>
          <w:lang w:val="en-US"/>
        </w:rPr>
      </w:pPr>
      <w:bookmarkStart w:id="27" w:name="_Toc202259448"/>
      <w:r w:rsidRPr="00890D83">
        <w:t>Çözümün sayısal ağ yapısından bağımsızlığının araştırılması</w:t>
      </w:r>
      <w:r>
        <w:t>.</w:t>
      </w:r>
      <w:bookmarkEnd w:id="27"/>
    </w:p>
    <w:tbl>
      <w:tblPr>
        <w:tblW w:w="39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1444"/>
        <w:gridCol w:w="1477"/>
        <w:gridCol w:w="1688"/>
      </w:tblGrid>
      <w:tr w:rsidR="00471E0B" w:rsidRPr="00471E0B" w14:paraId="7A180CD1" w14:textId="77777777" w:rsidTr="00471E0B">
        <w:trPr>
          <w:jc w:val="center"/>
        </w:trPr>
        <w:tc>
          <w:tcPr>
            <w:tcW w:w="1510" w:type="pct"/>
          </w:tcPr>
          <w:p w14:paraId="0C4D18B0" w14:textId="77777777" w:rsidR="00471E0B" w:rsidRPr="00471E0B" w:rsidRDefault="00471E0B" w:rsidP="00471E0B">
            <w:pPr>
              <w:pStyle w:val="GOVDE"/>
              <w:spacing w:before="0" w:after="0" w:line="240" w:lineRule="auto"/>
              <w:jc w:val="center"/>
              <w:rPr>
                <w:lang w:val="en-US"/>
              </w:rPr>
            </w:pPr>
            <w:r w:rsidRPr="00471E0B">
              <w:rPr>
                <w:lang w:val="en-US"/>
              </w:rPr>
              <w:t>Kolon</w:t>
            </w:r>
            <w:r>
              <w:rPr>
                <w:lang w:val="en-US"/>
              </w:rPr>
              <w:t>1</w:t>
            </w:r>
          </w:p>
        </w:tc>
        <w:tc>
          <w:tcPr>
            <w:tcW w:w="1093" w:type="pct"/>
          </w:tcPr>
          <w:p w14:paraId="04B8DA41" w14:textId="77777777" w:rsidR="00471E0B" w:rsidRPr="00471E0B" w:rsidRDefault="00471E0B" w:rsidP="00471E0B">
            <w:pPr>
              <w:pStyle w:val="GOVDE"/>
              <w:spacing w:before="0" w:after="0" w:line="240" w:lineRule="auto"/>
              <w:jc w:val="center"/>
              <w:rPr>
                <w:lang w:val="en-US"/>
              </w:rPr>
            </w:pPr>
            <w:r w:rsidRPr="00471E0B">
              <w:rPr>
                <w:lang w:val="en-US"/>
              </w:rPr>
              <w:t>Kolon</w:t>
            </w:r>
            <w:r>
              <w:rPr>
                <w:lang w:val="en-US"/>
              </w:rPr>
              <w:t>2</w:t>
            </w:r>
          </w:p>
        </w:tc>
        <w:tc>
          <w:tcPr>
            <w:tcW w:w="1118" w:type="pct"/>
          </w:tcPr>
          <w:p w14:paraId="42999993" w14:textId="77777777" w:rsidR="00471E0B" w:rsidRPr="00471E0B" w:rsidRDefault="00471E0B" w:rsidP="00471E0B">
            <w:pPr>
              <w:pStyle w:val="GOVDE"/>
              <w:spacing w:before="0" w:after="0" w:line="240" w:lineRule="auto"/>
              <w:jc w:val="center"/>
              <w:rPr>
                <w:lang w:val="en-US"/>
              </w:rPr>
            </w:pPr>
            <w:r w:rsidRPr="00471E0B">
              <w:rPr>
                <w:lang w:val="en-US"/>
              </w:rPr>
              <w:t>Kolon</w:t>
            </w:r>
            <w:r>
              <w:rPr>
                <w:lang w:val="en-US"/>
              </w:rPr>
              <w:t>3</w:t>
            </w:r>
          </w:p>
        </w:tc>
        <w:tc>
          <w:tcPr>
            <w:tcW w:w="1278" w:type="pct"/>
          </w:tcPr>
          <w:p w14:paraId="19A56B74" w14:textId="77777777" w:rsidR="00471E0B" w:rsidRPr="00471E0B" w:rsidRDefault="00471E0B" w:rsidP="00471E0B">
            <w:pPr>
              <w:pStyle w:val="GOVDE"/>
              <w:spacing w:before="0" w:after="0" w:line="240" w:lineRule="auto"/>
              <w:jc w:val="center"/>
              <w:rPr>
                <w:lang w:val="en-US"/>
              </w:rPr>
            </w:pPr>
            <w:r w:rsidRPr="00471E0B">
              <w:rPr>
                <w:lang w:val="en-US"/>
              </w:rPr>
              <w:t>Kolon</w:t>
            </w:r>
            <w:r>
              <w:rPr>
                <w:lang w:val="en-US"/>
              </w:rPr>
              <w:t>4</w:t>
            </w:r>
          </w:p>
        </w:tc>
      </w:tr>
      <w:tr w:rsidR="00471E0B" w:rsidRPr="00471E0B" w14:paraId="3AE42E43" w14:textId="77777777" w:rsidTr="00471E0B">
        <w:trPr>
          <w:jc w:val="center"/>
        </w:trPr>
        <w:tc>
          <w:tcPr>
            <w:tcW w:w="1510" w:type="pct"/>
            <w:vAlign w:val="center"/>
          </w:tcPr>
          <w:p w14:paraId="07B0994D"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1</w:t>
            </w:r>
          </w:p>
        </w:tc>
        <w:tc>
          <w:tcPr>
            <w:tcW w:w="1093" w:type="pct"/>
            <w:vAlign w:val="center"/>
          </w:tcPr>
          <w:p w14:paraId="1CF5DDB1"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1</w:t>
            </w:r>
          </w:p>
        </w:tc>
        <w:tc>
          <w:tcPr>
            <w:tcW w:w="1118" w:type="pct"/>
            <w:vAlign w:val="center"/>
          </w:tcPr>
          <w:p w14:paraId="1F46840D"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1</w:t>
            </w:r>
          </w:p>
        </w:tc>
        <w:tc>
          <w:tcPr>
            <w:tcW w:w="1278" w:type="pct"/>
          </w:tcPr>
          <w:p w14:paraId="6F44BBC4"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1</w:t>
            </w:r>
          </w:p>
        </w:tc>
      </w:tr>
      <w:tr w:rsidR="00471E0B" w:rsidRPr="00471E0B" w14:paraId="78E07B28" w14:textId="77777777" w:rsidTr="00471E0B">
        <w:trPr>
          <w:jc w:val="center"/>
        </w:trPr>
        <w:tc>
          <w:tcPr>
            <w:tcW w:w="1510" w:type="pct"/>
            <w:vAlign w:val="center"/>
          </w:tcPr>
          <w:p w14:paraId="5ECF9515"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2</w:t>
            </w:r>
          </w:p>
        </w:tc>
        <w:tc>
          <w:tcPr>
            <w:tcW w:w="1093" w:type="pct"/>
            <w:vAlign w:val="center"/>
          </w:tcPr>
          <w:p w14:paraId="5C97312D"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2</w:t>
            </w:r>
          </w:p>
        </w:tc>
        <w:tc>
          <w:tcPr>
            <w:tcW w:w="1118" w:type="pct"/>
            <w:vAlign w:val="center"/>
          </w:tcPr>
          <w:p w14:paraId="2F46706D"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2</w:t>
            </w:r>
          </w:p>
        </w:tc>
        <w:tc>
          <w:tcPr>
            <w:tcW w:w="1278" w:type="pct"/>
          </w:tcPr>
          <w:p w14:paraId="3C53E0B6"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2</w:t>
            </w:r>
          </w:p>
        </w:tc>
      </w:tr>
      <w:tr w:rsidR="00471E0B" w:rsidRPr="00471E0B" w14:paraId="3DB83D37" w14:textId="77777777" w:rsidTr="00471E0B">
        <w:trPr>
          <w:jc w:val="center"/>
        </w:trPr>
        <w:tc>
          <w:tcPr>
            <w:tcW w:w="1510" w:type="pct"/>
            <w:vAlign w:val="center"/>
          </w:tcPr>
          <w:p w14:paraId="56E1B3F4"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3</w:t>
            </w:r>
          </w:p>
        </w:tc>
        <w:tc>
          <w:tcPr>
            <w:tcW w:w="1093" w:type="pct"/>
            <w:vAlign w:val="center"/>
          </w:tcPr>
          <w:p w14:paraId="2BC16C63"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3</w:t>
            </w:r>
          </w:p>
        </w:tc>
        <w:tc>
          <w:tcPr>
            <w:tcW w:w="1118" w:type="pct"/>
            <w:vAlign w:val="center"/>
          </w:tcPr>
          <w:p w14:paraId="3667D627"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3</w:t>
            </w:r>
          </w:p>
        </w:tc>
        <w:tc>
          <w:tcPr>
            <w:tcW w:w="1278" w:type="pct"/>
          </w:tcPr>
          <w:p w14:paraId="488F54E2" w14:textId="77777777" w:rsidR="00471E0B" w:rsidRPr="00471E0B" w:rsidRDefault="00471E0B" w:rsidP="00471E0B">
            <w:pPr>
              <w:pStyle w:val="GOVDE"/>
              <w:spacing w:before="0" w:after="0" w:line="240" w:lineRule="auto"/>
              <w:jc w:val="center"/>
              <w:rPr>
                <w:lang w:val="en-US"/>
              </w:rPr>
            </w:pPr>
            <w:r w:rsidRPr="00471E0B">
              <w:rPr>
                <w:lang w:val="en-US"/>
              </w:rPr>
              <w:t>Satır</w:t>
            </w:r>
            <w:r>
              <w:rPr>
                <w:lang w:val="en-US"/>
              </w:rPr>
              <w:t>3</w:t>
            </w:r>
          </w:p>
        </w:tc>
      </w:tr>
    </w:tbl>
    <w:p w14:paraId="60113C06" w14:textId="77777777" w:rsidR="00890D83" w:rsidRDefault="00890D83" w:rsidP="00890D83">
      <w:pPr>
        <w:pStyle w:val="GOVDE"/>
        <w:spacing w:before="240"/>
        <w:jc w:val="center"/>
        <w:rPr>
          <w:lang w:val="en-US"/>
        </w:rPr>
      </w:pPr>
    </w:p>
    <w:p w14:paraId="1038923E" w14:textId="77777777" w:rsidR="00A47D7F" w:rsidRDefault="00C05B8F" w:rsidP="00020D15">
      <w:pPr>
        <w:pStyle w:val="GOVDE"/>
        <w:spacing w:before="240"/>
      </w:pPr>
      <w:r w:rsidRPr="00C05B8F">
        <w:t>Yaklaşık son bir periyot için hız dağılımları görülmektedir. Ağ yapısı çalışması kapalı ortamın yüksekliğinin en büyük olduğu (H=50 mm) durumda yapılmıştır. Bu çalışmada hesaplama maliyetini de gözeterek 400 x 40 sayıda çözüm ağı kullanılmıştır.</w:t>
      </w:r>
      <w:bookmarkStart w:id="28" w:name="_Toc190755320"/>
      <w:bookmarkStart w:id="29" w:name="_Toc190755898"/>
      <w:bookmarkStart w:id="30" w:name="_Toc224357598"/>
    </w:p>
    <w:p w14:paraId="654F02C1" w14:textId="77777777" w:rsidR="006B59FB" w:rsidRDefault="006B59FB" w:rsidP="00020D15">
      <w:pPr>
        <w:pStyle w:val="GOVDE"/>
        <w:spacing w:before="240"/>
      </w:pPr>
    </w:p>
    <w:p w14:paraId="232982BA" w14:textId="77777777" w:rsidR="006B59FB" w:rsidRDefault="006B59FB" w:rsidP="00020D15">
      <w:pPr>
        <w:pStyle w:val="GOVDE"/>
        <w:spacing w:before="240"/>
      </w:pPr>
    </w:p>
    <w:p w14:paraId="0A88E088" w14:textId="77777777" w:rsidR="006B59FB" w:rsidRDefault="006B59FB" w:rsidP="00020D15">
      <w:pPr>
        <w:pStyle w:val="GOVDE"/>
        <w:spacing w:before="240"/>
      </w:pPr>
    </w:p>
    <w:p w14:paraId="401A7568" w14:textId="77777777" w:rsidR="006B59FB" w:rsidRDefault="006B59FB" w:rsidP="00020D15">
      <w:pPr>
        <w:pStyle w:val="GOVDE"/>
        <w:spacing w:before="240"/>
      </w:pPr>
    </w:p>
    <w:p w14:paraId="5216F2DE" w14:textId="77777777" w:rsidR="006B59FB" w:rsidRDefault="006B59FB" w:rsidP="006B59FB">
      <w:pPr>
        <w:pStyle w:val="GOVDE"/>
        <w:spacing w:before="240"/>
        <w:jc w:val="center"/>
      </w:pPr>
      <w:r>
        <w:rPr>
          <w:noProof/>
        </w:rPr>
        <w:drawing>
          <wp:inline distT="0" distB="0" distL="0" distR="0" wp14:anchorId="3D06D995" wp14:editId="4AD5EB37">
            <wp:extent cx="2393315" cy="4658050"/>
            <wp:effectExtent l="0" t="0" r="698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5191" cy="4661700"/>
                    </a:xfrm>
                    <a:prstGeom prst="rect">
                      <a:avLst/>
                    </a:prstGeom>
                    <a:noFill/>
                  </pic:spPr>
                </pic:pic>
              </a:graphicData>
            </a:graphic>
          </wp:inline>
        </w:drawing>
      </w:r>
    </w:p>
    <w:p w14:paraId="5570118E" w14:textId="77777777" w:rsidR="006B59FB" w:rsidRDefault="00BB4629" w:rsidP="00B915C5">
      <w:pPr>
        <w:pStyle w:val="GOVDE"/>
        <w:spacing w:before="240" w:line="240" w:lineRule="auto"/>
        <w:ind w:left="851"/>
        <w:jc w:val="center"/>
      </w:pPr>
      <w:r w:rsidRPr="001B56E7">
        <w:t xml:space="preserve">Resim </w:t>
      </w:r>
      <w:proofErr w:type="gramStart"/>
      <w:r w:rsidRPr="001B56E7">
        <w:t>1.1:</w:t>
      </w:r>
      <w:r w:rsidR="006B59FB" w:rsidRPr="006B59FB">
        <w:t>Zucchi’nin</w:t>
      </w:r>
      <w:proofErr w:type="gramEnd"/>
      <w:r w:rsidR="006B59FB" w:rsidRPr="006B59FB">
        <w:t xml:space="preserve"> Milan şehrinde bina yerleştirmesini gösteren resim</w:t>
      </w:r>
    </w:p>
    <w:p w14:paraId="475E456F" w14:textId="77777777" w:rsidR="006B59FB" w:rsidRDefault="006B59FB" w:rsidP="00020D15">
      <w:pPr>
        <w:pStyle w:val="GOVDE"/>
        <w:spacing w:before="240"/>
        <w:rPr>
          <w:lang w:val="en-US"/>
        </w:rPr>
      </w:pPr>
    </w:p>
    <w:p w14:paraId="069A8CCB" w14:textId="77777777" w:rsidR="00EC34EE" w:rsidRDefault="00EC34EE" w:rsidP="00020D15">
      <w:pPr>
        <w:pStyle w:val="GOVDE"/>
        <w:spacing w:before="240"/>
        <w:rPr>
          <w:lang w:val="en-US"/>
        </w:rPr>
      </w:pPr>
    </w:p>
    <w:p w14:paraId="7217F693" w14:textId="77777777" w:rsidR="00EC34EE" w:rsidRDefault="00EC34EE" w:rsidP="00020D15">
      <w:pPr>
        <w:pStyle w:val="GOVDE"/>
        <w:spacing w:before="240"/>
        <w:rPr>
          <w:lang w:val="en-US"/>
        </w:rPr>
      </w:pPr>
    </w:p>
    <w:p w14:paraId="1C5B5366" w14:textId="77777777" w:rsidR="00EC34EE" w:rsidRDefault="00EC34EE" w:rsidP="00020D15">
      <w:pPr>
        <w:pStyle w:val="GOVDE"/>
        <w:spacing w:before="240"/>
        <w:rPr>
          <w:lang w:val="en-US"/>
        </w:rPr>
      </w:pPr>
    </w:p>
    <w:p w14:paraId="769B3C67" w14:textId="77777777" w:rsidR="00EC34EE" w:rsidRDefault="00EC34EE" w:rsidP="00020D15">
      <w:pPr>
        <w:pStyle w:val="GOVDE"/>
        <w:spacing w:before="240"/>
        <w:rPr>
          <w:lang w:val="en-US"/>
        </w:rPr>
      </w:pPr>
    </w:p>
    <w:p w14:paraId="3C693F24" w14:textId="77777777" w:rsidR="00EC34EE" w:rsidRDefault="00EC34EE" w:rsidP="00020D15">
      <w:pPr>
        <w:pStyle w:val="GOVDE"/>
        <w:spacing w:before="240"/>
        <w:rPr>
          <w:lang w:val="en-US"/>
        </w:rPr>
      </w:pPr>
    </w:p>
    <w:p w14:paraId="2CA82E82" w14:textId="77777777" w:rsidR="00EC34EE" w:rsidRDefault="00EC34EE" w:rsidP="00020D15">
      <w:pPr>
        <w:pStyle w:val="GOVDE"/>
        <w:spacing w:before="240"/>
        <w:rPr>
          <w:lang w:val="en-US"/>
        </w:rPr>
      </w:pPr>
    </w:p>
    <w:p w14:paraId="4B0CF051" w14:textId="77777777" w:rsidR="00EC34EE" w:rsidRDefault="00EC34EE" w:rsidP="00020D15">
      <w:pPr>
        <w:pStyle w:val="GOVDE"/>
        <w:spacing w:before="240"/>
        <w:rPr>
          <w:lang w:val="en-US"/>
        </w:rPr>
      </w:pPr>
    </w:p>
    <w:p w14:paraId="4A6C2B04" w14:textId="77777777" w:rsidR="00EC34EE" w:rsidRDefault="00EC34EE" w:rsidP="00020D15">
      <w:pPr>
        <w:pStyle w:val="GOVDE"/>
        <w:spacing w:before="240"/>
        <w:rPr>
          <w:lang w:val="en-US"/>
        </w:rPr>
      </w:pPr>
    </w:p>
    <w:p w14:paraId="32BB1F42" w14:textId="77777777" w:rsidR="00EC34EE" w:rsidRDefault="00EC34EE" w:rsidP="00020D15">
      <w:pPr>
        <w:pStyle w:val="GOVDE"/>
        <w:spacing w:before="240"/>
        <w:rPr>
          <w:lang w:val="en-US"/>
        </w:rPr>
      </w:pPr>
    </w:p>
    <w:p w14:paraId="4FAAE28B" w14:textId="77777777" w:rsidR="00EC34EE" w:rsidRPr="00EC34EE" w:rsidRDefault="00EC34EE" w:rsidP="00EC34EE">
      <w:pPr>
        <w:pStyle w:val="GOVDE"/>
        <w:spacing w:before="240"/>
        <w:rPr>
          <w:lang w:val="en-US"/>
        </w:rPr>
      </w:pPr>
    </w:p>
    <w:p w14:paraId="69C1D7D8" w14:textId="77777777" w:rsidR="00EC34EE" w:rsidRPr="00EC34EE" w:rsidRDefault="007F305E" w:rsidP="00EC34EE">
      <w:pPr>
        <w:pStyle w:val="GOVDE"/>
        <w:spacing w:before="240"/>
        <w:rPr>
          <w:lang w:val="en-US"/>
        </w:rPr>
      </w:pPr>
      <w:r>
        <w:pict w14:anchorId="0BAD7EC4">
          <v:group id="Group 588" o:spid="_x0000_s2119" style="position:absolute;left:0;text-align:left;margin-left:35.1pt;margin-top:5.3pt;width:258.25pt;height:138.75pt;z-index:251906560" coordorigin="648,5478" coordsize="5165,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">
            <v:line id="Line 589" o:spid="_x0000_s2120" style="position:absolute;flip:x;visibility:visible;mso-wrap-style:square" from="4923,6758" to="5813,6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rFsQAAADbAAAADwAAAGRycy9kb3ducmV2LnhtbESPT2sCMRTE70K/Q3hCb5o1aJGtUWyh&#10;UDwI/kHs7bF57i5uXrZJquu3N0LB4zAzv2Fmi8424kI+1I41jIYZCOLCmZpLDfvd12AKIkRkg41j&#10;0nCjAIv5S2+GuXFX3tBlG0uRIBxy1FDF2OZShqIii2HoWuLknZy3GJP0pTQerwluG6my7E1arDkt&#10;VNjSZ0XFeftnNRzr9X5i/frj53eljruxUtmpPWj92u+W7yAidfEZ/m9/Gw1jBY8v6Q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76sWxAAAANsAAAAPAAAAAAAAAAAA&#10;AAAAAKECAABkcnMvZG93bnJldi54bWxQSwUGAAAAAAQABAD5AAAAkgMAAAAA&#10;" strokecolor="red"/>
            <v:shape id="AutoShape 590" o:spid="_x0000_s2121" type="#_x0000_t186" style="position:absolute;left:648;top:5478;width:4200;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Py8EA&#10;AADbAAAADwAAAGRycy9kb3ducmV2LnhtbESPwW7CMBBE75X4B2uRuBUHmlYQMCgCUXEt5QOWeEkC&#10;8TqyXTB/jytV6nE0M280y3U0nbiR861lBZNxBoK4srrlWsHxe/c6A+EDssbOMil4kIf1avCyxELb&#10;O3/R7RBqkSDsC1TQhNAXUvqqIYN+bHvi5J2tMxiSdLXUDu8Jbjo5zbIPabDltNBgT5uGquvhxyiY&#10;4+WzLN3pfRNlfox6tt3nYavUaBjLBYhAMfyH/9p7rSB/g9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pj8vBAAAA2wAAAA8AAAAAAAAAAAAAAAAAmAIAAGRycy9kb3du&#10;cmV2LnhtbFBLBQYAAAAABAAEAPUAAACGAwAAAAA=&#10;" filled="t" fillcolor="#ff9" strokecolor="red">
              <v:textbox style="mso-next-textbox:#AutoShape 590">
                <w:txbxContent>
                  <w:p w14:paraId="359602D4" w14:textId="77777777" w:rsidR="00EC34EE" w:rsidRDefault="00EC34EE" w:rsidP="00EC34EE">
                    <w:pPr>
                      <w:rPr>
                        <w:b/>
                        <w:color w:val="FF0000"/>
                      </w:rPr>
                    </w:pPr>
                    <w:r w:rsidRPr="006D4F6C">
                      <w:t>Arkalı önlü baskılarda her bölümün ilk sayfasının (birinci derece başlıkların) okuma yönünde sağdaki sayfada olmasına dikkat edilir.</w:t>
                    </w:r>
                  </w:p>
                  <w:p w14:paraId="56F74DD7" w14:textId="77777777" w:rsidR="00EC34EE" w:rsidRPr="00E42B1A" w:rsidRDefault="00EC34EE" w:rsidP="00EC34EE">
                    <w:pPr>
                      <w:rPr>
                        <w:b/>
                        <w:color w:val="FF0000"/>
                      </w:rPr>
                    </w:pPr>
                    <w:r w:rsidRPr="00E42B1A">
                      <w:rPr>
                        <w:b/>
                        <w:color w:val="FF0000"/>
                      </w:rPr>
                      <w:t>Bu bir nottur, çıktı alamadan önce siliniz.</w:t>
                    </w:r>
                  </w:p>
                </w:txbxContent>
              </v:textbox>
            </v:shape>
            <v:line id="Line 591" o:spid="_x0000_s2122" style="position:absolute;visibility:visible;mso-wrap-style:square" from="5448,6788" to="5463,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2abMIAAADbAAAADwAAAGRycy9kb3ducmV2LnhtbESPUWvCQBCE34X+h2MLfdNLJQRJPUUq&#10;hdaCoJY+L7ltLpjbDbmrSf99TxB8HGbmG2a5Hn2rLtSHRtjA8ywDRVyJbbg28HV6my5AhYhssRUm&#10;A38UYL16mCyxtDLwgS7HWKsE4VCiARdjV2odKkcew0w64uT9SO8xJtnX2vY4JLhv9TzLCu2x4bTg&#10;sKNXR9X5+OsNfH8U487Nh+1+K0XtPnPZDSzGPD2OmxdQkcZ4D9/a79ZAnsP1S/o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2abMIAAADbAAAADwAAAAAAAAAAAAAA&#10;AAChAgAAZHJzL2Rvd25yZXYueG1sUEsFBgAAAAAEAAQA+QAAAJADAAAAAA==&#10;" strokecolor="red">
              <v:stroke endarrow="block"/>
            </v:line>
          </v:group>
        </w:pict>
      </w:r>
    </w:p>
    <w:p w14:paraId="4C826225" w14:textId="77777777" w:rsidR="00EC34EE" w:rsidRPr="00EC34EE" w:rsidRDefault="00EC34EE" w:rsidP="00EC34EE">
      <w:pPr>
        <w:pStyle w:val="GOVDE"/>
        <w:spacing w:before="240"/>
        <w:rPr>
          <w:lang w:val="en-US"/>
        </w:rPr>
      </w:pPr>
    </w:p>
    <w:p w14:paraId="40FBF5C4" w14:textId="77777777" w:rsidR="00EC34EE" w:rsidRPr="00EC34EE" w:rsidRDefault="00EC34EE" w:rsidP="00EC34EE">
      <w:pPr>
        <w:pStyle w:val="GOVDE"/>
        <w:spacing w:before="240"/>
        <w:rPr>
          <w:lang w:val="en-US"/>
        </w:rPr>
      </w:pPr>
    </w:p>
    <w:p w14:paraId="1D102F41" w14:textId="77777777" w:rsidR="00EC34EE" w:rsidRPr="00EC34EE" w:rsidRDefault="00EC34EE" w:rsidP="00EC34EE">
      <w:pPr>
        <w:pStyle w:val="GOVDE"/>
        <w:spacing w:before="240"/>
        <w:rPr>
          <w:lang w:val="en-US"/>
        </w:rPr>
      </w:pPr>
    </w:p>
    <w:p w14:paraId="10F19C4B" w14:textId="77777777" w:rsidR="00EC34EE" w:rsidRPr="00EC34EE" w:rsidRDefault="00EC34EE" w:rsidP="00EC34EE">
      <w:pPr>
        <w:pStyle w:val="GOVDE"/>
        <w:spacing w:before="240"/>
        <w:rPr>
          <w:lang w:val="en-US"/>
        </w:rPr>
      </w:pPr>
    </w:p>
    <w:p w14:paraId="2005AE42" w14:textId="77777777" w:rsidR="00EC34EE" w:rsidRPr="00EC34EE" w:rsidRDefault="007F305E" w:rsidP="00EC34EE">
      <w:pPr>
        <w:pStyle w:val="GOVDE"/>
        <w:spacing w:before="240"/>
        <w:rPr>
          <w:lang w:val="en-US"/>
        </w:rPr>
      </w:pPr>
      <w:r>
        <w:pict w14:anchorId="19E4DA41">
          <v:shape id="AutoShape 910" o:spid="_x0000_s2123" type="#_x0000_t186" style="position:absolute;left:0;text-align:left;margin-left:221.9pt;margin-top:7.7pt;width:229.7pt;height:113.95pt;z-index:251907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" filled="t" fillcolor="#ff9" strokecolor="red">
            <v:textbox style="mso-next-textbox:#AutoShape 910">
              <w:txbxContent>
                <w:p w14:paraId="7A9931E4" w14:textId="77777777" w:rsidR="00EC34EE" w:rsidRDefault="00EC34EE" w:rsidP="00EC34EE">
                  <w:r>
                    <w:t xml:space="preserve">Bir sonraki bölümün tek numaralı sayfaya denk gelmesi için çift numaralı olan bu sayfayı boş bıraktık. </w:t>
                  </w:r>
                </w:p>
                <w:p w14:paraId="621C0212" w14:textId="77777777" w:rsidR="00EC34EE" w:rsidRDefault="00EC34EE" w:rsidP="00EC34EE"/>
                <w:p w14:paraId="67884B52" w14:textId="77777777" w:rsidR="00EC34EE" w:rsidRPr="00D86BFD" w:rsidRDefault="00EC34EE" w:rsidP="00EC34EE">
                  <w:pPr>
                    <w:rPr>
                      <w:b/>
                      <w:color w:val="FF0000"/>
                    </w:rPr>
                  </w:pPr>
                  <w:r w:rsidRPr="00480905">
                    <w:rPr>
                      <w:b/>
                      <w:color w:val="FF0000"/>
                    </w:rPr>
                    <w:t>Bu bir nottur, çıktı almadan önce siliniz.</w:t>
                  </w:r>
                </w:p>
              </w:txbxContent>
            </v:textbox>
            <w10:wrap anchorx="page"/>
          </v:shape>
        </w:pict>
      </w:r>
    </w:p>
    <w:p w14:paraId="14FAD89F" w14:textId="77777777" w:rsidR="00EC34EE" w:rsidRPr="00EC34EE" w:rsidRDefault="00EC34EE" w:rsidP="00EC34EE">
      <w:pPr>
        <w:pStyle w:val="GOVDE"/>
        <w:spacing w:before="240"/>
        <w:rPr>
          <w:lang w:val="en-US"/>
        </w:rPr>
      </w:pPr>
    </w:p>
    <w:p w14:paraId="7654F98A" w14:textId="77777777" w:rsidR="00EC34EE" w:rsidRPr="00EC34EE" w:rsidRDefault="00EC34EE" w:rsidP="00EC34EE">
      <w:pPr>
        <w:pStyle w:val="GOVDE"/>
        <w:spacing w:before="240"/>
        <w:rPr>
          <w:lang w:val="en-US"/>
        </w:rPr>
      </w:pPr>
    </w:p>
    <w:p w14:paraId="34F622A9" w14:textId="77777777" w:rsidR="00EC34EE" w:rsidRPr="00EC34EE" w:rsidRDefault="00EC34EE" w:rsidP="00EC34EE">
      <w:pPr>
        <w:pStyle w:val="GOVDE"/>
        <w:spacing w:before="240"/>
        <w:rPr>
          <w:lang w:val="en-US"/>
        </w:rPr>
      </w:pPr>
    </w:p>
    <w:p w14:paraId="619C8D3A" w14:textId="77777777" w:rsidR="00EC34EE" w:rsidRPr="00EC34EE" w:rsidRDefault="00EC34EE" w:rsidP="00EC34EE">
      <w:pPr>
        <w:pStyle w:val="GOVDE"/>
        <w:spacing w:before="240"/>
        <w:rPr>
          <w:lang w:val="en-US"/>
        </w:rPr>
      </w:pPr>
    </w:p>
    <w:p w14:paraId="4DE2D01F" w14:textId="77777777" w:rsidR="00EC34EE" w:rsidRDefault="00EC34EE" w:rsidP="00020D15">
      <w:pPr>
        <w:pStyle w:val="GOVDE"/>
        <w:spacing w:before="240"/>
        <w:rPr>
          <w:lang w:val="en-US"/>
        </w:rPr>
      </w:pPr>
    </w:p>
    <w:p w14:paraId="11571E3D" w14:textId="77777777" w:rsidR="00EC34EE" w:rsidRDefault="00EC34EE" w:rsidP="00020D15">
      <w:pPr>
        <w:pStyle w:val="GOVDE"/>
        <w:spacing w:before="240"/>
        <w:rPr>
          <w:lang w:val="en-US"/>
        </w:rPr>
      </w:pPr>
    </w:p>
    <w:p w14:paraId="562FCFFE" w14:textId="77777777" w:rsidR="00EC34EE" w:rsidRDefault="00EC34EE" w:rsidP="00020D15">
      <w:pPr>
        <w:pStyle w:val="GOVDE"/>
        <w:spacing w:before="240"/>
        <w:rPr>
          <w:lang w:val="en-US"/>
        </w:rPr>
      </w:pPr>
    </w:p>
    <w:p w14:paraId="034B2835" w14:textId="77777777" w:rsidR="00EC34EE" w:rsidRDefault="00EC34EE" w:rsidP="00020D15">
      <w:pPr>
        <w:pStyle w:val="GOVDE"/>
        <w:spacing w:before="240"/>
        <w:rPr>
          <w:lang w:val="en-US"/>
        </w:rPr>
      </w:pPr>
    </w:p>
    <w:p w14:paraId="75522010" w14:textId="77777777" w:rsidR="00EC34EE" w:rsidRDefault="00EC34EE" w:rsidP="00020D15">
      <w:pPr>
        <w:pStyle w:val="GOVDE"/>
        <w:spacing w:before="240"/>
        <w:rPr>
          <w:lang w:val="en-US"/>
        </w:rPr>
      </w:pPr>
    </w:p>
    <w:p w14:paraId="6AA50976" w14:textId="77777777" w:rsidR="00EC34EE" w:rsidRDefault="00EC34EE" w:rsidP="00020D15">
      <w:pPr>
        <w:pStyle w:val="GOVDE"/>
        <w:spacing w:before="240"/>
        <w:rPr>
          <w:lang w:val="en-US"/>
        </w:rPr>
      </w:pPr>
    </w:p>
    <w:p w14:paraId="5868EA2E" w14:textId="0375AAF3" w:rsidR="00EC34EE" w:rsidRDefault="00EC34EE" w:rsidP="00020D15">
      <w:pPr>
        <w:pStyle w:val="GOVDE"/>
        <w:spacing w:before="240"/>
        <w:rPr>
          <w:lang w:val="en-US"/>
        </w:rPr>
      </w:pPr>
    </w:p>
    <w:p w14:paraId="4D0B39BD" w14:textId="1A3D6A4C" w:rsidR="003E1FA1" w:rsidRDefault="003E1FA1" w:rsidP="003E1FA1">
      <w:pPr>
        <w:pStyle w:val="BASLIK1"/>
        <w:rPr>
          <w:lang w:val="en-US"/>
        </w:rPr>
      </w:pPr>
      <w:r w:rsidRPr="00E9219D">
        <w:rPr>
          <w:lang w:val="en-US"/>
        </w:rPr>
        <w:lastRenderedPageBreak/>
        <w:t>GİRİŞ</w:t>
      </w:r>
    </w:p>
    <w:p w14:paraId="024096EA" w14:textId="6A1A911E" w:rsidR="00946398" w:rsidRPr="00946398" w:rsidRDefault="003E1FA1" w:rsidP="00946398">
      <w:pPr>
        <w:pStyle w:val="BASLIK2"/>
        <w:rPr>
          <w:lang w:val="en-US"/>
        </w:rPr>
      </w:pPr>
      <w:proofErr w:type="spellStart"/>
      <w:r w:rsidRPr="00E9219D">
        <w:rPr>
          <w:lang w:val="en-US"/>
        </w:rPr>
        <w:t>TezinAmacı</w:t>
      </w:r>
      <w:proofErr w:type="spellEnd"/>
    </w:p>
    <w:p w14:paraId="3B596DAE" w14:textId="72E1C922" w:rsidR="00946398" w:rsidRPr="00946398" w:rsidRDefault="00946398" w:rsidP="00946398">
      <w:pPr>
        <w:pStyle w:val="GOVDE"/>
      </w:pPr>
      <w:r w:rsidRPr="00FC6B86">
        <w:t>Günümüzde</w:t>
      </w:r>
      <w:r>
        <w:t xml:space="preserve"> DC SQUID’ler hassas manyetik alan ölçümleri, tahribatsız muayene, </w:t>
      </w:r>
      <w:proofErr w:type="spellStart"/>
      <w:r>
        <w:t>biyomanyetizma</w:t>
      </w:r>
      <w:proofErr w:type="spellEnd"/>
      <w:r>
        <w:t xml:space="preserve"> ve okuma devreleri gibi birçok alanda </w:t>
      </w:r>
      <w:proofErr w:type="spellStart"/>
      <w:r>
        <w:t>kullanlmaktadır</w:t>
      </w:r>
      <w:proofErr w:type="spellEnd"/>
      <w:r>
        <w:t xml:space="preserve">. </w:t>
      </w:r>
      <w:r w:rsidR="00C65D30">
        <w:fldChar w:fldCharType="begin"/>
      </w:r>
      <w:r w:rsidR="00C65D30">
        <w:instrText xml:space="preserve"> ADDIN ZOTERO_ITEM CSL_CITATION {"citationID":"h8V7Xhtw","properties":{"formattedCitation":"[1]\\uc0\\u8211{}[3]","plainCitation":"[1]–[3]","noteIndex":0},"citationItems":[{"id":157,"uris":["http://zotero.org/groups/2780715/items/5XW5APCV"],"itemData":{"id":157,"type":"article-journal","abstract":"Abstract\n            \n              The many advantages of cryogenically cooled single-flux quantum (SFQ) circuits imply that the high speed and low voltage output signals must be amplified and interfaced with standard electronics. State-of-the-art low-noise and wide-band amplifiers are required to interface with room temperature electronics. One solution is to place preamplifiers at the cryogenic stage, which requires specific semiconductor design and fabrication. However, a more viable and energy-efficient approach is to integrate the pulsed logic circuit output stages with on-chip superconductor preamplifiers. We designed, fabricated, and tested an on-chip compact voltage multiplier integrated with the output stage of SFQ circuits to increase the voltage amplitude of SFQ pulses. The circuit is designed with the same technology as the logic circuit hence its noise level is lower, and it works at higher frequencies compared to complementary metal-oxide semi-conductor amplifiers and due to quantized nature of it there is no added noise. The fabricated circuit has a compact size of 160\n              µ\n              m × 320\n              µ\n              m and provides about 10 dB gain with measured 600\n    </w:instrText>
      </w:r>
      <w:r w:rsidR="00C65D30">
        <w:rPr>
          <w:rFonts w:hint="eastAsia"/>
        </w:rPr>
        <w:instrText xml:space="preserve">          µ\n              V output voltage at frequencies up to </w:instrText>
      </w:r>
      <w:r w:rsidR="00C65D30">
        <w:rPr>
          <w:rFonts w:hint="eastAsia"/>
        </w:rPr>
        <w:instrText>∼</w:instrText>
      </w:r>
      <w:r w:rsidR="00C65D30">
        <w:rPr>
          <w:rFonts w:hint="eastAsia"/>
        </w:rPr>
        <w:instrText>25 GHz in simulations. By stacking more levels, over 20 dB gain at circuit level is achievable as shown in simulations. Moreover the gain of the superconductor voltage amplifier is quantize</w:instrText>
      </w:r>
      <w:r w:rsidR="00C65D30">
        <w:instrText xml:space="preserve">d and programmable.","container-title":"Superconductor Science and Technology","DOI":"10.1088/1361-6668/abdedb","ISSN":"0953-2048, 1361-6668","issue":"4","journalAbbreviation":"Supercond. Sci. Technol.","page":"045013","source":"DOI.org (Crossref)","title":"A compact high frequency voltage amplifier for superconductor–semiconductor logic interface","volume":"34","author":[{"family":"Razmkhah","given":"Sasan"},{"family":"Bozbey","given":"Ali"},{"family":"Febvre","given":"Pascal"}],"issued":{"date-parts":[["2021",4,1]]}}},{"id":159,"uris":["http://zotero.org/groups/2780715/items/JKFXFPUC"],"itemData":{"id":159,"type":"article-journal","container-title":"Journal of Superconductivity and Novel Magnetism","DOI":"10.1007/s10948-010-0860-3","ISSN":"1557-1939, 1557-1947","issue":"1-2","journalAbbreviation":"J Supercond Nov Magn","language":"en","page":"1077-1081","source":"DOI.org (Crossref)","title":"An Efficient SQUID NDE Defect Detection Approach by Using an Adaptive Finite-Element Modeling","volume":"24","author":[{"family":"Sarreshtedari","given":"Farrokh"},{"family":"Razmkhah","given":"Sasan"},{"family":"Hosseini","given":"Nahid"},{"family":"Schubert","given":"Jurgen"},{"family":"Banzet","given":"Marko"},{"family":"Fardmanesh","given":"Mehdi"}],"issued":{"date-parts":[["2011",1]]}}},{"id":127,"uris":["http://zotero.org/groups/2780715/items/6CFMXNE4"],"itemData":{"id":127,"type":"article-journal","container-title":"Review of Scientific Instruments","DOI":"10.1063/1.2354545","ISSN":"0034-6748, 1089-7623","issue":"10","journalAbbreviation":"Review of Scientific Instruments","language":"en","page":"101101","source":"DOI.org (Crossref)","title":"Superconducting quantum interference device instruments and applications","volume":"77","author":[{"family":"Fagaly","given":"R. L."}],"issued":{"date-parts":[["2006",10]]}}}],"schema":"https://github.com/citation-style-language/schema/raw/master/csl-citation.json"} </w:instrText>
      </w:r>
      <w:r w:rsidR="00C65D30">
        <w:fldChar w:fldCharType="separate"/>
      </w:r>
      <w:r w:rsidR="00C65D30" w:rsidRPr="00C65D30">
        <w:t>[1]–[3]</w:t>
      </w:r>
      <w:r w:rsidR="00C65D30">
        <w:fldChar w:fldCharType="end"/>
      </w:r>
      <w:commentRangeStart w:id="31"/>
      <w:commentRangeStart w:id="32"/>
      <w:r>
        <w:t>DC SQUID süperiletken çevrimde paralel bağlı iki adet Josephson ekleminden oluşmaktadır.</w:t>
      </w:r>
      <w:commentRangeEnd w:id="31"/>
      <w:r w:rsidRPr="00D3070A">
        <w:commentReference w:id="31"/>
      </w:r>
      <w:commentRangeEnd w:id="32"/>
      <w:r w:rsidR="00560A51">
        <w:rPr>
          <w:rStyle w:val="CommentReference"/>
          <w:rFonts w:eastAsia="Times New Roman"/>
        </w:rPr>
        <w:commentReference w:id="32"/>
      </w:r>
      <w:r>
        <w:t xml:space="preserve"> DC </w:t>
      </w:r>
      <w:proofErr w:type="spellStart"/>
      <w:r>
        <w:t>SQUID’in</w:t>
      </w:r>
      <w:proofErr w:type="spellEnd"/>
      <w:r>
        <w:t xml:space="preserve"> uygulanan manyetik alana karşı tepkisi doğrusal değildir. Bu durum, uygulamaları daha karmaşık ve maliyetli hale getirmektedir. Bu yüzden araştırmacılar manyetik alana karşı daha doğrusal tepkiler veren DC SQUID tabanlı süperiletken devreler geliştirmişlerdir. Bi-SQUID ve SQIF bu devrelere örnek verilebilir.</w:t>
      </w:r>
      <w:r w:rsidR="00457295">
        <w:fldChar w:fldCharType="begin"/>
      </w:r>
      <w:r w:rsidR="00E200EC">
        <w:instrText xml:space="preserve"> ADDIN ZOTERO_ITEM CSL_CITATION {"citationID":"c7zqUpnk","properties":{"formattedCitation":"[4]\\uc0\\u8211{}[6]","plainCitation":"[4]–[6]","noteIndex":0},"citationItems":[{"id":161,"uris":["http://zotero.org/groups/2780715/items/WW8IVMRY"],"itemData":{"id":161,"type":"article-journal","container-title":"IEEE Transactions on Applied Superconductivity","DOI":"10.1109/TASC.2007.898119","ISSN":"1051-8223","issue":"2","journalAbbreviation":"IEEE Trans. Appl. Supercond.","page":"569-572","source":"DOI.org (Crossref)","title":"Development of SQIF-Based Output Broad Band Amplifier","volume":"17","author":[{"family":"Kornev","given":"V.K."},{"family":"Soloviev","given":"I.I."},{"family":"Klenov","given":"N.V."},{"family":"Mukhanov","given":"O.A."}],"issued":{"date-parts":[["2007",6]]}}},{"id":4,"uris":["http://zotero.org/groups/2780715/items/3L9W9APD"],"itemData":{"id":4,"type":"article-journal","abstract":"Superconducting quantum interference filters (SQIFs) have been created using two dimensional arrays of YBCO step-edge Josephson junctions connected together in series and parallel configurations via superconducting loops with a range of loop areas and loop inductances. A SQIF response, as evidenced by a single large anti-peak at zero applied flux, is reported at 77 K for step-edge junction arrays with the junction number N = 1 000 up to 20 000. The SQIF sensitivity (slope of peak) increased linearly with N up to a maximum of 1530 V T −1 . Array parameters related to geometry and average junction characteristics are investigated in order to understand and improve the SQIF performance in high temperature superconducting arrays. Initial investigations also focus on the effect of the SQUID inductance factor on the SQIF sensitivity by varying both the mean critical current and the mean inductance of the loops in the array. The RF response to a 30 MHz signal is demonstrated.","container-title":"Superconductor Science and Technology","DOI":"10.1088/0953-2048/29/6/06LT01","ISSN":"0953-2048","issue":"6","journalAbbreviation":"Supercond. Sci. Technol.","language":"en","page":"06LT01","source":"Institute of Physics","title":"2D SQIF arrays using 20 000 YBCO high R n Josephson junctions","volume":"29","author":[{"family":"Mitchell","given":"E. E."},{"family":"Hannam","given":"K. E."},{"family":"Lazar","given":"J."},{"family":"Leslie","given":"K. E."},{"family":"Lewis","given":"C. J."},{"family":"Grancea","given":"A."},{"family":"Keenan","given":"S. T."},{"family":"Lam","given":"S. K. H."},{"family":"Foley","given":"C. P."}],"issued":{"date-parts":[["2016"]]}}},{"id":16,"uris":["http://zotero.org/groups/2780715/items/7ZRVUDJ4"],"itemData":{"id":16,"type":"article-journal","abstract":"We consider conditions allowing attending the highly linear voltage response of a bi-SQUID, taking into consideration the inductances of both loops and their shared inductance. The existence of the small latter one allows improving the law of the flux to phase transformation and essential enlarging margins of the high-linearity response. The reported data represent the design map for creation practical high-performance bi-SQUID-devices, taking into account a restricted fidelity in both design and fabrication.","container-title":"IEEE Transactions on Applied Superconductivity","DOI":"10.1109/TASC.2018.2827982","ISSN":"1051-8223","issue":"7","page":"1-5","source":"IEEE Xplore","title":"High-Linearity Bi-SQUID: Design Map","title-short":"High-Linearity Bi-SQUID","volume":"28","author":[{"family":"Kornev","given":"V. K."},{"family":"Kolotinskiy","given":"N. V."},{"family":"Bazulin","given":"D. E."},{"family":"Mukhanov","given":"O. A."}],"issued":{"date-parts":[["2018",10]]}}}],"schema":"https://github.com/citation-style-language/schema/raw/master/csl-citation.json"} </w:instrText>
      </w:r>
      <w:r w:rsidR="00457295">
        <w:fldChar w:fldCharType="separate"/>
      </w:r>
      <w:r w:rsidR="00E200EC" w:rsidRPr="00E200EC">
        <w:t>[4]–[6]</w:t>
      </w:r>
      <w:r w:rsidR="00457295">
        <w:fldChar w:fldCharType="end"/>
      </w:r>
      <w:r w:rsidR="00457295" w:rsidRPr="00946398">
        <w:t xml:space="preserve"> </w:t>
      </w:r>
    </w:p>
    <w:p w14:paraId="70D17CE8" w14:textId="4207414C" w:rsidR="00946398" w:rsidRPr="00946398" w:rsidRDefault="00946398" w:rsidP="00946398">
      <w:pPr>
        <w:pStyle w:val="GOVDE"/>
      </w:pPr>
      <w:r>
        <w:t>Bi-SQUID ve SQIF gibi süperiletken devrelerin manyetik alan etkisindeki fiziksel davranışları doğrusal olmayan diferansiyel denklem setleri ile ifade edilebilmektedir. Ne yazık ki bu diferansiyel denklem setlerine analitik bir çözüm mevcut değildir.</w:t>
      </w:r>
      <w:r w:rsidR="00D13A3F">
        <w:fldChar w:fldCharType="begin"/>
      </w:r>
      <w:r w:rsidR="00D13A3F">
        <w:instrText xml:space="preserve"> ADDIN ZOTERO_ITEM CSL_CITATION {"citationID":"bmBMdCnJ","properties":{"formattedCitation":"[7]","plainCitation":"[7]","noteIndex":0},"citationItems":[{"id":123,"uris":["http://zotero.org/groups/2780715/items/E2KD5YJX"],"itemData":{"id":123,"type":"chapter","container-title":"International Conference on Theory and Application in Nonlinear Dynamics (ICAND 2012)","event-place":"Cham","ISBN":"978-3-319-02924-5","note":"collection-title: Understanding Complex Systems\nDOI: 10.1007/978-3-319-02925-2_7","page":"77-90","publisher":"Springer International Publishing","publisher-place":"Cham","source":"DOI.org (Crossref)","title":"Voltage Response of Non-Uniform Arrays of Bi-SQUIDs","URL":"http://link.springer.com/10.1007/978-3-319-02925-2_7","editor":[{"family":"In","given":"Visarath"},{"family":"Palacios","given":"Antonio"},{"family":"Longhini","given":"Patrick"}],"author":[{"family":"Longhini","given":"Patrick"},{"family":"Berggren","given":"Susan"},{"family":"Escobar","given":"Anna Leese","non-dropping-particle":"de"},{"family":"Palacios","given":"Antonio"},{"family":"Rice","given":"Sarah"},{"family":"Taylor","given":"Benjamin"},{"family":"In","given":"Visarath"},{"family":"Mukhanov","given":"Oleg A."},{"family":"Prokopenko","given":"Georgy"},{"family":"Nisenoff","given":"Martin"},{"family":"Wong","given":"Edmond"},{"family":"De Andrade","given":"Marcio C."}],"accessed":{"date-parts":[["2021",9,11]]},"issued":{"date-parts":[["2014"]]}}}],"schema":"https://github.com/citation-style-language/schema/raw/master/csl-citation.json"} </w:instrText>
      </w:r>
      <w:r w:rsidR="00D13A3F">
        <w:fldChar w:fldCharType="separate"/>
      </w:r>
      <w:r w:rsidR="00D13A3F" w:rsidRPr="00D13A3F">
        <w:t>[7]</w:t>
      </w:r>
      <w:r w:rsidR="00D13A3F">
        <w:fldChar w:fldCharType="end"/>
      </w:r>
      <w:r>
        <w:t xml:space="preserve"> Bu durumda nümerik analiz yöntemleri bu tarz sistemler için büyük önem taşımaktadır. Modelleme ve simülasyon araçları bu tarz sistemlerin davranışlarının anlaşılmasına olanak sağlamaktadır. Günümüzde SQIF/Bi-SQUID gibi süperiletken devrelerin simülasyonu için kullanılan PSCAN2 ve </w:t>
      </w:r>
      <w:proofErr w:type="spellStart"/>
      <w:r>
        <w:t>WRSpice</w:t>
      </w:r>
      <w:proofErr w:type="spellEnd"/>
      <w:r>
        <w:t xml:space="preserve"> gibi açık kaynak kodlu araçlar mevcuttur.</w:t>
      </w:r>
      <w:r w:rsidR="00D13A3F">
        <w:fldChar w:fldCharType="begin"/>
      </w:r>
      <w:r w:rsidR="00D13A3F">
        <w:instrText xml:space="preserve"> ADDIN ZOTERO_ITEM CSL_CITATION {"citationID":"GbczBKyg","properties":{"formattedCitation":"[8], [9]","plainCitation":"[8], [9]","noteIndex":0},"citationItems":[{"id":64,"uris":["http://zotero.org/groups/2780715/items/9DDTCPNB"],"itemData":{"id":64,"type":"article-journal","abstract":"The first version of PSCAN program (Personal Superconductor Circuit ANalyzer) was introduced in 1991. The program is a general purpose superconductor circuit simulator with an emphasis on the design of Rapid Single-Flux-Quantum (RSFQ) circuits. In the intervening years a number of new features were gradually added to the program. In particular, verification of the correct circuit behavior was enhanced using a special hierarchical Single-Flux-Quantum Hardware Description Language (SFQHDL). Next, a fast heuristic algorithm for margin optimization was introduced, which increased the number of parameters that can be simultaneously optimized in reasonable CPU times. Finally, recently we improved the numerical algorithm used for the simulation by using sparse symmetric positive definite matrices (instead of general structure band matrices as before). As a result, simulation speed has increased almost tenfold. Now it takes about 30 seconds of a CPU time on HP716/100 workstation to run a 2000 ps simulation of a 120-Josephson-junction circuit, and about a week to optimize all parameters of a two hundred Josephson junction circuit. We have merged all these improvements in a new version of our simulator, PSCAN'96.","container-title":"IEEE Transactions on Applied Superconductivity","DOI":"10.1109/77.621792","ISSN":"1051-8223","issue":"2","page":"2685-2689","source":"IEEE Xplore","title":"PSCAN'96: new software for simulation and optimization of complex RSFQ circuits","title-short":"PSCAN'96","volume":"7","author":[{"family":"Polonsky","given":"S."},{"family":"Shevchenko","given":"P."},{"family":"Kirichenko","given":"A."},{"family":"Zinoviev","given":"D."},{"family":"Rylyakov","given":"A."}],"issued":{"date-parts":[["1997",6]]}}},{"id":156,"uris":["http://zotero.org/groups/2780715/items/DQ5DLHQR"],"itemData":{"id":156,"type":"article-journal","container-title":"IEEE Transactions on Magnetics","DOI":"10.1109/20.133816","ISSN":"0018-9464, 1941-0069","issue":"2","journalAbbreviation":"IEEE Trans. Magn.","page":"2902-2905","source":"DOI.org (Crossref)","title":"Josephson junctions in SPICE3","volume":"27","author":[{"family":"Whiteley","given":"S.R."}],"issued":{"date-parts":[["1991",3]]}}}],"schema":"https://github.com/citation-style-language/schema/raw/master/csl-citation.json"} </w:instrText>
      </w:r>
      <w:r w:rsidR="00D13A3F">
        <w:fldChar w:fldCharType="separate"/>
      </w:r>
      <w:r w:rsidR="00D13A3F" w:rsidRPr="00D13A3F">
        <w:t>[8], [9]</w:t>
      </w:r>
      <w:r w:rsidR="00D13A3F">
        <w:fldChar w:fldCharType="end"/>
      </w:r>
      <w:r>
        <w:t xml:space="preserve"> Bu araçlar yıllardır kullanılmakta ve ortaya </w:t>
      </w:r>
      <w:r w:rsidR="00D13A3F">
        <w:t>koydukları</w:t>
      </w:r>
      <w:r>
        <w:t xml:space="preserve"> sonuçlar sebebi ile bu alanda kendilerini ispatlamışlardır. Ancak bu araçların kullandıkları yazılım mimarisi geliştirme ve entegrasyon süreçlerini zorlaştırmaktadır. Bu sebeple bu tez çalışması için SQUID tabanlı süperiletken devrelerin manyetik alana karşı tepkilerini analiz edebilen açık kaynak kodlu bir </w:t>
      </w:r>
      <w:proofErr w:type="spellStart"/>
      <w:r>
        <w:t>Python</w:t>
      </w:r>
      <w:proofErr w:type="spellEnd"/>
      <w:r>
        <w:t xml:space="preserve"> kütüphanesi geliştirdik. PySQIF kütüphanesi diğer açık kaynak kodlu projelere göre daha basit bir mimariye sahiptir, bu durum yaşam boyu geliştirme süreçlerini ve entegrasyon süreçlerini kolaylaştırmaktadır.</w:t>
      </w:r>
    </w:p>
    <w:p w14:paraId="1C55F0B4" w14:textId="00D0B4C1" w:rsidR="003E1FA1" w:rsidRPr="00E9219D" w:rsidRDefault="00946398" w:rsidP="003E1FA1">
      <w:pPr>
        <w:pStyle w:val="BASLIK2"/>
        <w:rPr>
          <w:lang w:val="en-US"/>
        </w:rPr>
      </w:pPr>
      <w:proofErr w:type="spellStart"/>
      <w:r>
        <w:rPr>
          <w:lang w:val="en-US"/>
        </w:rPr>
        <w:t>Tezin</w:t>
      </w:r>
      <w:proofErr w:type="spellEnd"/>
      <w:r>
        <w:rPr>
          <w:lang w:val="en-US"/>
        </w:rPr>
        <w:t xml:space="preserve"> </w:t>
      </w:r>
      <w:proofErr w:type="spellStart"/>
      <w:r>
        <w:rPr>
          <w:lang w:val="en-US"/>
        </w:rPr>
        <w:t>Kapsamı</w:t>
      </w:r>
      <w:proofErr w:type="spellEnd"/>
    </w:p>
    <w:p w14:paraId="189CAADD" w14:textId="77777777" w:rsidR="00946398" w:rsidRPr="00481A77" w:rsidRDefault="00946398" w:rsidP="00946398">
      <w:pPr>
        <w:pStyle w:val="GOVDE"/>
      </w:pPr>
      <w:r>
        <w:t>Tez d</w:t>
      </w:r>
      <w:r w:rsidRPr="00B25D9D">
        <w:t>oküman</w:t>
      </w:r>
      <w:r>
        <w:t>ı</w:t>
      </w:r>
      <w:commentRangeStart w:id="33"/>
      <w:r>
        <w:t>;</w:t>
      </w:r>
      <w:commentRangeEnd w:id="33"/>
      <w:r w:rsidRPr="00761FDE">
        <w:commentReference w:id="33"/>
      </w:r>
      <w:r>
        <w:t xml:space="preserve"> teori, süperiletken kuantum girişim ölçerleri, algoritmalar, kütüphane mimarisi ve sonuçlar olmak üzere</w:t>
      </w:r>
      <w:r w:rsidRPr="00B25D9D">
        <w:t xml:space="preserve"> </w:t>
      </w:r>
      <w:r>
        <w:t>beş</w:t>
      </w:r>
      <w:r w:rsidRPr="00B25D9D">
        <w:t xml:space="preserve"> ana bölümden oluşmaktadır.</w:t>
      </w:r>
    </w:p>
    <w:p w14:paraId="4D53A4B2" w14:textId="77777777" w:rsidR="00946398" w:rsidRDefault="00946398" w:rsidP="00946398">
      <w:pPr>
        <w:pStyle w:val="BASLIK2"/>
        <w:numPr>
          <w:ilvl w:val="0"/>
          <w:numId w:val="0"/>
        </w:numPr>
        <w:jc w:val="both"/>
        <w:rPr>
          <w:b w:val="0"/>
        </w:rPr>
      </w:pPr>
    </w:p>
    <w:p w14:paraId="28310345" w14:textId="6EA57F9C" w:rsidR="00946398" w:rsidRPr="00481A77" w:rsidRDefault="00946398" w:rsidP="00946398">
      <w:pPr>
        <w:pStyle w:val="GOVDE"/>
      </w:pPr>
      <w:r>
        <w:t xml:space="preserve">Çalışmanın teori </w:t>
      </w:r>
      <w:r w:rsidRPr="00481A77">
        <w:t>bölümü</w:t>
      </w:r>
      <w:r>
        <w:t xml:space="preserve">, süperiletken girişim ölçerler başlığının anlaşılması için teorik alt yapıyı oluşturmaktadır. </w:t>
      </w:r>
      <w:r w:rsidRPr="00481A77">
        <w:t>Bu bölüm</w:t>
      </w:r>
      <w:r>
        <w:t xml:space="preserve">; tarihçe, akım yoğunluğunun kuantum mekaniksel yorumu, </w:t>
      </w:r>
      <w:proofErr w:type="spellStart"/>
      <w:r>
        <w:t>süperiletkenler</w:t>
      </w:r>
      <w:proofErr w:type="spellEnd"/>
      <w:r>
        <w:t xml:space="preserve"> için akım yoğunluğu ifadesi, Josephson eklemi ve manyetik akı kuantumu bölümlerinden oluşmaktadır. Tarihçe kısmında, ilk dört </w:t>
      </w:r>
      <w:proofErr w:type="spellStart"/>
      <w:r>
        <w:t>parağrafta</w:t>
      </w:r>
      <w:proofErr w:type="spellEnd"/>
      <w:r>
        <w:t xml:space="preserve"> </w:t>
      </w:r>
      <w:proofErr w:type="spellStart"/>
      <w:r>
        <w:t>süperiletkenliğin</w:t>
      </w:r>
      <w:proofErr w:type="spellEnd"/>
      <w:r>
        <w:t xml:space="preserve"> keşfinden Josephson ekleminin keşfine kadar meydana gelen önemli deneysel ve teorik gelişmeler özetlenecektir. (1908-1962) </w:t>
      </w:r>
      <w:commentRangeStart w:id="34"/>
      <w:r>
        <w:t xml:space="preserve">Beşinci </w:t>
      </w:r>
      <w:proofErr w:type="spellStart"/>
      <w:r>
        <w:t>parağrafta</w:t>
      </w:r>
      <w:proofErr w:type="spellEnd"/>
      <w:r>
        <w:t xml:space="preserve"> ise</w:t>
      </w:r>
      <w:r w:rsidR="00242CC4">
        <w:t>;</w:t>
      </w:r>
      <w:r>
        <w:t xml:space="preserve"> SQUID, SQIF ve Bi-SQUID gibi süperiletken devrelerin   buluş aşamaları özetlenecektir</w:t>
      </w:r>
      <w:commentRangeEnd w:id="34"/>
      <w:r w:rsidR="00D13A3F">
        <w:rPr>
          <w:rStyle w:val="CommentReference"/>
          <w:rFonts w:eastAsia="Times New Roman"/>
        </w:rPr>
        <w:commentReference w:id="34"/>
      </w:r>
      <w:r>
        <w:t>.</w:t>
      </w:r>
      <w:r w:rsidRPr="00481A77">
        <w:t xml:space="preserve"> </w:t>
      </w:r>
      <w:r>
        <w:t xml:space="preserve">Son </w:t>
      </w:r>
      <w:proofErr w:type="spellStart"/>
      <w:r>
        <w:t>parağrafta</w:t>
      </w:r>
      <w:proofErr w:type="spellEnd"/>
      <w:r>
        <w:t>; SQUID, SQIF ve Bi-SQUID gibi süperiletken devrelerin simül</w:t>
      </w:r>
      <w:r w:rsidRPr="00481A77">
        <w:t>a</w:t>
      </w:r>
      <w:r>
        <w:t>syonu için kullanılan açık kaynak kodlu araçlardan bahsedilecektir.</w:t>
      </w:r>
      <w:r w:rsidRPr="00481A77">
        <w:t xml:space="preserve"> Sonraki kısımlarda, SQUID, Bi-SQUID ve SQIF gibi sistemlerin davranışlarının anlaşılması için gereken teorik alt yapı özetlenecektir.</w:t>
      </w:r>
    </w:p>
    <w:p w14:paraId="5DE1874A" w14:textId="6156744E" w:rsidR="00946398" w:rsidRDefault="00946398" w:rsidP="00946398">
      <w:pPr>
        <w:pStyle w:val="GOVDE"/>
      </w:pPr>
      <w:r w:rsidRPr="00481A77">
        <w:t>Tez dokümanının</w:t>
      </w:r>
      <w:r>
        <w:t xml:space="preserve"> süperiletken kuantum girişim ölçerleri bölümünde; DC SQUID, </w:t>
      </w:r>
      <w:commentRangeStart w:id="35"/>
      <w:r>
        <w:t>RF SQUID</w:t>
      </w:r>
      <w:commentRangeEnd w:id="35"/>
      <w:r w:rsidRPr="00946398">
        <w:commentReference w:id="35"/>
      </w:r>
      <w:r>
        <w:t>, Bi-SQUID ve SQIF süperiletken devrelerinin manyetik alan etkisi altındaki davranışları teorik olarak belirli yaklaşımlar altında incelenecektir.</w:t>
      </w:r>
    </w:p>
    <w:p w14:paraId="71AE6910" w14:textId="4CB8CCAC" w:rsidR="00946398" w:rsidRDefault="00946398" w:rsidP="00946398">
      <w:pPr>
        <w:pStyle w:val="GOVDE"/>
      </w:pPr>
      <w:r>
        <w:t>Tez çalışmasının bir sonraki bölümü olan algoritmalar başlığı altında, süperiletken girişim ölçer cihazların manyetik alan etkisinde gösterdikleri fiziksel davranışların modellenmesi için kullanılabilecek algoritmalardan bahsedilecektir. Ek olarak, bu kısımda PySQIF kütüphanesinde kullanılan algoritmalar akış şemaları ile özetlenecektir.</w:t>
      </w:r>
    </w:p>
    <w:p w14:paraId="4B018BEA" w14:textId="77777777" w:rsidR="00946398" w:rsidRDefault="00946398" w:rsidP="00946398">
      <w:pPr>
        <w:pStyle w:val="GOVDE"/>
      </w:pPr>
      <w:r>
        <w:t>Çalışmanın kütüphane mimarisi kısmında PySQIF kütüphanesinin yazılımsal açıdan mimarisi irdelenecektir.</w:t>
      </w:r>
    </w:p>
    <w:p w14:paraId="156168A7" w14:textId="53DBF133" w:rsidR="00946398" w:rsidRPr="00481A77" w:rsidRDefault="00946398" w:rsidP="00946398">
      <w:pPr>
        <w:pStyle w:val="GOVDE"/>
        <w:sectPr w:rsidR="00946398" w:rsidRPr="00481A77" w:rsidSect="0071176B">
          <w:headerReference w:type="default" r:id="rId35"/>
          <w:footerReference w:type="even" r:id="rId36"/>
          <w:footerReference w:type="default" r:id="rId37"/>
          <w:pgSz w:w="11906" w:h="16838"/>
          <w:pgMar w:top="1418" w:right="1418" w:bottom="1418" w:left="2268" w:header="709" w:footer="709" w:gutter="0"/>
          <w:pgNumType w:start="1"/>
          <w:cols w:space="708"/>
          <w:docGrid w:linePitch="360"/>
        </w:sectPr>
      </w:pPr>
      <w:r>
        <w:t xml:space="preserve">Çalışmanın son bölümü olan sonuçlar </w:t>
      </w:r>
      <w:proofErr w:type="spellStart"/>
      <w:r>
        <w:t>ksımında</w:t>
      </w:r>
      <w:proofErr w:type="spellEnd"/>
      <w:r>
        <w:t xml:space="preserve"> ilk olarak PySQIF kütüphanesi kullanılarak elde edilen sonuçlar deneysel çalışmalar ile karşılaştırılarak yorumlanacaktır.  </w:t>
      </w:r>
    </w:p>
    <w:p w14:paraId="542BDA48" w14:textId="77777777" w:rsidR="003E1FA1" w:rsidRDefault="003E1FA1" w:rsidP="00020D15">
      <w:pPr>
        <w:pStyle w:val="GOVDE"/>
        <w:spacing w:before="240"/>
        <w:rPr>
          <w:lang w:val="en-US"/>
        </w:rPr>
      </w:pPr>
    </w:p>
    <w:p w14:paraId="5B8EF64B" w14:textId="7E121B69" w:rsidR="005101B8" w:rsidRDefault="005101B8" w:rsidP="005101B8">
      <w:pPr>
        <w:pStyle w:val="BASLIK1"/>
      </w:pPr>
      <w:bookmarkStart w:id="36" w:name="_Toc286759115"/>
      <w:r>
        <w:t>TEORİ</w:t>
      </w:r>
    </w:p>
    <w:p w14:paraId="057D3503" w14:textId="6B20F2DB" w:rsidR="005101B8" w:rsidRDefault="00B069EB" w:rsidP="005101B8">
      <w:pPr>
        <w:pStyle w:val="BASLIK2"/>
      </w:pPr>
      <w:commentRangeStart w:id="37"/>
      <w:commentRangeStart w:id="38"/>
      <w:r>
        <w:t>Tarihçe</w:t>
      </w:r>
      <w:commentRangeEnd w:id="37"/>
      <w:r w:rsidR="00FC5580">
        <w:rPr>
          <w:rStyle w:val="CommentReference"/>
          <w:rFonts w:eastAsia="Times New Roman"/>
          <w:b w:val="0"/>
        </w:rPr>
        <w:commentReference w:id="37"/>
      </w:r>
      <w:commentRangeEnd w:id="38"/>
      <w:r w:rsidR="00E63D07">
        <w:rPr>
          <w:rStyle w:val="CommentReference"/>
          <w:rFonts w:eastAsia="Times New Roman"/>
          <w:b w:val="0"/>
        </w:rPr>
        <w:commentReference w:id="38"/>
      </w:r>
    </w:p>
    <w:p w14:paraId="2087B5D8" w14:textId="5B48BF64" w:rsidR="00B069EB" w:rsidRDefault="00ED02E9" w:rsidP="00D77DFC">
      <w:pPr>
        <w:pStyle w:val="GOVDE"/>
      </w:pPr>
      <w:commentRangeStart w:id="39"/>
      <w:commentRangeStart w:id="40"/>
      <w:r w:rsidRPr="00D77DFC">
        <w:t xml:space="preserve">1908 yılında H. </w:t>
      </w:r>
      <w:proofErr w:type="spellStart"/>
      <w:r w:rsidRPr="00D77DFC">
        <w:t>Kamerlingh</w:t>
      </w:r>
      <w:proofErr w:type="spellEnd"/>
      <w:r w:rsidRPr="00D77DFC">
        <w:t xml:space="preserve"> </w:t>
      </w:r>
      <w:proofErr w:type="spellStart"/>
      <w:r w:rsidRPr="00D77DFC">
        <w:t>Onnes</w:t>
      </w:r>
      <w:commentRangeEnd w:id="39"/>
      <w:proofErr w:type="spellEnd"/>
      <w:r w:rsidRPr="00D77DFC">
        <w:commentReference w:id="39"/>
      </w:r>
      <w:commentRangeEnd w:id="40"/>
      <w:r w:rsidR="00F75C71">
        <w:rPr>
          <w:rStyle w:val="CommentReference"/>
          <w:rFonts w:eastAsia="Times New Roman"/>
        </w:rPr>
        <w:commentReference w:id="40"/>
      </w:r>
      <w:r w:rsidRPr="00D77DFC">
        <w:t xml:space="preserve"> </w:t>
      </w:r>
      <w:proofErr w:type="spellStart"/>
      <w:r w:rsidRPr="00D77DFC">
        <w:t>Helyum’u</w:t>
      </w:r>
      <w:proofErr w:type="spellEnd"/>
      <w:r w:rsidRPr="00D77DFC">
        <w:t xml:space="preserve"> sıvılaştırmayı başardı, bu durum düşük sıcaklık fiziği çağının başlamasına sebep oldu. </w:t>
      </w:r>
      <w:r w:rsidR="00F17CA0" w:rsidRPr="00D77DFC">
        <w:t xml:space="preserve">1911 yılında </w:t>
      </w:r>
      <w:proofErr w:type="spellStart"/>
      <w:r w:rsidR="00F17CA0" w:rsidRPr="00D77DFC">
        <w:t>Onnes</w:t>
      </w:r>
      <w:proofErr w:type="spellEnd"/>
      <w:r w:rsidR="00F17CA0" w:rsidRPr="00D77DFC">
        <w:t xml:space="preserve"> yaklaşık 4 K </w:t>
      </w:r>
      <w:r w:rsidR="00D77DFC" w:rsidRPr="00D77DFC">
        <w:t>civarındaki sıcaklıklara ulaşmayı başardı ve bu sıcaklıklarda belirli metallerin elektriksel özellikleri ile ilgili deneyler yapmaya başladı.</w:t>
      </w:r>
      <w:r w:rsidR="008648A6">
        <w:t xml:space="preserve"> Yapılan deneylerin sonucunda </w:t>
      </w:r>
      <w:proofErr w:type="spellStart"/>
      <w:r w:rsidR="008648A6">
        <w:t>Onnes</w:t>
      </w:r>
      <w:proofErr w:type="spellEnd"/>
      <w:r w:rsidR="00783A91">
        <w:t>,</w:t>
      </w:r>
      <w:r w:rsidR="008648A6">
        <w:t xml:space="preserve"> civanın 4.15 K sıcaklığında elektriksel direncinin sıfıra yakınsadığını keşfetti.</w:t>
      </w:r>
      <w:r w:rsidR="00654025">
        <w:t xml:space="preserve"> </w:t>
      </w:r>
      <w:proofErr w:type="spellStart"/>
      <w:r w:rsidR="00654025">
        <w:t>Onnes</w:t>
      </w:r>
      <w:proofErr w:type="spellEnd"/>
      <w:r w:rsidR="00654025">
        <w:t xml:space="preserve"> bu durumu </w:t>
      </w:r>
      <w:proofErr w:type="spellStart"/>
      <w:r w:rsidR="00654025">
        <w:t>süperiletkenlik</w:t>
      </w:r>
      <w:proofErr w:type="spellEnd"/>
      <w:r w:rsidR="00654025">
        <w:t xml:space="preserve"> olarak adlandırdı.</w:t>
      </w:r>
      <w:r w:rsidR="008648A6">
        <w:t xml:space="preserve"> </w:t>
      </w:r>
      <w:commentRangeStart w:id="41"/>
      <w:r w:rsidR="008648A6" w:rsidRPr="008648A6">
        <w:rPr>
          <w:color w:val="FF0000"/>
        </w:rPr>
        <w:t xml:space="preserve">(Burada o çalışmaya referans </w:t>
      </w:r>
      <w:proofErr w:type="gramStart"/>
      <w:r w:rsidR="008648A6" w:rsidRPr="008648A6">
        <w:rPr>
          <w:color w:val="FF0000"/>
        </w:rPr>
        <w:t>ver !!!</w:t>
      </w:r>
      <w:proofErr w:type="gramEnd"/>
      <w:r w:rsidR="0076239C">
        <w:rPr>
          <w:color w:val="FF0000"/>
        </w:rPr>
        <w:t xml:space="preserve"> </w:t>
      </w:r>
      <w:proofErr w:type="spellStart"/>
      <w:r w:rsidR="0076239C">
        <w:rPr>
          <w:color w:val="FF0000"/>
        </w:rPr>
        <w:t>M.Thinkham</w:t>
      </w:r>
      <w:proofErr w:type="spellEnd"/>
      <w:r w:rsidR="0076239C">
        <w:rPr>
          <w:color w:val="FF0000"/>
        </w:rPr>
        <w:t xml:space="preserve"> dan ve Charles </w:t>
      </w:r>
      <w:proofErr w:type="spellStart"/>
      <w:r w:rsidR="0076239C">
        <w:rPr>
          <w:color w:val="FF0000"/>
        </w:rPr>
        <w:t>Pole’dan</w:t>
      </w:r>
      <w:proofErr w:type="spellEnd"/>
      <w:r w:rsidR="0076239C">
        <w:rPr>
          <w:color w:val="FF0000"/>
        </w:rPr>
        <w:t xml:space="preserve"> bak !!!</w:t>
      </w:r>
      <w:r w:rsidR="008648A6" w:rsidRPr="008648A6">
        <w:rPr>
          <w:color w:val="FF0000"/>
        </w:rPr>
        <w:t>)</w:t>
      </w:r>
      <w:commentRangeEnd w:id="41"/>
      <w:r w:rsidR="008648A6">
        <w:rPr>
          <w:rStyle w:val="CommentReference"/>
          <w:rFonts w:eastAsia="Times New Roman"/>
        </w:rPr>
        <w:commentReference w:id="41"/>
      </w:r>
      <w:r w:rsidR="008648A6">
        <w:rPr>
          <w:color w:val="FF0000"/>
        </w:rPr>
        <w:t xml:space="preserve"> </w:t>
      </w:r>
      <w:proofErr w:type="spellStart"/>
      <w:r w:rsidR="0076239C">
        <w:t>Onnes</w:t>
      </w:r>
      <w:proofErr w:type="spellEnd"/>
      <w:r w:rsidR="0076239C">
        <w:t xml:space="preserve"> deneysel çalışmaları farklı m</w:t>
      </w:r>
      <w:r w:rsidR="00654025">
        <w:t>alzemeler</w:t>
      </w:r>
      <w:r w:rsidR="0076239C">
        <w:t xml:space="preserve"> için uyguladı ve malzemelerin karakteristik bir özelliği olan </w:t>
      </w:r>
      <w:proofErr w:type="spellStart"/>
      <w:r w:rsidR="0076239C">
        <w:t>Tc</w:t>
      </w:r>
      <w:proofErr w:type="spellEnd"/>
      <w:r w:rsidR="0076239C">
        <w:t xml:space="preserve"> sıcaklığı</w:t>
      </w:r>
      <w:r w:rsidR="00783A91">
        <w:t>nın altında</w:t>
      </w:r>
      <w:r w:rsidR="0076239C">
        <w:t xml:space="preserve"> elektriksel dirençlerinin aynı şekilde sıfıra yakınsadığını gördü.</w:t>
      </w:r>
      <w:r w:rsidR="0095152E">
        <w:t xml:space="preserve"> Yapılan çalışmalarda </w:t>
      </w:r>
      <w:r w:rsidR="00654025">
        <w:t>süperiletken</w:t>
      </w:r>
      <w:r w:rsidR="00960917">
        <w:t xml:space="preserve"> </w:t>
      </w:r>
      <w:r w:rsidR="0095152E">
        <w:t>kapalı çevrimler oluşturuldu ve bu çevrim boyunca akım değerinin değişmediği gözlemlendi.</w:t>
      </w:r>
      <w:r w:rsidR="00783A91">
        <w:t xml:space="preserve"> </w:t>
      </w:r>
      <w:r w:rsidR="00697E35">
        <w:t>Yani, çalışmalar</w:t>
      </w:r>
      <w:commentRangeStart w:id="42"/>
      <w:r w:rsidR="00783A91">
        <w:t xml:space="preserve"> uzun yıl</w:t>
      </w:r>
      <w:r w:rsidR="00541DA0">
        <w:t>la</w:t>
      </w:r>
      <w:r w:rsidR="00783A91">
        <w:t xml:space="preserve">r boyunca </w:t>
      </w:r>
      <w:r w:rsidR="00697E35">
        <w:t>süperiletken</w:t>
      </w:r>
      <w:r w:rsidR="00783A91">
        <w:t xml:space="preserve"> çevrimde akan akımın herhangi bir zayıflamaya yani dirence maruz kalmadığını gösterdi. </w:t>
      </w:r>
      <w:commentRangeEnd w:id="42"/>
      <w:r w:rsidR="00783A91">
        <w:rPr>
          <w:rStyle w:val="CommentReference"/>
          <w:rFonts w:eastAsia="Times New Roman"/>
        </w:rPr>
        <w:commentReference w:id="42"/>
      </w:r>
      <w:r w:rsidR="00654025">
        <w:t>Süperiletken malzemeler</w:t>
      </w:r>
      <w:r w:rsidR="00541DA0">
        <w:t xml:space="preserve"> için </w:t>
      </w:r>
      <w:proofErr w:type="spellStart"/>
      <w:r w:rsidR="00541DA0">
        <w:t>Tc</w:t>
      </w:r>
      <w:proofErr w:type="spellEnd"/>
      <w:r w:rsidR="00541DA0">
        <w:t xml:space="preserve"> sıcaklığının altında söz konusu olan bu durum kalıcı akım olarak adlandırıldı. </w:t>
      </w:r>
      <w:r w:rsidR="000F0A70">
        <w:t>Malzemelerde</w:t>
      </w:r>
      <w:r w:rsidR="00541DA0">
        <w:t xml:space="preserve"> </w:t>
      </w:r>
      <w:proofErr w:type="spellStart"/>
      <w:r w:rsidR="00541DA0">
        <w:t>Tc</w:t>
      </w:r>
      <w:proofErr w:type="spellEnd"/>
      <w:r w:rsidR="000F0A70">
        <w:t xml:space="preserve"> sıcaklığının</w:t>
      </w:r>
      <w:r w:rsidR="00541DA0">
        <w:t xml:space="preserve"> altındaki sıcaklıklarda meydana gelen sıfır direnç durumu</w:t>
      </w:r>
      <w:r w:rsidR="005D1FFB">
        <w:t xml:space="preserve"> ise</w:t>
      </w:r>
      <w:r w:rsidR="00541DA0">
        <w:t xml:space="preserve"> mükemmel iletkenlik olarak adlandırıldı</w:t>
      </w:r>
      <w:r w:rsidR="005D1FFB">
        <w:t>. Sıfır elektriksel direnç</w:t>
      </w:r>
      <w:r w:rsidR="000F0A70">
        <w:t xml:space="preserve"> yani mükemmel iletkenlik</w:t>
      </w:r>
      <w:r w:rsidR="005D1FFB">
        <w:t xml:space="preserve"> ilerleyen yıllarda süperiletken malzemelerin karakteristik özelliklerinden biri olarak kabul edildi. </w:t>
      </w:r>
    </w:p>
    <w:p w14:paraId="46298757" w14:textId="77777777" w:rsidR="00006837" w:rsidRDefault="00006837" w:rsidP="00006837">
      <w:pPr>
        <w:pStyle w:val="GOVDE"/>
        <w:keepNext/>
        <w:jc w:val="center"/>
      </w:pPr>
      <w:r>
        <w:rPr>
          <w:noProof/>
        </w:rPr>
        <w:lastRenderedPageBreak/>
        <w:drawing>
          <wp:inline distT="0" distB="0" distL="0" distR="0" wp14:anchorId="54D908FA" wp14:editId="00A8DAF1">
            <wp:extent cx="3067050" cy="2895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67050" cy="2895600"/>
                    </a:xfrm>
                    <a:prstGeom prst="rect">
                      <a:avLst/>
                    </a:prstGeom>
                  </pic:spPr>
                </pic:pic>
              </a:graphicData>
            </a:graphic>
          </wp:inline>
        </w:drawing>
      </w:r>
    </w:p>
    <w:p w14:paraId="28001CCE" w14:textId="1B591C44" w:rsidR="00697E35" w:rsidRDefault="00F75C71" w:rsidP="00104C48">
      <w:pPr>
        <w:pStyle w:val="SekilFBESablonBolumI"/>
        <w:ind w:left="851"/>
      </w:pPr>
      <w:r>
        <w:t xml:space="preserve">Kalıcı akım </w:t>
      </w:r>
      <w:commentRangeStart w:id="43"/>
      <w:r>
        <w:t>deneyinin şematik gösterimi.</w:t>
      </w:r>
      <w:commentRangeEnd w:id="43"/>
      <w:r w:rsidRPr="00104C48">
        <w:commentReference w:id="43"/>
      </w:r>
    </w:p>
    <w:p w14:paraId="50BC60DD" w14:textId="3D3012C8" w:rsidR="000309A1" w:rsidRDefault="000309A1" w:rsidP="00D77DFC">
      <w:pPr>
        <w:pStyle w:val="GOVDE"/>
      </w:pPr>
      <w:commentRangeStart w:id="44"/>
      <w:r>
        <w:t xml:space="preserve">1933 yılında </w:t>
      </w:r>
      <w:commentRangeStart w:id="45"/>
      <w:proofErr w:type="spellStart"/>
      <w:r>
        <w:t>Meissner</w:t>
      </w:r>
      <w:proofErr w:type="spellEnd"/>
      <w:r>
        <w:t xml:space="preserve"> ve </w:t>
      </w:r>
      <w:proofErr w:type="spellStart"/>
      <w:r>
        <w:t>Ochsenfeld</w:t>
      </w:r>
      <w:proofErr w:type="spellEnd"/>
      <w:r>
        <w:t xml:space="preserve"> </w:t>
      </w:r>
      <w:commentRangeEnd w:id="44"/>
      <w:r>
        <w:rPr>
          <w:rStyle w:val="CommentReference"/>
          <w:rFonts w:eastAsia="Times New Roman"/>
        </w:rPr>
        <w:commentReference w:id="44"/>
      </w:r>
      <w:commentRangeEnd w:id="45"/>
      <w:r w:rsidR="00416CFB">
        <w:rPr>
          <w:rStyle w:val="CommentReference"/>
          <w:rFonts w:eastAsia="Times New Roman"/>
        </w:rPr>
        <w:commentReference w:id="45"/>
      </w:r>
      <w:proofErr w:type="spellStart"/>
      <w:r>
        <w:t>taraından</w:t>
      </w:r>
      <w:proofErr w:type="spellEnd"/>
      <w:r>
        <w:t xml:space="preserve"> </w:t>
      </w:r>
      <w:proofErr w:type="spellStart"/>
      <w:r>
        <w:t>süperiletkenliğin</w:t>
      </w:r>
      <w:proofErr w:type="spellEnd"/>
      <w:r>
        <w:t xml:space="preserve"> bir diğer karakteristik özelliği olarak kabul edilen mükemmel </w:t>
      </w:r>
      <w:proofErr w:type="spellStart"/>
      <w:r>
        <w:t>diyamanyetizma</w:t>
      </w:r>
      <w:proofErr w:type="spellEnd"/>
      <w:r>
        <w:t xml:space="preserve"> keşfedildi.</w:t>
      </w:r>
      <w:r w:rsidR="0096159D">
        <w:t xml:space="preserve"> </w:t>
      </w:r>
      <w:r w:rsidR="0096159D">
        <w:fldChar w:fldCharType="begin"/>
      </w:r>
      <w:r w:rsidR="0096159D">
        <w:instrText xml:space="preserve"> ADDIN ZOTERO_ITEM CSL_CITATION {"citationID":"ttnK9Ep5","properties":{"formattedCitation":"[10]","plainCitation":"[10]","noteIndex":0},"citationItems":[{"id":165,"uris":["http://zotero.org/groups/2780715/items/4Q2TZU4I"],"itemData":{"id":165,"type":"article-journal","container-title":"Die Naturwissenschaften","DOI":"10.1007/BF01504252","ISSN":"0028-1042, 1432-1904","issue":"44","journalAbbreviation":"Naturwissenschaften","language":"de","page":"787-788","source":"DOI.org (Crossref)","title":"Ein neuer Effekt bei Eintritt der Supraleitf</w:instrText>
      </w:r>
      <w:r w:rsidR="0096159D">
        <w:rPr>
          <w:rFonts w:ascii="Tahoma" w:hAnsi="Tahoma" w:cs="Tahoma"/>
        </w:rPr>
        <w:instrText>�</w:instrText>
      </w:r>
      <w:r w:rsidR="0096159D">
        <w:instrText xml:space="preserve">higkeit","volume":"21","author":[{"family":"Meissner","given":"W."},{"family":"Ochsenfeld","given":"R."}],"issued":{"date-parts":[["1933",11]]}}}],"schema":"https://github.com/citation-style-language/schema/raw/master/csl-citation.json"} </w:instrText>
      </w:r>
      <w:r w:rsidR="0096159D">
        <w:fldChar w:fldCharType="separate"/>
      </w:r>
      <w:r w:rsidR="0096159D" w:rsidRPr="0096159D">
        <w:t>[10]</w:t>
      </w:r>
      <w:r w:rsidR="0096159D">
        <w:fldChar w:fldCharType="end"/>
      </w:r>
      <w:r>
        <w:t xml:space="preserve">  </w:t>
      </w:r>
      <w:proofErr w:type="spellStart"/>
      <w:r w:rsidR="00C46ADD">
        <w:t>Meissner</w:t>
      </w:r>
      <w:proofErr w:type="spellEnd"/>
      <w:r w:rsidR="00C46ADD">
        <w:t xml:space="preserve"> ve </w:t>
      </w:r>
      <w:proofErr w:type="spellStart"/>
      <w:r w:rsidR="00C46ADD">
        <w:t>Ochsenfeld</w:t>
      </w:r>
      <w:proofErr w:type="spellEnd"/>
      <w:r w:rsidR="00C46ADD">
        <w:t xml:space="preserve"> manyetik alana maruz kalmış bir şekilde bulunan küre şeklindeki bir </w:t>
      </w:r>
      <w:r w:rsidR="000F0A70">
        <w:t>süperiletkeni</w:t>
      </w:r>
      <w:r w:rsidR="00C46ADD">
        <w:t xml:space="preserve"> </w:t>
      </w:r>
      <w:proofErr w:type="spellStart"/>
      <w:r w:rsidR="00C46ADD">
        <w:t>Tc’nin</w:t>
      </w:r>
      <w:proofErr w:type="spellEnd"/>
      <w:r w:rsidR="00C46ADD">
        <w:t xml:space="preserve"> altındaki sıcaklıklara soğuttuklarında manyetik akının kürenin içerisinden geçmediğini keşfetti.  </w:t>
      </w:r>
      <w:r w:rsidR="00D70FFC">
        <w:t>Uygulanan manyetik akı</w:t>
      </w:r>
      <w:r w:rsidR="0052142A">
        <w:t>nın</w:t>
      </w:r>
      <w:r w:rsidR="00D70FFC">
        <w:t xml:space="preserve"> süperiletken malzemelerin karakteristik özelliği olan nüfuz derinl</w:t>
      </w:r>
      <w:r w:rsidR="0052142A">
        <w:t>i</w:t>
      </w:r>
      <w:r w:rsidR="00D70FFC">
        <w:t>ğine kadar</w:t>
      </w:r>
      <w:r w:rsidR="0052142A">
        <w:t xml:space="preserve"> </w:t>
      </w:r>
      <w:proofErr w:type="spellStart"/>
      <w:r w:rsidR="0052142A">
        <w:t>penetrasyon</w:t>
      </w:r>
      <w:proofErr w:type="spellEnd"/>
      <w:r w:rsidR="0052142A">
        <w:t xml:space="preserve"> sağladığı gözlemlendi. Manyetik alana maruz kalan bir süperiletkende meydana gelen bu durum </w:t>
      </w:r>
      <w:proofErr w:type="spellStart"/>
      <w:r w:rsidR="0052142A">
        <w:t>Meissner</w:t>
      </w:r>
      <w:proofErr w:type="spellEnd"/>
      <w:r w:rsidR="0052142A">
        <w:t xml:space="preserve"> etkisi olarak adlandırıldı. Süperiletken malzeme en az </w:t>
      </w:r>
      <w:proofErr w:type="spellStart"/>
      <w:r w:rsidR="0052142A">
        <w:t>Hc</w:t>
      </w:r>
      <w:proofErr w:type="spellEnd"/>
      <w:r w:rsidR="0052142A">
        <w:t xml:space="preserve"> olarak adlandırılan bir eşik değeri kadar manyetik alana maruz kaldığında süperiletken özelliğini yitirdiği gözlemlendi. Bu durum tersinir </w:t>
      </w:r>
      <w:proofErr w:type="spellStart"/>
      <w:r w:rsidR="0052142A">
        <w:t>Meissner</w:t>
      </w:r>
      <w:proofErr w:type="spellEnd"/>
      <w:r w:rsidR="0052142A">
        <w:t xml:space="preserve"> etkisi olarak adlandırıldı</w:t>
      </w:r>
      <w:r w:rsidR="00245520">
        <w:t xml:space="preserve">. Özetle, </w:t>
      </w:r>
      <w:proofErr w:type="spellStart"/>
      <w:r w:rsidR="00245520">
        <w:t>Tc’nin</w:t>
      </w:r>
      <w:proofErr w:type="spellEnd"/>
      <w:r w:rsidR="00245520">
        <w:t xml:space="preserve"> altında mükemmel iletkenlik ve mükemmel </w:t>
      </w:r>
      <w:proofErr w:type="spellStart"/>
      <w:r w:rsidR="00245520">
        <w:t>diyamanyetik</w:t>
      </w:r>
      <w:proofErr w:type="spellEnd"/>
      <w:r w:rsidR="00245520">
        <w:t xml:space="preserve"> özellik gösteren malzemeler süperiletken olarak adlandırılırlar. </w:t>
      </w:r>
      <w:proofErr w:type="spellStart"/>
      <w:r w:rsidR="00245520">
        <w:t>Tc’den</w:t>
      </w:r>
      <w:proofErr w:type="spellEnd"/>
      <w:r w:rsidR="00245520">
        <w:t xml:space="preserve"> daha yüksek sıcaklıklarda ise </w:t>
      </w:r>
      <w:proofErr w:type="spellStart"/>
      <w:r w:rsidR="00245520">
        <w:t>süperiletkenler</w:t>
      </w:r>
      <w:proofErr w:type="spellEnd"/>
      <w:r w:rsidR="00245520">
        <w:t xml:space="preserve"> metaller gibi davranırlar.</w:t>
      </w:r>
    </w:p>
    <w:p w14:paraId="72F379C8" w14:textId="77777777" w:rsidR="003D2899" w:rsidRDefault="003D2899" w:rsidP="003D2899">
      <w:pPr>
        <w:pStyle w:val="GOVDE"/>
        <w:keepNext/>
        <w:jc w:val="center"/>
      </w:pPr>
      <w:r>
        <w:rPr>
          <w:noProof/>
        </w:rPr>
        <w:lastRenderedPageBreak/>
        <w:drawing>
          <wp:inline distT="0" distB="0" distL="0" distR="0" wp14:anchorId="4A33E28D" wp14:editId="16660B6B">
            <wp:extent cx="3196742" cy="3955968"/>
            <wp:effectExtent l="0" t="0" r="0" b="0"/>
            <wp:docPr id="6" name="Picture 6" descr="A picture containing sky, white, lin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ky, white, line, different&#10;&#10;Description automatically generated"/>
                    <pic:cNvPicPr/>
                  </pic:nvPicPr>
                  <pic:blipFill>
                    <a:blip r:embed="rId39"/>
                    <a:stretch>
                      <a:fillRect/>
                    </a:stretch>
                  </pic:blipFill>
                  <pic:spPr>
                    <a:xfrm>
                      <a:off x="0" y="0"/>
                      <a:ext cx="3198508" cy="3958153"/>
                    </a:xfrm>
                    <a:prstGeom prst="rect">
                      <a:avLst/>
                    </a:prstGeom>
                  </pic:spPr>
                </pic:pic>
              </a:graphicData>
            </a:graphic>
          </wp:inline>
        </w:drawing>
      </w:r>
    </w:p>
    <w:p w14:paraId="784D5333" w14:textId="681F9812" w:rsidR="0096159D" w:rsidRDefault="003D2899" w:rsidP="00104C48">
      <w:pPr>
        <w:pStyle w:val="SekilFBESablonBolumI"/>
        <w:ind w:left="851"/>
      </w:pPr>
      <w:commentRangeStart w:id="46"/>
      <w:r>
        <w:t>Meissner Etkisi.</w:t>
      </w:r>
      <w:commentRangeEnd w:id="46"/>
      <w:r w:rsidR="00104C48">
        <w:rPr>
          <w:rStyle w:val="CommentReference"/>
          <w:rFonts w:eastAsia="Times New Roman"/>
          <w:lang w:val="tr-TR"/>
        </w:rPr>
        <w:commentReference w:id="46"/>
      </w:r>
    </w:p>
    <w:p w14:paraId="1C152A58" w14:textId="08F42DC8" w:rsidR="00FC5580" w:rsidRDefault="00FC5580" w:rsidP="00D77DFC">
      <w:pPr>
        <w:pStyle w:val="GOVDE"/>
      </w:pPr>
      <w:commentRangeStart w:id="47"/>
      <w:r>
        <w:t>19</w:t>
      </w:r>
      <w:r w:rsidR="003F41E3">
        <w:t>35</w:t>
      </w:r>
      <w:r>
        <w:t xml:space="preserve"> yılında </w:t>
      </w:r>
      <w:proofErr w:type="spellStart"/>
      <w:r w:rsidR="003F41E3">
        <w:t>F.London</w:t>
      </w:r>
      <w:proofErr w:type="spellEnd"/>
      <w:r w:rsidR="003F41E3">
        <w:t xml:space="preserve"> ve </w:t>
      </w:r>
      <w:proofErr w:type="spellStart"/>
      <w:r w:rsidR="003F41E3">
        <w:t>H.London</w:t>
      </w:r>
      <w:proofErr w:type="spellEnd"/>
      <w:r w:rsidR="003F41E3">
        <w:t xml:space="preserve"> kardeşler </w:t>
      </w:r>
      <w:proofErr w:type="spellStart"/>
      <w:r w:rsidR="003F41E3">
        <w:t>Meissner</w:t>
      </w:r>
      <w:proofErr w:type="spellEnd"/>
      <w:r w:rsidR="003F41E3">
        <w:t xml:space="preserve"> etkisini teorik olarak ele aldı ve nüfuz derinliğini matematiksel olarak ifade etmeyi başardı</w:t>
      </w:r>
      <w:r w:rsidR="00F23135">
        <w:t>.</w:t>
      </w:r>
      <w:commentRangeEnd w:id="47"/>
      <w:r w:rsidR="00523CEE">
        <w:rPr>
          <w:rStyle w:val="CommentReference"/>
          <w:rFonts w:eastAsia="Times New Roman"/>
        </w:rPr>
        <w:commentReference w:id="47"/>
      </w:r>
      <w:r w:rsidR="0021369C">
        <w:fldChar w:fldCharType="begin"/>
      </w:r>
      <w:r w:rsidR="0021369C">
        <w:instrText xml:space="preserve"> ADDIN ZOTERO_ITEM CSL_CITATION {"citationID":"ysXOci9d","properties":{"formattedCitation":"[11]","plainCitation":"[11]","noteIndex":0},"citationItems":[{"id":167,"uris":["http://zotero.org/groups/2780715/items/M2ZCWL34"],"itemData":{"id":167,"type":"article-journal","abstract":"Electric currents are commonly believed to persist in a supra-conductor without being maintained by an electromagnetic field. Thus the relation between the field strength E and the current density J in a supraconductor has sometimes been described by means of an \"acceleration equation,\" of the form ∆J = E; A =\n              m\n              /\n              ne\n              2\n              . (1) This equation, which might replace Ohm;s law for supraconductors, simply expresses the influence of the electric part of the Lorentz force on freely movable electrons of the mass\n              m\n              and charge\n              e\n              , the number per cm\n              3\n              being\n              n\n              (we use rational units). By definition the constant A must be positive. As a direct consequence of this equation (1) stationary currents in supraconductors are possible when E = 0. We shall see, however, that actually equation (1), which we will refer to as the \"acceleration theory,\" implies more than is verified by experiment; moreover, presupposing an acceleration without any friction it implies a premature theory, the development of which has presented a hopelessly insoluble problem to mathematical physicist. Apparently a model was wanted which would explain that in its most stable state the supraconductor has always a persistent current. We shall give a formulation which is somewhat more restricted in this respect. On the other had it includes one more important fact, namely, the experiment of Meissner and Ochsenfeld. In this way we get a new description of the electromagnetic field in a supraconductor, which is consistent and, as it eliminates unnecessary statements, is in closer contact with experiment. This new description seems to provide an entirely new point of view for a theoretical explanation.","container-title":"Proceedings of the Royal Society of London. Series A - Mathematical and Physical Sciences","DOI":"10.1098/rspa.1935.0048","ISSN":"0080-4630, 2053-9169","issue":"866","journalAbbreviation":"Proc. R. Soc. Lond. A","language":"en","page":"71-88","source":"DOI.org (Crossref)","title":"The electromagnetic equations of the supraconductor","volume":"149","issued":{"date-parts":[["1935",3]]}}}],"schema":"https://github.com/citation-style-language/schema/raw/master/csl-citation.json"} </w:instrText>
      </w:r>
      <w:r w:rsidR="0021369C">
        <w:fldChar w:fldCharType="separate"/>
      </w:r>
      <w:r w:rsidR="0021369C" w:rsidRPr="0021369C">
        <w:t>[11]</w:t>
      </w:r>
      <w:r w:rsidR="0021369C">
        <w:fldChar w:fldCharType="end"/>
      </w:r>
      <w:r w:rsidR="00F23135">
        <w:t xml:space="preserve"> </w:t>
      </w:r>
      <w:commentRangeStart w:id="48"/>
      <w:commentRangeStart w:id="49"/>
      <w:r w:rsidR="00F23135">
        <w:t xml:space="preserve">1950 yılında </w:t>
      </w:r>
      <w:proofErr w:type="spellStart"/>
      <w:r w:rsidR="00F23135">
        <w:t>Ginzburg</w:t>
      </w:r>
      <w:proofErr w:type="spellEnd"/>
      <w:r w:rsidR="00F23135">
        <w:t xml:space="preserve"> ve </w:t>
      </w:r>
      <w:proofErr w:type="spellStart"/>
      <w:r w:rsidR="00F23135">
        <w:t>Landau</w:t>
      </w:r>
      <w:proofErr w:type="spellEnd"/>
      <w:r w:rsidR="00F23135">
        <w:t xml:space="preserve"> süperiletken malzemenin faz geçişi(süperiletken - metal) üzerine teorik </w:t>
      </w:r>
      <w:proofErr w:type="spellStart"/>
      <w:r w:rsidR="00F23135">
        <w:t>çalışamalarda</w:t>
      </w:r>
      <w:proofErr w:type="spellEnd"/>
      <w:r w:rsidR="00F23135">
        <w:t xml:space="preserve"> bulundu.</w:t>
      </w:r>
      <w:commentRangeEnd w:id="48"/>
      <w:r w:rsidR="00F23135">
        <w:rPr>
          <w:rStyle w:val="CommentReference"/>
          <w:rFonts w:eastAsia="Times New Roman"/>
        </w:rPr>
        <w:commentReference w:id="48"/>
      </w:r>
      <w:commentRangeEnd w:id="49"/>
      <w:r w:rsidR="00464C4E">
        <w:rPr>
          <w:rStyle w:val="CommentReference"/>
          <w:rFonts w:eastAsia="Times New Roman"/>
        </w:rPr>
        <w:commentReference w:id="49"/>
      </w:r>
      <w:r w:rsidR="00F23135">
        <w:t xml:space="preserve">  Bu teorik çalışmalar </w:t>
      </w:r>
      <w:proofErr w:type="spellStart"/>
      <w:r w:rsidR="00F23135">
        <w:t>London</w:t>
      </w:r>
      <w:proofErr w:type="spellEnd"/>
      <w:r w:rsidR="00F23135">
        <w:t xml:space="preserve"> kardeşlerin üretmiş olduğu matematiksel eşitlikler ile tutarlılık gösterdi. 1957 yılına gelindiğinde </w:t>
      </w:r>
      <w:proofErr w:type="spellStart"/>
      <w:r w:rsidR="00F23135">
        <w:t>J.Barden</w:t>
      </w:r>
      <w:proofErr w:type="spellEnd"/>
      <w:r w:rsidR="00F23135">
        <w:t xml:space="preserve">, </w:t>
      </w:r>
      <w:proofErr w:type="spellStart"/>
      <w:r w:rsidR="00F23135">
        <w:t>L.Cooper</w:t>
      </w:r>
      <w:proofErr w:type="spellEnd"/>
      <w:r w:rsidR="00F23135">
        <w:t xml:space="preserve"> ve J.R. </w:t>
      </w:r>
      <w:proofErr w:type="spellStart"/>
      <w:r w:rsidR="00F23135">
        <w:t>Schrieffer</w:t>
      </w:r>
      <w:proofErr w:type="spellEnd"/>
      <w:r w:rsidR="00F23135">
        <w:t xml:space="preserve"> </w:t>
      </w:r>
      <w:proofErr w:type="spellStart"/>
      <w:r w:rsidR="00F23135">
        <w:t>süperiletkenliği</w:t>
      </w:r>
      <w:proofErr w:type="spellEnd"/>
      <w:r w:rsidR="00F23135">
        <w:t xml:space="preserve"> kuantum mekaniksel olarak inceledi</w:t>
      </w:r>
      <w:r w:rsidR="00C86FBD">
        <w:t>.</w:t>
      </w:r>
      <w:r w:rsidR="000F4825">
        <w:fldChar w:fldCharType="begin"/>
      </w:r>
      <w:r w:rsidR="000F4825">
        <w:instrText xml:space="preserve"> ADDIN ZOTERO_ITEM CSL_CITATION {"citationID":"yJn3jnMm","properties":{"formattedCitation":"[12]","plainCitation":"[12]","noteIndex":0},"citationItems":[{"id":170,"uris":["http://zotero.org/groups/2780715/items/2YLIM6AZ"],"itemData":{"id":170,"type":"article-journal","container-title":"Physical Review","DOI":"10.1103/PhysRev.108.1175","ISSN":"0031-899X","issue":"5","journalAbbreviation":"Phys. Rev.","language":"en","page":"1175-1204","source":"DOI.org (Crossref)","title":"Theory of Superconductivity","volume":"108","author":[{"family":"Bardeen","given":"J."},{"family":"Cooper","given":"L. N."},{"family":"Schrieffer","given":"J. R."}],"issued":{"date-parts":[["1957",12,1]]}}}],"schema":"https://github.com/citation-style-language/schema/raw/master/csl-citation.json"} </w:instrText>
      </w:r>
      <w:r w:rsidR="000F4825">
        <w:fldChar w:fldCharType="separate"/>
      </w:r>
      <w:r w:rsidR="000F4825" w:rsidRPr="000F4825">
        <w:t>[12]</w:t>
      </w:r>
      <w:r w:rsidR="000F4825">
        <w:fldChar w:fldCharType="end"/>
      </w:r>
      <w:r w:rsidR="00C86FBD">
        <w:t xml:space="preserve">(BCS teorisi) BCS teorisi </w:t>
      </w:r>
      <w:proofErr w:type="spellStart"/>
      <w:r w:rsidR="00C86FBD">
        <w:t>süperiletkenlğin</w:t>
      </w:r>
      <w:proofErr w:type="spellEnd"/>
      <w:r w:rsidR="00C86FBD">
        <w:t xml:space="preserve"> elektron-elektron etkileşimlerinden kaynaklandığını ve bu etkileşimin normal metalden süperiletken metale faz geçişi ile doğrudan ilişkili olduğunu varsaydı.</w:t>
      </w:r>
      <w:r w:rsidR="00C00743">
        <w:t xml:space="preserve"> BCS teorisi, önceki yıllarda </w:t>
      </w:r>
      <w:commentRangeStart w:id="50"/>
      <w:r w:rsidR="00C00743">
        <w:t xml:space="preserve">ortaya atılan teorik çalışmalar ile tutarlılık </w:t>
      </w:r>
      <w:r w:rsidR="004B1ECB">
        <w:t>gösterdi</w:t>
      </w:r>
      <w:r w:rsidR="00C00743">
        <w:t xml:space="preserve"> ve bunun yanında </w:t>
      </w:r>
      <w:proofErr w:type="spellStart"/>
      <w:r w:rsidR="00C00743">
        <w:t>yüskek</w:t>
      </w:r>
      <w:proofErr w:type="spellEnd"/>
      <w:r w:rsidR="00C00743">
        <w:t xml:space="preserve"> </w:t>
      </w:r>
      <w:proofErr w:type="spellStart"/>
      <w:r w:rsidR="00C00743">
        <w:t>Tc</w:t>
      </w:r>
      <w:proofErr w:type="spellEnd"/>
      <w:r w:rsidR="00C00743">
        <w:t xml:space="preserve"> değerlerine sahip süperiletkenlerin özelliklerini teorik olarak açıklayabildi.</w:t>
      </w:r>
      <w:commentRangeEnd w:id="50"/>
      <w:r w:rsidR="00E63D07">
        <w:rPr>
          <w:rStyle w:val="CommentReference"/>
          <w:rFonts w:eastAsia="Times New Roman"/>
        </w:rPr>
        <w:commentReference w:id="50"/>
      </w:r>
    </w:p>
    <w:p w14:paraId="3FFB19E2" w14:textId="7AD53F3F" w:rsidR="00671186" w:rsidRDefault="00D055BD" w:rsidP="00D77DFC">
      <w:pPr>
        <w:pStyle w:val="GOVDE"/>
      </w:pPr>
      <w:r>
        <w:t>1962 ylında B.D. Josephson, aralarında potansiyel bariyer bulunan iki süperiletken(Josephson Eklemi) arasında kuantum tünellemenin mümkün olabileceğini öngördü.</w:t>
      </w:r>
      <w:r w:rsidR="00BD25B0">
        <w:fldChar w:fldCharType="begin"/>
      </w:r>
      <w:r w:rsidR="00BD25B0">
        <w:instrText xml:space="preserve"> ADDIN ZOTERO_ITEM CSL_CITATION {"citationID":"RVndu0Xw","properties":{"formattedCitation":"[13]","plainCitation":"[13]","noteIndex":0},"citationItems":[{"id":152,"uris":["http://zotero.org/groups/2780715/items/58JJQHSB"],"itemData":{"id":152,"type":"article-journal","container-title":"Physics Letters","DOI":"10.1016/0031-9163(62)91369-0","ISSN":"00319163","issue":"7","journalAbbreviation":"Physics Letters","language":"en","page":"251-253","source":"DOI.org (Crossref)","title":"Possible new effects in superconductive tunnelling","volume":"1","author":[{"family":"Josephson","given":"B.D."}],"issued":{"date-parts":[["1962",7]]}}}],"schema":"https://github.com/citation-style-language/schema/raw/master/csl-citation.json"} </w:instrText>
      </w:r>
      <w:r w:rsidR="00BD25B0">
        <w:fldChar w:fldCharType="separate"/>
      </w:r>
      <w:r w:rsidR="00BD25B0" w:rsidRPr="00BD25B0">
        <w:t>[13]</w:t>
      </w:r>
      <w:r w:rsidR="00BD25B0">
        <w:fldChar w:fldCharType="end"/>
      </w:r>
      <w:r w:rsidR="00E63D07">
        <w:t xml:space="preserve"> </w:t>
      </w:r>
      <w:commentRangeStart w:id="51"/>
      <w:commentRangeStart w:id="52"/>
      <w:commentRangeStart w:id="53"/>
      <w:r w:rsidR="00E63D07">
        <w:t>İlerleyen süreçte kuantum tünellemenin Josephson tarafından öngörüldüğü gibi mümkün olduğu deneysel olarak gözlemlendi ve bu durum Josephson tünellemesi olarak adlandırıldı.</w:t>
      </w:r>
      <w:commentRangeEnd w:id="51"/>
      <w:r w:rsidR="00E63D07">
        <w:rPr>
          <w:rStyle w:val="CommentReference"/>
        </w:rPr>
        <w:commentReference w:id="51"/>
      </w:r>
      <w:commentRangeEnd w:id="52"/>
      <w:r w:rsidR="00E63D07">
        <w:rPr>
          <w:rStyle w:val="CommentReference"/>
        </w:rPr>
        <w:commentReference w:id="52"/>
      </w:r>
      <w:commentRangeEnd w:id="53"/>
      <w:r w:rsidR="00761FDE">
        <w:rPr>
          <w:rStyle w:val="CommentReference"/>
          <w:rFonts w:eastAsia="Times New Roman"/>
        </w:rPr>
        <w:commentReference w:id="53"/>
      </w:r>
      <w:r w:rsidR="00E63D07">
        <w:t xml:space="preserve"> Josephson eklemi, süperiletken </w:t>
      </w:r>
      <w:r w:rsidR="00E63D07">
        <w:lastRenderedPageBreak/>
        <w:t xml:space="preserve">yapısı gereği özgün bir I-V eğrisine sahiptir. Bunun yanında dış manyetik alana karşı hassas tepkiler vermektedir. Bu durum Josephson ekleminin manyetik alan dedektörü olarak kullanılabilmesine olanak sağlamaktadır.  </w:t>
      </w:r>
    </w:p>
    <w:p w14:paraId="3F7C0EBC" w14:textId="2D575D8F" w:rsidR="00671186" w:rsidRDefault="00E63D07" w:rsidP="00D77DFC">
      <w:pPr>
        <w:pStyle w:val="GOVDE"/>
      </w:pPr>
      <w:r>
        <w:t xml:space="preserve">Josephson ekleminin keşfinden sonra Josephson eklemi kullanılarak farklı süperiletken devreler tasarlandı. Süperiletken çevrimde paralel olarak bulunan iki adet Josephson ekleminden oluşan dc SQUID’ ler (Superconductor Quantum Interference Device) bu devrelere örnek olarak </w:t>
      </w:r>
      <w:commentRangeStart w:id="54"/>
      <w:r>
        <w:t>verilebilir</w:t>
      </w:r>
      <w:commentRangeEnd w:id="54"/>
      <w:r>
        <w:rPr>
          <w:rStyle w:val="CommentReference"/>
          <w:rFonts w:eastAsia="Times New Roman"/>
        </w:rPr>
        <w:commentReference w:id="54"/>
      </w:r>
      <w:r>
        <w:t>.</w:t>
      </w:r>
      <w:r w:rsidR="00BD25B0">
        <w:fldChar w:fldCharType="begin"/>
      </w:r>
      <w:r w:rsidR="00D312CA">
        <w:instrText xml:space="preserve"> ADDIN ZOTERO_ITEM CSL_CITATION {"citationID":"4RZSm78m","properties":{"formattedCitation":"[14]","plainCitation":"[14]","noteIndex":0},"citationItems":[{"id":153,"uris":["http://zotero.org/groups/2780715/items/FGBIKQZM"],"itemData":{"id":153,"type":"article-journal","container-title":"Physical Review Letters","DOI":"10.1103/PhysRevLett.12.159","ISSN":"0031-9007","issue":"7","journalAbbreviation":"Phys. Rev. Lett.","language":"en","page":"159-160","source":"DOI.org (Crossref)","title":"Quantum Interference Effects in Josephson Tunneling","volume":"12","author":[{"family":"Jaklevic","given":"R. C."},{"family":"Lambe","given":"John"},{"family":"Silver","given":"A. H."},{"family":"Mercereau","given":"J. E."}],"issued":{"date-parts":[["1964",2,17]]}}}],"schema":"https://github.com/citation-style-language/schema/raw/master/csl-citation.json"} </w:instrText>
      </w:r>
      <w:r w:rsidR="00BD25B0">
        <w:fldChar w:fldCharType="separate"/>
      </w:r>
      <w:r w:rsidR="00D312CA" w:rsidRPr="00D312CA">
        <w:t>[14]</w:t>
      </w:r>
      <w:r w:rsidR="00BD25B0">
        <w:fldChar w:fldCharType="end"/>
      </w:r>
      <w:r>
        <w:t xml:space="preserve"> SQUID’ler dış manyetik alana Josephson ekleminden farklı olarak periyodik bir tepki vermektedir. SQUID ve Josephson ekleminin manyetik alana karşı verdiği tepki doğrusal değildir, bu durum araştırmacıları manyetik alana karşı daha lineer tepki gösteren SQUID tabanlı devreleri tasarlamaya yönel</w:t>
      </w:r>
      <w:r w:rsidR="00671186">
        <w:t>tti</w:t>
      </w:r>
      <w:r>
        <w:t xml:space="preserve">. 2000 yılında </w:t>
      </w:r>
      <w:r w:rsidRPr="007E56FF">
        <w:t>J. Oppenländer</w:t>
      </w:r>
      <w:r>
        <w:t xml:space="preserve"> tarafından paralel bağlı N adet SQUID devresinden oluşan SQIF(Superconductor Quantum Interference Fılters) şeklinde isimlendirilen bir devre </w:t>
      </w:r>
      <w:commentRangeStart w:id="55"/>
      <w:r>
        <w:t>tasarlan</w:t>
      </w:r>
      <w:commentRangeEnd w:id="55"/>
      <w:r w:rsidR="00671186">
        <w:t>dı</w:t>
      </w:r>
      <w:r>
        <w:rPr>
          <w:rStyle w:val="CommentReference"/>
          <w:rFonts w:eastAsia="Times New Roman"/>
        </w:rPr>
        <w:commentReference w:id="55"/>
      </w:r>
      <w:r>
        <w:t>.</w:t>
      </w:r>
      <w:r w:rsidR="00D312CA">
        <w:t xml:space="preserve"> </w:t>
      </w:r>
      <w:r w:rsidR="00D312CA">
        <w:fldChar w:fldCharType="begin"/>
      </w:r>
      <w:r w:rsidR="00D312CA">
        <w:instrText xml:space="preserve"> ADDIN ZOTERO_ITEM CSL_CITATION {"citationID":"92O66WDU","properties":{"formattedCitation":"[15]","plainCitation":"[15]","noteIndex":0},"citationItems":[{"id":154,"uris":["http://zotero.org/groups/2780715/items/FZHBDUTR"],"itemData":{"id":154,"type":"article-journal","container-title":"Physical Review B","DOI":"10.1103/PhysRevB.63.024511","ISSN":"0163-1829, 1095-3795","issue":"2","journalAbbreviation":"Phys. Rev. B","language":"en","page":"024511","source":"DOI.org (Crossref)","title":"N o n − Φ 0 − p e r i o d i c macroscopic quantum interference in one-dimensional parallel Josephson junction arrays with unconventional grating structure","volume":"63","author":[{"family":"Oppenländer","given":"J."},{"family":"Häussler","given":"Ch."},{"family":"Schopohl","given":"N."}],"issued":{"date-parts":[["2000",12,20]]}}}],"schema":"https://github.com/citation-style-language/schema/raw/master/csl-citation.json"} </w:instrText>
      </w:r>
      <w:r w:rsidR="00D312CA">
        <w:fldChar w:fldCharType="separate"/>
      </w:r>
      <w:r w:rsidR="00D312CA" w:rsidRPr="00D312CA">
        <w:t>[15]</w:t>
      </w:r>
      <w:r w:rsidR="00D312CA">
        <w:fldChar w:fldCharType="end"/>
      </w:r>
      <w:r>
        <w:t xml:space="preserve"> SQIF, SQUID’ e göre manyetik alana karşı daha doğrusal tepki vermektedir. </w:t>
      </w:r>
      <w:commentRangeStart w:id="56"/>
      <w:commentRangeStart w:id="57"/>
      <w:r>
        <w:t xml:space="preserve">Ayrıca, 2009 yılında Kornev tarafından Bi-SQUID </w:t>
      </w:r>
      <w:r w:rsidRPr="009012DD">
        <w:t>şekli</w:t>
      </w:r>
      <w:r>
        <w:t>n</w:t>
      </w:r>
      <w:r w:rsidRPr="009012DD">
        <w:t>de</w:t>
      </w:r>
      <w:r>
        <w:t xml:space="preserve"> isimlendirilen konvansiyonel SQUID yapısına paralel bağlı bir bobin eklenerek oluşturulan alternatif bir </w:t>
      </w:r>
      <w:r w:rsidR="00D312CA">
        <w:t>devre</w:t>
      </w:r>
      <w:r>
        <w:t xml:space="preserve"> tasarlanmıştır</w:t>
      </w:r>
      <w:commentRangeEnd w:id="56"/>
      <w:r w:rsidR="0037641C">
        <w:rPr>
          <w:rStyle w:val="CommentReference"/>
          <w:rFonts w:eastAsia="Times New Roman"/>
        </w:rPr>
        <w:commentReference w:id="56"/>
      </w:r>
      <w:commentRangeEnd w:id="57"/>
      <w:r w:rsidR="0037641C">
        <w:rPr>
          <w:rStyle w:val="CommentReference"/>
          <w:rFonts w:eastAsia="Times New Roman"/>
        </w:rPr>
        <w:commentReference w:id="57"/>
      </w:r>
      <w:r>
        <w:t>.</w:t>
      </w:r>
      <w:r w:rsidR="0037641C">
        <w:fldChar w:fldCharType="begin"/>
      </w:r>
      <w:r w:rsidR="0037641C">
        <w:instrText xml:space="preserve"> ADDIN ZOTERO_ITEM CSL_CITATION {"citationID":"Hc7HuKvZ","properties":{"formattedCitation":"[6]","plainCitation":"[6]","noteIndex":0},"citationItems":[{"id":16,"uris":["http://zotero.org/groups/2780715/items/7ZRVUDJ4"],"itemData":{"id":16,"type":"article-journal","abstract":"We consider conditions allowing attending the highly linear voltage response of a bi-SQUID, taking into consideration the inductances of both loops and their shared inductance. The existence of the small latter one allows improving the law of the flux to phase transformation and essential enlarging margins of the high-linearity response. The reported data represent the design map for creation practical high-performance bi-SQUID-devices, taking into account a restricted fidelity in both design and fabrication.","container-title":"IEEE Transactions on Applied Superconductivity","DOI":"10.1109/TASC.2018.2827982","ISSN":"1051-8223","issue":"7","page":"1-5","source":"IEEE Xplore","title":"High-Linearity Bi-SQUID: Design Map","title-short":"High-Linearity Bi-SQUID","volume":"28","author":[{"family":"Kornev","given":"V. K."},{"family":"Kolotinskiy","given":"N. V."},{"family":"Bazulin","given":"D. E."},{"family":"Mukhanov","given":"O. A."}],"issued":{"date-parts":[["2018",10]]}}}],"schema":"https://github.com/citation-style-language/schema/raw/master/csl-citation.json"} </w:instrText>
      </w:r>
      <w:r w:rsidR="0037641C">
        <w:fldChar w:fldCharType="separate"/>
      </w:r>
      <w:r w:rsidR="0037641C" w:rsidRPr="0037641C">
        <w:t>[6]</w:t>
      </w:r>
      <w:r w:rsidR="0037641C">
        <w:fldChar w:fldCharType="end"/>
      </w:r>
      <w:r>
        <w:t xml:space="preserve"> Bu sistem aynı şekilde SQIF’ ler gibi uygulanan manyetik alana karşı daha doğrusal tepki vermektedir. </w:t>
      </w:r>
    </w:p>
    <w:p w14:paraId="0B9E968C" w14:textId="423A3AAC" w:rsidR="00D055BD" w:rsidRDefault="00E63D07" w:rsidP="00D77DFC">
      <w:pPr>
        <w:pStyle w:val="GOVDE"/>
      </w:pPr>
      <w:r>
        <w:t xml:space="preserve">Bi-SQUID, SQIF gibi süperiletken devrelerin manyetik alana karşı davranışı doğrusal olmayan diferansiyel denklem setleri ile ifade edilebilmektedir. Bu denklem setlerinin analitik yöntemlerle çözümü olanaksızdır, bu durum süperiletken devreler için simülatörlerin geliştirilmesine sebep olmuştur. </w:t>
      </w:r>
      <w:r w:rsidR="004B1ECB">
        <w:t xml:space="preserve">İlk olarak </w:t>
      </w:r>
      <w:commentRangeStart w:id="58"/>
      <w:commentRangeStart w:id="59"/>
      <w:r>
        <w:t>1990’lı yıllarda geliştirilen PSCAN ve WRSPICE gibi projeler açık kaynak kodlu süperiletken devre simülatörlerine örnek gösterilebilir</w:t>
      </w:r>
      <w:commentRangeEnd w:id="58"/>
      <w:r>
        <w:rPr>
          <w:rStyle w:val="CommentReference"/>
        </w:rPr>
        <w:commentReference w:id="58"/>
      </w:r>
      <w:commentRangeEnd w:id="59"/>
      <w:r w:rsidR="0037641C">
        <w:rPr>
          <w:rStyle w:val="CommentReference"/>
          <w:rFonts w:eastAsia="Times New Roman"/>
        </w:rPr>
        <w:commentReference w:id="59"/>
      </w:r>
      <w:r>
        <w:t>.</w:t>
      </w:r>
      <w:r w:rsidR="0037641C">
        <w:fldChar w:fldCharType="begin"/>
      </w:r>
      <w:r w:rsidR="0037641C">
        <w:instrText xml:space="preserve"> ADDIN ZOTERO_ITEM CSL_CITATION {"citationID":"WrShRZae","properties":{"formattedCitation":"[8], [9]","plainCitation":"[8], [9]","noteIndex":0},"citationItems":[{"id":64,"uris":["http://zotero.org/groups/2780715/items/9DDTCPNB"],"itemData":{"id":64,"type":"article-journal","abstract":"The first version of PSCAN program (Personal Superconductor Circuit ANalyzer) was introduced in 1991. The program is a general purpose superconductor circuit simulator with an emphasis on the design of Rapid Single-Flux-Quantum (RSFQ) circuits. In the intervening years a number of new features were gradually added to the program. In particular, verification of the correct circuit behavior was enhanced using a special hierarchical Single-Flux-Quantum Hardware Description Language (SFQHDL). Next, a fast heuristic algorithm for margin optimization was introduced, which increased the number of parameters that can be simultaneously optimized in reasonable CPU times. Finally, recently we improved the numerical algorithm used for the simulation by using sparse symmetric positive definite matrices (instead of general structure band matrices as before). As a result, simulation speed has increased almost tenfold. Now it takes about 30 seconds of a CPU time on HP716/100 workstation to run a 2000 ps simulation of a 120-Josephson-junction circuit, and about a week to optimize all parameters of a two hundred Josephson junction circuit. We have merged all these improvements in a new version of our simulator, PSCAN'96.","container-title":"IEEE Transactions on Applied Superconductivity","DOI":"10.1109/77.621792","ISSN":"1051-8223","issue":"2","page":"2685-2689","source":"IEEE Xplore","title":"PSCAN'96: new software for simulation and optimization of complex RSFQ circuits","title-short":"PSCAN'96","volume":"7","author":[{"family":"Polonsky","given":"S."},{"family":"Shevchenko","given":"P."},{"family":"Kirichenko","given":"A."},{"family":"Zinoviev","given":"D."},{"family":"Rylyakov","given":"A."}],"issued":{"date-parts":[["1997",6]]}}},{"id":156,"uris":["http://zotero.org/groups/2780715/items/DQ5DLHQR"],"itemData":{"id":156,"type":"article-journal","container-title":"IEEE Transactions on Magnetics","DOI":"10.1109/20.133816","ISSN":"0018-9464, 1941-0069","issue":"2","journalAbbreviation":"IEEE Trans. Magn.","page":"2902-2905","source":"DOI.org (Crossref)","title":"Josephson junctions in SPICE3","volume":"27","author":[{"family":"Whiteley","given":"S.R."}],"issued":{"date-parts":[["1991",3]]}}}],"schema":"https://github.com/citation-style-language/schema/raw/master/csl-citation.json"} </w:instrText>
      </w:r>
      <w:r w:rsidR="0037641C">
        <w:fldChar w:fldCharType="separate"/>
      </w:r>
      <w:r w:rsidR="0037641C" w:rsidRPr="0037641C">
        <w:t>[8], [9]</w:t>
      </w:r>
      <w:r w:rsidR="0037641C">
        <w:fldChar w:fldCharType="end"/>
      </w:r>
    </w:p>
    <w:p w14:paraId="24CAF0AC" w14:textId="140C2485" w:rsidR="009E7A07" w:rsidRPr="009E7A07" w:rsidRDefault="009E7A07" w:rsidP="009E7A07">
      <w:pPr>
        <w:pStyle w:val="BASLIK2"/>
        <w:rPr>
          <w:bCs/>
        </w:rPr>
      </w:pPr>
      <w:r w:rsidRPr="009E7A07">
        <w:rPr>
          <w:bCs/>
        </w:rPr>
        <w:t>Akım Yoğunluğunun Kuantum Mekaniksel Yorumu</w:t>
      </w:r>
      <w:commentRangeStart w:id="60"/>
      <w:commentRangeEnd w:id="60"/>
      <w:r w:rsidRPr="009E7A07">
        <w:commentReference w:id="60"/>
      </w:r>
    </w:p>
    <w:p w14:paraId="601876C8" w14:textId="321D14C8" w:rsidR="009C416C" w:rsidRDefault="00372EF6" w:rsidP="009E7A07">
      <w:pPr>
        <w:pStyle w:val="GOVDE"/>
      </w:pPr>
      <w:r>
        <w:t xml:space="preserve">Klasik elektromanyetik teoriden bilindiği üzere elektrik akımının kaynağı yüklü parçacıkların hareketidir. </w:t>
      </w:r>
      <w:r w:rsidR="00F07590">
        <w:t>Josephson eklemi gibi süperiletken devrelerin potansiyel fark altındaki tepkilerini inceleyebilmek için akım yoğunluğunun süperiletken bir malzemedeki davranışını anlamamız gerekmektedir. Bu davranış klasik teori ile açıklanamamaktadır bu yüzden b</w:t>
      </w:r>
      <w:r>
        <w:t>u kısımda akım</w:t>
      </w:r>
      <w:r w:rsidR="009C416C">
        <w:t xml:space="preserve"> yoğunluğu kuantum mekaniksel açıdan irdelenecektir.</w:t>
      </w:r>
    </w:p>
    <w:p w14:paraId="7B3A0DDE" w14:textId="2591B1EC" w:rsidR="009E7A07" w:rsidRDefault="009E7A07" w:rsidP="009E7A07">
      <w:pPr>
        <w:pStyle w:val="GOVDE"/>
      </w:pPr>
      <w:commentRangeStart w:id="61"/>
      <w:commentRangeStart w:id="62"/>
      <w:commentRangeStart w:id="63"/>
      <w:r w:rsidRPr="009E7A07">
        <w:lastRenderedPageBreak/>
        <w:t>Aşağıdaki</w:t>
      </w:r>
      <w:r w:rsidR="0015611E">
        <w:t xml:space="preserve"> matematiksel</w:t>
      </w:r>
      <w:r w:rsidRPr="009E7A07">
        <w:t xml:space="preserve"> formda dalga fonksiyonuna sahip</w:t>
      </w:r>
      <w:r w:rsidR="0015611E">
        <w:t xml:space="preserve"> olan</w:t>
      </w:r>
      <w:r w:rsidRPr="009E7A07">
        <w:t xml:space="preserve"> serbest bir </w:t>
      </w:r>
      <w:r w:rsidR="0015611E">
        <w:t>elektron</w:t>
      </w:r>
      <w:r w:rsidRPr="009E7A07">
        <w:t xml:space="preserve"> düşünelim:</w:t>
      </w:r>
      <w:commentRangeEnd w:id="61"/>
      <w:r w:rsidRPr="009E7A07">
        <w:commentReference w:id="61"/>
      </w:r>
      <w:commentRangeEnd w:id="62"/>
      <w:r w:rsidR="0015611E">
        <w:rPr>
          <w:rStyle w:val="CommentReference"/>
          <w:rFonts w:eastAsia="Times New Roman"/>
        </w:rPr>
        <w:commentReference w:id="62"/>
      </w:r>
      <w:commentRangeEnd w:id="63"/>
      <w:r w:rsidR="00FA3218">
        <w:rPr>
          <w:rStyle w:val="CommentReference"/>
          <w:rFonts w:eastAsia="Times New Roman"/>
        </w:rPr>
        <w:commentReference w:id="63"/>
      </w:r>
    </w:p>
    <w:tbl>
      <w:tblPr>
        <w:tblStyle w:val="TableGrid"/>
        <w:tblW w:w="0" w:type="auto"/>
        <w:tblInd w:w="108" w:type="dxa"/>
        <w:tblLook w:val="04A0" w:firstRow="1" w:lastRow="0" w:firstColumn="1" w:lastColumn="0" w:noHBand="0" w:noVBand="1"/>
        <w:tblPrChange w:id="64" w:author="Sasan Razmkhah" w:date="2021-08-29T20:23:00Z">
          <w:tblPr>
            <w:tblStyle w:val="TableGrid"/>
            <w:tblW w:w="0" w:type="auto"/>
            <w:tblLook w:val="04A0" w:firstRow="1" w:lastRow="0" w:firstColumn="1" w:lastColumn="0" w:noHBand="0" w:noVBand="1"/>
          </w:tblPr>
        </w:tblPrChange>
      </w:tblPr>
      <w:tblGrid>
        <w:gridCol w:w="7371"/>
        <w:gridCol w:w="851"/>
        <w:tblGridChange w:id="65">
          <w:tblGrid>
            <w:gridCol w:w="4531"/>
            <w:gridCol w:w="4531"/>
          </w:tblGrid>
        </w:tblGridChange>
      </w:tblGrid>
      <w:tr w:rsidR="00962A8D" w14:paraId="39CC4281" w14:textId="77777777" w:rsidTr="001A381E">
        <w:trPr>
          <w:trHeight w:val="651"/>
          <w:ins w:id="66" w:author="Sasan Razmkhah" w:date="2021-08-29T20:22:00Z"/>
        </w:trPr>
        <w:tc>
          <w:tcPr>
            <w:tcW w:w="7371" w:type="dxa"/>
            <w:shd w:val="clear" w:color="auto" w:fill="auto"/>
            <w:vAlign w:val="center"/>
            <w:tcPrChange w:id="67" w:author="Sasan Razmkhah" w:date="2021-08-29T20:23:00Z">
              <w:tcPr>
                <w:tcW w:w="4531" w:type="dxa"/>
              </w:tcPr>
            </w:tcPrChange>
          </w:tcPr>
          <w:p w14:paraId="2EA66DB5" w14:textId="26E44569" w:rsidR="00962A8D" w:rsidRPr="00DD3290" w:rsidRDefault="00134348" w:rsidP="00134348">
            <w:pPr>
              <w:keepNext/>
              <w:jc w:val="center"/>
              <w:rPr>
                <w:ins w:id="68" w:author="Sasan Razmkhah" w:date="2021-08-29T20:22:00Z"/>
              </w:rPr>
            </w:pPr>
            <m:oMathPara>
              <m:oMathParaPr>
                <m:jc m:val="center"/>
              </m:oMathParaPr>
              <m:oMath>
                <m:r>
                  <w:rPr>
                    <w:rFonts w:ascii="Cambria Math" w:hAnsi="Cambria Math"/>
                  </w:rPr>
                  <m:t>ψ=A</m:t>
                </m:r>
                <m:sSup>
                  <m:sSupPr>
                    <m:ctrlPr>
                      <w:rPr>
                        <w:rFonts w:ascii="Cambria Math" w:hAnsi="Cambria Math"/>
                        <w:i/>
                      </w:rPr>
                    </m:ctrlPr>
                  </m:sSupPr>
                  <m:e>
                    <m:r>
                      <w:rPr>
                        <w:rFonts w:ascii="Cambria Math" w:hAnsi="Cambria Math"/>
                      </w:rPr>
                      <m:t>e</m:t>
                    </m:r>
                  </m:e>
                  <m:sup>
                    <m:r>
                      <w:rPr>
                        <w:rFonts w:ascii="Cambria Math" w:hAnsi="Cambria Math"/>
                      </w:rPr>
                      <m:t>jφ(t)</m:t>
                    </m:r>
                  </m:sup>
                </m:sSup>
              </m:oMath>
            </m:oMathPara>
          </w:p>
        </w:tc>
        <w:tc>
          <w:tcPr>
            <w:tcW w:w="851" w:type="dxa"/>
            <w:shd w:val="clear" w:color="auto" w:fill="auto"/>
            <w:vAlign w:val="center"/>
            <w:tcPrChange w:id="69" w:author="Sasan Razmkhah" w:date="2021-08-29T20:23:00Z">
              <w:tcPr>
                <w:tcW w:w="4531" w:type="dxa"/>
              </w:tcPr>
            </w:tcPrChange>
          </w:tcPr>
          <w:p w14:paraId="41CB92D1" w14:textId="38FCA268" w:rsidR="00962A8D" w:rsidRDefault="00962A8D">
            <w:pPr>
              <w:jc w:val="center"/>
              <w:rPr>
                <w:ins w:id="70" w:author="Sasan Razmkhah" w:date="2021-08-29T20:22:00Z"/>
              </w:rPr>
              <w:pPrChange w:id="71" w:author="Sasan Razmkhah" w:date="2021-08-29T20:23:00Z">
                <w:pPr/>
              </w:pPrChange>
            </w:pPr>
            <w:ins w:id="72" w:author="Sasan Razmkhah" w:date="2021-08-29T20:22:00Z">
              <w:r>
                <w:t>(</w:t>
              </w:r>
            </w:ins>
            <w:r>
              <w:t>3.1</w:t>
            </w:r>
            <w:ins w:id="73" w:author="Sasan Razmkhah" w:date="2021-08-29T20:22:00Z">
              <w:r>
                <w:t>)</w:t>
              </w:r>
            </w:ins>
          </w:p>
        </w:tc>
      </w:tr>
    </w:tbl>
    <w:p w14:paraId="5015339B" w14:textId="1586F4D1" w:rsidR="00962A8D" w:rsidRDefault="00DD3290" w:rsidP="009E7A07">
      <w:pPr>
        <w:pStyle w:val="GOVDE"/>
      </w:pPr>
      <w:r>
        <w:t>Yukarıdaki eşitlikte yer alan “A” dalga fonksiyonunun genliğini “</w:t>
      </w:r>
      <m:oMath>
        <m:r>
          <w:rPr>
            <w:rFonts w:ascii="Cambria Math" w:hAnsi="Cambria Math"/>
          </w:rPr>
          <m:t>φ(t)</m:t>
        </m:r>
      </m:oMath>
      <w:r>
        <w:t>” ise dalga fonksiyonunun fazını ifade etmektedir. İlgili serbest parçacık için Schrodinger denklemini aşağıdaki gibi yazabiliriz:</w:t>
      </w:r>
    </w:p>
    <w:tbl>
      <w:tblPr>
        <w:tblStyle w:val="TableGrid"/>
        <w:tblW w:w="0" w:type="auto"/>
        <w:tblInd w:w="108" w:type="dxa"/>
        <w:tblLook w:val="04A0" w:firstRow="1" w:lastRow="0" w:firstColumn="1" w:lastColumn="0" w:noHBand="0" w:noVBand="1"/>
      </w:tblPr>
      <w:tblGrid>
        <w:gridCol w:w="7371"/>
        <w:gridCol w:w="851"/>
      </w:tblGrid>
      <w:tr w:rsidR="006321FF" w14:paraId="2386773C" w14:textId="77777777" w:rsidTr="00BA7887">
        <w:trPr>
          <w:trHeight w:val="603"/>
        </w:trPr>
        <w:tc>
          <w:tcPr>
            <w:tcW w:w="7371" w:type="dxa"/>
            <w:vAlign w:val="center"/>
          </w:tcPr>
          <w:p w14:paraId="1B6E145D" w14:textId="6AB30888" w:rsidR="006321FF" w:rsidRPr="006321FF" w:rsidRDefault="007F305E" w:rsidP="00134348">
            <w:pPr>
              <w:jc w:val="center"/>
            </w:pPr>
            <m:oMathPara>
              <m:oMathParaPr>
                <m:jc m:val="center"/>
              </m:oMathParaPr>
              <m:oMath>
                <m:acc>
                  <m:accPr>
                    <m:ctrlPr>
                      <w:rPr>
                        <w:rFonts w:ascii="Cambria Math" w:hAnsi="Cambria Math"/>
                        <w:i/>
                      </w:rPr>
                    </m:ctrlPr>
                  </m:accPr>
                  <m:e>
                    <m:r>
                      <m:rPr>
                        <m:scr m:val="script"/>
                      </m:rPr>
                      <w:rPr>
                        <w:rFonts w:ascii="Cambria Math" w:hAnsi="Cambria Math"/>
                      </w:rPr>
                      <m:t>H</m:t>
                    </m:r>
                  </m:e>
                </m:acc>
                <m:r>
                  <w:ins w:id="74" w:author="Sasan Razmkhah" w:date="2021-08-29T20:24:00Z">
                    <w:rPr>
                      <w:rFonts w:ascii="Cambria Math" w:hAnsi="Cambria Math"/>
                    </w:rPr>
                    <m:t>ψ=</m:t>
                  </w:ins>
                </m:r>
                <m:acc>
                  <m:accPr>
                    <m:ctrlPr>
                      <w:rPr>
                        <w:rFonts w:ascii="Cambria Math" w:hAnsi="Cambria Math"/>
                        <w:i/>
                      </w:rPr>
                    </m:ctrlPr>
                  </m:accPr>
                  <m:e>
                    <m:r>
                      <w:rPr>
                        <w:rFonts w:ascii="Cambria Math" w:hAnsi="Cambria Math"/>
                      </w:rPr>
                      <m:t>KE</m:t>
                    </m:r>
                  </m:e>
                </m:acc>
                <m:r>
                  <w:ins w:id="75" w:author="Sasan Razmkhah" w:date="2021-08-29T20:24:00Z">
                    <w:rPr>
                      <w:rFonts w:ascii="Cambria Math" w:hAnsi="Cambria Math"/>
                    </w:rPr>
                    <m:t>ψ+</m:t>
                  </w:ins>
                </m:r>
                <m:acc>
                  <m:accPr>
                    <m:ctrlPr>
                      <w:rPr>
                        <w:rFonts w:ascii="Cambria Math" w:hAnsi="Cambria Math"/>
                        <w:i/>
                      </w:rPr>
                    </m:ctrlPr>
                  </m:accPr>
                  <m:e>
                    <m:r>
                      <w:ins w:id="76" w:author="Sasan Razmkhah" w:date="2021-08-29T20:24:00Z">
                        <w:rPr>
                          <w:rFonts w:ascii="Cambria Math" w:hAnsi="Cambria Math"/>
                        </w:rPr>
                        <m:t>V</m:t>
                      </w:ins>
                    </m:r>
                  </m:e>
                </m:acc>
                <m:r>
                  <w:ins w:id="77" w:author="Sasan Razmkhah" w:date="2021-08-29T20:24:00Z">
                    <w:rPr>
                      <w:rFonts w:ascii="Cambria Math" w:hAnsi="Cambria Math"/>
                    </w:rPr>
                    <m:t>ψ</m:t>
                  </w:ins>
                </m:r>
              </m:oMath>
            </m:oMathPara>
          </w:p>
        </w:tc>
        <w:tc>
          <w:tcPr>
            <w:tcW w:w="851" w:type="dxa"/>
            <w:vAlign w:val="center"/>
          </w:tcPr>
          <w:p w14:paraId="690FF066" w14:textId="7178CF5B" w:rsidR="006321FF" w:rsidRDefault="006321FF" w:rsidP="00B44264">
            <w:pPr>
              <w:jc w:val="center"/>
            </w:pPr>
            <w:ins w:id="78" w:author="Sasan Razmkhah" w:date="2021-08-29T20:22:00Z">
              <w:r>
                <w:t>(</w:t>
              </w:r>
            </w:ins>
            <w:r>
              <w:t>3.2a</w:t>
            </w:r>
            <w:ins w:id="79" w:author="Sasan Razmkhah" w:date="2021-08-29T20:22:00Z">
              <w:r>
                <w:t>)</w:t>
              </w:r>
            </w:ins>
          </w:p>
        </w:tc>
      </w:tr>
      <w:tr w:rsidR="006321FF" w14:paraId="1F25B50A" w14:textId="77777777" w:rsidTr="00BA7887">
        <w:trPr>
          <w:trHeight w:val="603"/>
        </w:trPr>
        <w:tc>
          <w:tcPr>
            <w:tcW w:w="7371" w:type="dxa"/>
          </w:tcPr>
          <w:p w14:paraId="008AC357" w14:textId="77777777" w:rsidR="006321FF" w:rsidRPr="006321FF" w:rsidRDefault="006321FF" w:rsidP="00B44264">
            <m:oMathPara>
              <m:oMathParaPr>
                <m:jc m:val="center"/>
              </m:oMathParaPr>
              <m:oMath>
                <m:r>
                  <w:ins w:id="80" w:author="Sasan Razmkhah" w:date="2021-08-29T20:24:00Z">
                    <w:rPr>
                      <w:rFonts w:ascii="Cambria Math" w:hAnsi="Cambria Math"/>
                    </w:rPr>
                    <m:t>iℏ</m:t>
                  </w:ins>
                </m:r>
                <m:f>
                  <m:fPr>
                    <m:ctrlPr>
                      <w:rPr>
                        <w:rFonts w:ascii="Cambria Math" w:hAnsi="Cambria Math"/>
                        <w:i/>
                      </w:rPr>
                    </m:ctrlPr>
                  </m:fPr>
                  <m:num>
                    <m:r>
                      <w:ins w:id="81" w:author="Sasan Razmkhah" w:date="2021-08-29T20:24:00Z">
                        <w:rPr>
                          <w:rFonts w:ascii="Cambria Math" w:hAnsi="Cambria Math"/>
                        </w:rPr>
                        <m:t>∂ψ</m:t>
                      </w:ins>
                    </m:r>
                  </m:num>
                  <m:den>
                    <m:r>
                      <w:ins w:id="82" w:author="Sasan Razmkhah" w:date="2021-08-29T20:24:00Z">
                        <w:rPr>
                          <w:rFonts w:ascii="Cambria Math" w:hAnsi="Cambria Math"/>
                        </w:rPr>
                        <m:t>∂t</m:t>
                      </w:ins>
                    </m:r>
                  </m:den>
                </m:f>
                <m:r>
                  <w:ins w:id="83" w:author="Sasan Razmkhah" w:date="2021-08-29T20:24:00Z">
                    <w:rPr>
                      <w:rFonts w:ascii="Cambria Math" w:hAnsi="Cambria Math"/>
                    </w:rPr>
                    <m:t>=-</m:t>
                  </w:ins>
                </m:r>
                <m:f>
                  <m:fPr>
                    <m:ctrlPr>
                      <w:rPr>
                        <w:rFonts w:ascii="Cambria Math" w:hAnsi="Cambria Math"/>
                        <w:i/>
                      </w:rPr>
                    </m:ctrlPr>
                  </m:fPr>
                  <m:num>
                    <m:sSup>
                      <m:sSupPr>
                        <m:ctrlPr>
                          <w:rPr>
                            <w:rFonts w:ascii="Cambria Math" w:hAnsi="Cambria Math"/>
                            <w:i/>
                          </w:rPr>
                        </m:ctrlPr>
                      </m:sSupPr>
                      <m:e>
                        <m:r>
                          <w:ins w:id="84" w:author="Sasan Razmkhah" w:date="2021-08-29T20:24:00Z">
                            <w:rPr>
                              <w:rFonts w:ascii="Cambria Math" w:hAnsi="Cambria Math"/>
                            </w:rPr>
                            <m:t>ℏ</m:t>
                          </w:ins>
                        </m:r>
                      </m:e>
                      <m:sup>
                        <m:r>
                          <w:ins w:id="85" w:author="Sasan Razmkhah" w:date="2021-08-29T20:24:00Z">
                            <w:rPr>
                              <w:rFonts w:ascii="Cambria Math" w:hAnsi="Cambria Math"/>
                            </w:rPr>
                            <m:t>2</m:t>
                          </w:ins>
                        </m:r>
                      </m:sup>
                    </m:sSup>
                  </m:num>
                  <m:den>
                    <m:r>
                      <w:ins w:id="86" w:author="Sasan Razmkhah" w:date="2021-08-29T20:24:00Z">
                        <w:rPr>
                          <w:rFonts w:ascii="Cambria Math" w:hAnsi="Cambria Math"/>
                        </w:rPr>
                        <m:t>2m</m:t>
                      </w:ins>
                    </m:r>
                  </m:den>
                </m:f>
                <m:sSup>
                  <m:sSupPr>
                    <m:ctrlPr>
                      <w:rPr>
                        <w:rFonts w:ascii="Cambria Math" w:hAnsi="Cambria Math"/>
                        <w:i/>
                      </w:rPr>
                    </m:ctrlPr>
                  </m:sSupPr>
                  <m:e>
                    <m:r>
                      <w:ins w:id="87" w:author="Sasan Razmkhah" w:date="2021-08-29T20:24:00Z">
                        <w:rPr>
                          <w:rFonts w:ascii="Cambria Math" w:hAnsi="Cambria Math"/>
                        </w:rPr>
                        <m:t>∇</m:t>
                      </w:ins>
                    </m:r>
                  </m:e>
                  <m:sup>
                    <m:r>
                      <w:ins w:id="88" w:author="Sasan Razmkhah" w:date="2021-08-29T20:24:00Z">
                        <w:rPr>
                          <w:rFonts w:ascii="Cambria Math" w:hAnsi="Cambria Math"/>
                        </w:rPr>
                        <m:t>2</m:t>
                      </w:ins>
                    </m:r>
                  </m:sup>
                </m:sSup>
                <m:r>
                  <w:ins w:id="89" w:author="Sasan Razmkhah" w:date="2021-08-29T20:24:00Z">
                    <w:rPr>
                      <w:rFonts w:ascii="Cambria Math" w:hAnsi="Cambria Math"/>
                    </w:rPr>
                    <m:t>ψ+</m:t>
                  </w:ins>
                </m:r>
                <m:acc>
                  <m:accPr>
                    <m:ctrlPr>
                      <w:rPr>
                        <w:rFonts w:ascii="Cambria Math" w:hAnsi="Cambria Math"/>
                        <w:i/>
                      </w:rPr>
                    </m:ctrlPr>
                  </m:accPr>
                  <m:e>
                    <m:r>
                      <w:ins w:id="90" w:author="Sasan Razmkhah" w:date="2021-08-29T20:24:00Z">
                        <w:rPr>
                          <w:rFonts w:ascii="Cambria Math" w:hAnsi="Cambria Math"/>
                        </w:rPr>
                        <m:t>V</m:t>
                      </w:ins>
                    </m:r>
                  </m:e>
                </m:acc>
                <m:r>
                  <w:ins w:id="91" w:author="Sasan Razmkhah" w:date="2021-08-29T20:24:00Z">
                    <w:rPr>
                      <w:rFonts w:ascii="Cambria Math" w:hAnsi="Cambria Math"/>
                    </w:rPr>
                    <m:t>ψ</m:t>
                  </w:ins>
                </m:r>
              </m:oMath>
            </m:oMathPara>
          </w:p>
        </w:tc>
        <w:tc>
          <w:tcPr>
            <w:tcW w:w="851" w:type="dxa"/>
            <w:vAlign w:val="center"/>
          </w:tcPr>
          <w:p w14:paraId="6674852B" w14:textId="5C7D9C7F" w:rsidR="006321FF" w:rsidRDefault="00594A81" w:rsidP="00594A81">
            <w:pPr>
              <w:jc w:val="center"/>
            </w:pPr>
            <w:ins w:id="92" w:author="Sasan Razmkhah" w:date="2021-08-29T20:22:00Z">
              <w:r>
                <w:t>(</w:t>
              </w:r>
            </w:ins>
            <w:r>
              <w:t>3.2b</w:t>
            </w:r>
            <w:ins w:id="93" w:author="Sasan Razmkhah" w:date="2021-08-29T20:22:00Z">
              <w:r>
                <w:t>)</w:t>
              </w:r>
            </w:ins>
          </w:p>
        </w:tc>
      </w:tr>
    </w:tbl>
    <w:p w14:paraId="756AA20E" w14:textId="37FFAF56" w:rsidR="00DD3290" w:rsidRDefault="00E50A05" w:rsidP="009E7A07">
      <w:pPr>
        <w:pStyle w:val="GOVDE"/>
      </w:pPr>
      <w:r>
        <w:t>Eşitlik 3.2b’yi dalga fonksiyonunun eşleniği ile soldan çarpalım:</w:t>
      </w:r>
    </w:p>
    <w:tbl>
      <w:tblPr>
        <w:tblStyle w:val="TableGrid"/>
        <w:tblW w:w="8222" w:type="dxa"/>
        <w:tblInd w:w="108" w:type="dxa"/>
        <w:tblLook w:val="04A0" w:firstRow="1" w:lastRow="0" w:firstColumn="1" w:lastColumn="0" w:noHBand="0" w:noVBand="1"/>
      </w:tblPr>
      <w:tblGrid>
        <w:gridCol w:w="7371"/>
        <w:gridCol w:w="851"/>
      </w:tblGrid>
      <w:tr w:rsidR="008272D8" w14:paraId="5C7CFD21" w14:textId="77777777" w:rsidTr="00BA7887">
        <w:trPr>
          <w:trHeight w:val="603"/>
        </w:trPr>
        <w:tc>
          <w:tcPr>
            <w:tcW w:w="7371" w:type="dxa"/>
          </w:tcPr>
          <w:p w14:paraId="0A5D44B7" w14:textId="2F91BA4B" w:rsidR="008272D8" w:rsidRPr="006321FF" w:rsidRDefault="008272D8" w:rsidP="008272D8">
            <m:oMathPara>
              <m:oMath>
                <m:r>
                  <w:rPr>
                    <w:rFonts w:ascii="Cambria Math" w:hAnsi="Cambria Math"/>
                  </w:rPr>
                  <m:t>iℏ</m:t>
                </m:r>
                <m:sSup>
                  <m:sSupPr>
                    <m:ctrlPr>
                      <w:rPr>
                        <w:rFonts w:ascii="Cambria Math" w:hAnsi="Cambria Math"/>
                        <w:i/>
                      </w:rPr>
                    </m:ctrlPr>
                  </m:sSupPr>
                  <m:e>
                    <m:r>
                      <w:rPr>
                        <w:rFonts w:ascii="Cambria Math" w:hAnsi="Cambria Math"/>
                      </w:rPr>
                      <m:t>ψ</m:t>
                    </m:r>
                  </m:e>
                  <m:sup>
                    <m:r>
                      <w:rPr>
                        <w:rFonts w:ascii="Cambria Math" w:hAnsi="Cambria Math"/>
                      </w:rPr>
                      <m:t>*</m:t>
                    </m:r>
                  </m:sup>
                </m:sSup>
                <m:f>
                  <m:fPr>
                    <m:ctrlPr>
                      <w:rPr>
                        <w:rFonts w:ascii="Cambria Math" w:hAnsi="Cambria Math"/>
                        <w:i/>
                      </w:rPr>
                    </m:ctrlPr>
                  </m:fPr>
                  <m:num>
                    <m:r>
                      <w:rPr>
                        <w:rFonts w:ascii="Cambria Math" w:hAnsi="Cambria Math"/>
                      </w:rPr>
                      <m:t>∂ψ</m:t>
                    </m:r>
                  </m:num>
                  <m:den>
                    <m:r>
                      <w:rPr>
                        <w:rFonts w:ascii="Cambria Math" w:hAnsi="Cambria Math"/>
                      </w:rPr>
                      <m:t>∂t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i/>
                      </w:rPr>
                    </m:ctrlPr>
                  </m:sSupPr>
                  <m:e>
                    <m:r>
                      <w:rPr>
                        <w:rFonts w:ascii="Cambria Math" w:hAnsi="Cambria Math"/>
                      </w:rPr>
                      <m:t>ψ</m:t>
                    </m:r>
                  </m:e>
                  <m:sup>
                    <m:r>
                      <w:rPr>
                        <w:rFonts w:ascii="Cambria Math" w:hAnsi="Cambria Math"/>
                      </w:rPr>
                      <m:t>*</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ψ+V</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ψ</m:t>
                </m:r>
              </m:oMath>
            </m:oMathPara>
          </w:p>
        </w:tc>
        <w:tc>
          <w:tcPr>
            <w:tcW w:w="851" w:type="dxa"/>
            <w:vAlign w:val="center"/>
          </w:tcPr>
          <w:p w14:paraId="387E3326" w14:textId="1BD54120" w:rsidR="008272D8" w:rsidRDefault="008272D8" w:rsidP="008272D8">
            <w:pPr>
              <w:jc w:val="center"/>
            </w:pPr>
            <w:ins w:id="94" w:author="Sasan Razmkhah" w:date="2021-08-29T20:22:00Z">
              <w:r>
                <w:t>(</w:t>
              </w:r>
            </w:ins>
            <w:r>
              <w:t>3.</w:t>
            </w:r>
            <w:r w:rsidR="005444A7">
              <w:t>3</w:t>
            </w:r>
            <w:ins w:id="95" w:author="Sasan Razmkhah" w:date="2021-08-29T20:22:00Z">
              <w:r>
                <w:t>)</w:t>
              </w:r>
            </w:ins>
          </w:p>
        </w:tc>
      </w:tr>
    </w:tbl>
    <w:p w14:paraId="66F65613" w14:textId="60B8E539" w:rsidR="008272D8" w:rsidRDefault="008272D8" w:rsidP="009E7A07">
      <w:pPr>
        <w:pStyle w:val="GOVDE"/>
      </w:pPr>
      <w:r>
        <w:t xml:space="preserve">Eşitlik 3.2b’nin </w:t>
      </w:r>
      <w:proofErr w:type="spellStart"/>
      <w:r>
        <w:t>komplex</w:t>
      </w:r>
      <w:proofErr w:type="spellEnd"/>
      <w:r>
        <w:t xml:space="preserve"> eşleniğini </w:t>
      </w:r>
      <w:proofErr w:type="spellStart"/>
      <w:r>
        <w:t>alup</w:t>
      </w:r>
      <w:proofErr w:type="spellEnd"/>
      <w:r>
        <w:t xml:space="preserve"> dalga fonksiyonu ile soldan çarparak aşağıdaki eşitliği elde edebiliriz:</w:t>
      </w:r>
    </w:p>
    <w:tbl>
      <w:tblPr>
        <w:tblStyle w:val="TableGrid"/>
        <w:tblW w:w="8222" w:type="dxa"/>
        <w:tblInd w:w="108" w:type="dxa"/>
        <w:tblLook w:val="04A0" w:firstRow="1" w:lastRow="0" w:firstColumn="1" w:lastColumn="0" w:noHBand="0" w:noVBand="1"/>
      </w:tblPr>
      <w:tblGrid>
        <w:gridCol w:w="7371"/>
        <w:gridCol w:w="851"/>
      </w:tblGrid>
      <w:tr w:rsidR="008272D8" w14:paraId="72084380" w14:textId="77777777" w:rsidTr="00BA7887">
        <w:trPr>
          <w:trHeight w:val="603"/>
        </w:trPr>
        <w:tc>
          <w:tcPr>
            <w:tcW w:w="7371" w:type="dxa"/>
          </w:tcPr>
          <w:p w14:paraId="6A281037" w14:textId="29A15D4E" w:rsidR="008272D8" w:rsidRPr="006321FF" w:rsidRDefault="00FD00B3" w:rsidP="00502504">
            <m:oMathPara>
              <m:oMath>
                <m:r>
                  <w:rPr>
                    <w:rFonts w:ascii="Cambria Math" w:eastAsiaTheme="minorEastAsia" w:hAnsi="Cambria Math"/>
                  </w:rPr>
                  <m:t>-</m:t>
                </m:r>
                <m:r>
                  <w:rPr>
                    <w:rFonts w:ascii="Cambria Math" w:hAnsi="Cambria Math"/>
                  </w:rPr>
                  <m:t>iℏψ</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num>
                  <m:den>
                    <m:r>
                      <w:rPr>
                        <w:rFonts w:ascii="Cambria Math" w:hAnsi="Cambria Math"/>
                      </w:rPr>
                      <m:t>∂t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w:rPr>
                    <w:rFonts w:ascii="Cambria Math" w:hAnsi="Cambria Math"/>
                  </w:rPr>
                  <m:t>ψ</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+Vψ</m:t>
                </m:r>
                <m:sSup>
                  <m:sSupPr>
                    <m:ctrlPr>
                      <w:rPr>
                        <w:rFonts w:ascii="Cambria Math" w:hAnsi="Cambria Math"/>
                        <w:i/>
                      </w:rPr>
                    </m:ctrlPr>
                  </m:sSupPr>
                  <m:e>
                    <m:r>
                      <w:rPr>
                        <w:rFonts w:ascii="Cambria Math" w:hAnsi="Cambria Math"/>
                      </w:rPr>
                      <m:t>ψ</m:t>
                    </m:r>
                  </m:e>
                  <m:sup>
                    <m:r>
                      <w:rPr>
                        <w:rFonts w:ascii="Cambria Math" w:hAnsi="Cambria Math"/>
                      </w:rPr>
                      <m:t>*</m:t>
                    </m:r>
                  </m:sup>
                </m:sSup>
              </m:oMath>
            </m:oMathPara>
          </w:p>
        </w:tc>
        <w:tc>
          <w:tcPr>
            <w:tcW w:w="851" w:type="dxa"/>
            <w:vAlign w:val="center"/>
          </w:tcPr>
          <w:p w14:paraId="1E02F1F0" w14:textId="5D0451F3" w:rsidR="008272D8" w:rsidRDefault="008272D8" w:rsidP="00502504">
            <w:pPr>
              <w:jc w:val="center"/>
            </w:pPr>
            <w:ins w:id="96" w:author="Sasan Razmkhah" w:date="2021-08-29T20:22:00Z">
              <w:r>
                <w:t>(</w:t>
              </w:r>
            </w:ins>
            <w:r>
              <w:t>3.</w:t>
            </w:r>
            <w:r w:rsidR="005444A7">
              <w:t>4</w:t>
            </w:r>
            <w:ins w:id="97" w:author="Sasan Razmkhah" w:date="2021-08-29T20:22:00Z">
              <w:r>
                <w:t>)</w:t>
              </w:r>
            </w:ins>
          </w:p>
        </w:tc>
      </w:tr>
    </w:tbl>
    <w:p w14:paraId="303E9519" w14:textId="49C43A8D" w:rsidR="008272D8" w:rsidRDefault="005444A7" w:rsidP="009E7A07">
      <w:pPr>
        <w:pStyle w:val="GOVDE"/>
      </w:pPr>
      <w:r>
        <w:t>Eşitlik 3.3’ten 3.4’ü çıkararak aşağıdaki eşitliği elde edebiliriz:</w:t>
      </w:r>
    </w:p>
    <w:tbl>
      <w:tblPr>
        <w:tblStyle w:val="TableGrid"/>
        <w:tblW w:w="8222" w:type="dxa"/>
        <w:tblInd w:w="108" w:type="dxa"/>
        <w:tblLook w:val="04A0" w:firstRow="1" w:lastRow="0" w:firstColumn="1" w:lastColumn="0" w:noHBand="0" w:noVBand="1"/>
      </w:tblPr>
      <w:tblGrid>
        <w:gridCol w:w="7371"/>
        <w:gridCol w:w="851"/>
      </w:tblGrid>
      <w:tr w:rsidR="005444A7" w14:paraId="39046705" w14:textId="77777777" w:rsidTr="00BA7887">
        <w:trPr>
          <w:trHeight w:val="603"/>
        </w:trPr>
        <w:tc>
          <w:tcPr>
            <w:tcW w:w="7371" w:type="dxa"/>
          </w:tcPr>
          <w:p w14:paraId="67FAC732" w14:textId="736420B3" w:rsidR="005444A7" w:rsidRPr="006321FF" w:rsidRDefault="005444A7" w:rsidP="00502504">
            <m:oMathPara>
              <m:oMath>
                <m:r>
                  <w:rPr>
                    <w:rFonts w:ascii="Cambria Math" w:hAnsi="Cambria Math"/>
                  </w:rPr>
                  <m:t>iℏ</m:t>
                </m:r>
                <m:f>
                  <m:fPr>
                    <m:ctrlPr>
                      <w:rPr>
                        <w:rFonts w:ascii="Cambria Math" w:hAnsi="Cambria Math"/>
                        <w:i/>
                      </w:rPr>
                    </m:ctrlPr>
                  </m:fPr>
                  <m:num>
                    <m:r>
                      <w:rPr>
                        <w:rFonts w:ascii="Cambria Math" w:hAnsi="Cambria Math"/>
                      </w:rPr>
                      <m:t>∂(ψ</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num>
                  <m:den>
                    <m:r>
                      <w:rPr>
                        <w:rFonts w:ascii="Cambria Math" w:hAnsi="Cambria Math"/>
                      </w:rPr>
                      <m:t>∂t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ψ- ψ</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ψ</m:t>
                        </m:r>
                      </m:e>
                      <m:sup>
                        <m:r>
                          <w:rPr>
                            <w:rFonts w:ascii="Cambria Math" w:hAnsi="Cambria Math"/>
                          </w:rPr>
                          <m:t>*</m:t>
                        </m:r>
                      </m:sup>
                    </m:sSup>
                  </m:e>
                </m:d>
              </m:oMath>
            </m:oMathPara>
          </w:p>
        </w:tc>
        <w:tc>
          <w:tcPr>
            <w:tcW w:w="851" w:type="dxa"/>
            <w:vAlign w:val="center"/>
          </w:tcPr>
          <w:p w14:paraId="1AB8A7A7" w14:textId="4D6F9F31" w:rsidR="005444A7" w:rsidRDefault="005444A7" w:rsidP="00502504">
            <w:pPr>
              <w:jc w:val="center"/>
            </w:pPr>
            <w:ins w:id="98" w:author="Sasan Razmkhah" w:date="2021-08-29T20:22:00Z">
              <w:r>
                <w:t>(</w:t>
              </w:r>
            </w:ins>
            <w:r>
              <w:t>3.5</w:t>
            </w:r>
            <w:ins w:id="99" w:author="Sasan Razmkhah" w:date="2021-08-29T20:22:00Z">
              <w:r>
                <w:t>)</w:t>
              </w:r>
            </w:ins>
          </w:p>
        </w:tc>
      </w:tr>
    </w:tbl>
    <w:p w14:paraId="0807099E" w14:textId="02F69A69" w:rsidR="005444A7" w:rsidRDefault="005444A7" w:rsidP="009E7A07">
      <w:pPr>
        <w:pStyle w:val="GOVDE"/>
      </w:pPr>
      <w:r>
        <w:t>Yukarıdaki eşitliği vektör eşitliklerinden faydalanarak aşağıdaki gibi yazabiliri</w:t>
      </w:r>
      <w:commentRangeStart w:id="100"/>
      <w:commentRangeStart w:id="101"/>
      <w:r>
        <w:t>z:</w:t>
      </w:r>
      <w:commentRangeEnd w:id="100"/>
      <w:r>
        <w:rPr>
          <w:rStyle w:val="CommentReference"/>
          <w:rFonts w:eastAsia="Times New Roman"/>
        </w:rPr>
        <w:commentReference w:id="100"/>
      </w:r>
      <w:commentRangeEnd w:id="101"/>
      <w:r w:rsidR="00FA3218">
        <w:rPr>
          <w:rStyle w:val="CommentReference"/>
          <w:rFonts w:eastAsia="Times New Roman"/>
        </w:rPr>
        <w:commentReference w:id="101"/>
      </w:r>
    </w:p>
    <w:tbl>
      <w:tblPr>
        <w:tblStyle w:val="TableGrid"/>
        <w:tblW w:w="8222" w:type="dxa"/>
        <w:tblInd w:w="108" w:type="dxa"/>
        <w:tblLook w:val="04A0" w:firstRow="1" w:lastRow="0" w:firstColumn="1" w:lastColumn="0" w:noHBand="0" w:noVBand="1"/>
      </w:tblPr>
      <w:tblGrid>
        <w:gridCol w:w="7371"/>
        <w:gridCol w:w="851"/>
      </w:tblGrid>
      <w:tr w:rsidR="005444A7" w14:paraId="201F1211" w14:textId="77777777" w:rsidTr="00BA7887">
        <w:trPr>
          <w:trHeight w:val="603"/>
        </w:trPr>
        <w:tc>
          <w:tcPr>
            <w:tcW w:w="7371" w:type="dxa"/>
          </w:tcPr>
          <w:p w14:paraId="42EE0C87" w14:textId="0E423EB1" w:rsidR="005444A7" w:rsidRPr="006321FF" w:rsidRDefault="005444A7" w:rsidP="00502504">
            <m:oMathPara>
              <m:oMath>
                <m:r>
                  <w:rPr>
                    <w:rFonts w:ascii="Cambria Math" w:hAnsi="Cambria Math"/>
                  </w:rPr>
                  <m:t>iℏ</m:t>
                </m:r>
                <m:f>
                  <m:fPr>
                    <m:ctrlPr>
                      <w:rPr>
                        <w:rFonts w:ascii="Cambria Math" w:hAnsi="Cambria Math"/>
                        <w:i/>
                      </w:rPr>
                    </m:ctrlPr>
                  </m:fPr>
                  <m:num>
                    <m:r>
                      <w:rPr>
                        <w:rFonts w:ascii="Cambria Math" w:hAnsi="Cambria Math"/>
                      </w:rPr>
                      <m:t>∂(ψ</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m:t>
                    </m:r>
                  </m:num>
                  <m:den>
                    <m:r>
                      <w:rPr>
                        <w:rFonts w:ascii="Cambria Math" w:hAnsi="Cambria Math"/>
                      </w:rPr>
                      <m:t>∂t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den>
                </m:f>
                <m:r>
                  <m:rPr>
                    <m:sty m:val="p"/>
                  </m:rPr>
                  <w:rPr>
                    <w:rFonts w:ascii="Cambria Math" w:hAnsi="Cambria Math"/>
                  </w:rPr>
                  <m:t>(∇</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r>
                      <m:rPr>
                        <m:sty m:val="p"/>
                      </m:rPr>
                      <w:rPr>
                        <w:rFonts w:ascii="Cambria Math" w:hAnsi="Cambria Math"/>
                      </w:rPr>
                      <m:t>∇</m:t>
                    </m:r>
                    <m:r>
                      <w:rPr>
                        <w:rFonts w:ascii="Cambria Math" w:hAnsi="Cambria Math"/>
                      </w:rPr>
                      <m:t>ψ- ψ</m:t>
                    </m:r>
                    <m:r>
                      <m:rPr>
                        <m:sty m:val="p"/>
                      </m:rP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m:t>
                </m:r>
              </m:oMath>
            </m:oMathPara>
          </w:p>
        </w:tc>
        <w:tc>
          <w:tcPr>
            <w:tcW w:w="851" w:type="dxa"/>
            <w:vAlign w:val="center"/>
          </w:tcPr>
          <w:p w14:paraId="416378D3" w14:textId="170BB5E4" w:rsidR="005444A7" w:rsidRDefault="005444A7" w:rsidP="00502504">
            <w:pPr>
              <w:jc w:val="center"/>
            </w:pPr>
            <w:ins w:id="102" w:author="Sasan Razmkhah" w:date="2021-08-29T20:22:00Z">
              <w:r>
                <w:t>(</w:t>
              </w:r>
            </w:ins>
            <w:r>
              <w:t>3.6</w:t>
            </w:r>
            <w:ins w:id="103" w:author="Sasan Razmkhah" w:date="2021-08-29T20:22:00Z">
              <w:r>
                <w:t>)</w:t>
              </w:r>
            </w:ins>
          </w:p>
        </w:tc>
      </w:tr>
    </w:tbl>
    <w:p w14:paraId="498E6D02" w14:textId="4FA5A864" w:rsidR="005444A7" w:rsidRDefault="005444A7" w:rsidP="009E7A07">
      <w:pPr>
        <w:pStyle w:val="GOVDE"/>
      </w:pPr>
      <w:r>
        <w:t xml:space="preserve">Denklem 3.6’nın sol tarafında bulunan </w:t>
      </w:r>
      <m:oMath>
        <m:r>
          <w:rPr>
            <w:rFonts w:ascii="Cambria Math" w:hAnsi="Cambria Math"/>
          </w:rPr>
          <m:t>ψ</m:t>
        </m:r>
        <m:sSup>
          <m:sSupPr>
            <m:ctrlPr>
              <w:rPr>
                <w:rFonts w:ascii="Cambria Math" w:hAnsi="Cambria Math"/>
                <w:i/>
              </w:rPr>
            </m:ctrlPr>
          </m:sSupPr>
          <m:e>
            <m:r>
              <w:rPr>
                <w:rFonts w:ascii="Cambria Math" w:hAnsi="Cambria Math"/>
              </w:rPr>
              <m:t>ψ</m:t>
            </m:r>
          </m:e>
          <m:sup>
            <m:r>
              <w:rPr>
                <w:rFonts w:ascii="Cambria Math" w:hAnsi="Cambria Math"/>
              </w:rPr>
              <m:t>*</m:t>
            </m:r>
          </m:sup>
        </m:sSup>
      </m:oMath>
      <w:r>
        <w:t xml:space="preserve">ifadesi </w:t>
      </w:r>
      <w:r w:rsidR="0015611E">
        <w:t>elektronun uzayda bulunma olasılığını ifade etmektedir.</w:t>
      </w:r>
      <w:r w:rsidR="00372EF6">
        <w:fldChar w:fldCharType="begin"/>
      </w:r>
      <w:r w:rsidR="00372EF6">
        <w:instrText xml:space="preserve"> ADDIN ZOTERO_ITEM CSL_CITATION {"citationID":"I9SRIfLW","properties":{"formattedCitation":"[16], [17]","plainCitation":"[16], [17]","noteIndex":0},"citationItems":[{"id":114,"uris":["http://zotero.org/groups/2780715/items/VJR9Z9B6"],"itemData":{"id":114,"type":"book","call-number":"QC21.3 .B45 2003","edition":"6th ed","event-place":"Boston","ISBN":"978-0-07-244848-1","number-of-pages":"542","publisher":"McGraw-Hill","publisher-place":"Boston","source":"Library of Congress ISBN","title":"Concepts of modern physics","author":[{"family":"Beiser","given":"Arthur"}],"issued":{"date-parts":[["2003"]]}}},{"id":113,"uris":["http://zotero.org/groups/2780715/items/LELLK4ED"],"itemData":{"id":113,"type":"book","event-place":"New Delhi","ISBN":"978-81-224-1408-0","language":"English","note":"OCLC: 233574591","publisher":"New Age International","publisher-place":"New Delhi","source":"Open WorldCat","title":"Introduction to modern physics","author":[{"family":"Singh","given":"R. B"}],"issued":{"date-parts":[["2002"]]}}}],"schema":"https://github.com/citation-style-language/schema/raw/master/csl-citation.json"} </w:instrText>
      </w:r>
      <w:r w:rsidR="00372EF6">
        <w:fldChar w:fldCharType="separate"/>
      </w:r>
      <w:r w:rsidR="00372EF6" w:rsidRPr="00372EF6">
        <w:t>[16], [17]</w:t>
      </w:r>
      <w:r w:rsidR="00372EF6">
        <w:fldChar w:fldCharType="end"/>
      </w:r>
      <w:r w:rsidR="00372EF6">
        <w:t xml:space="preserve"> </w:t>
      </w:r>
    </w:p>
    <w:tbl>
      <w:tblPr>
        <w:tblStyle w:val="TableGrid"/>
        <w:tblW w:w="8222" w:type="dxa"/>
        <w:tblInd w:w="108" w:type="dxa"/>
        <w:tblLook w:val="04A0" w:firstRow="1" w:lastRow="0" w:firstColumn="1" w:lastColumn="0" w:noHBand="0" w:noVBand="1"/>
      </w:tblPr>
      <w:tblGrid>
        <w:gridCol w:w="7371"/>
        <w:gridCol w:w="851"/>
      </w:tblGrid>
      <w:tr w:rsidR="00372EF6" w14:paraId="443A67D5" w14:textId="77777777" w:rsidTr="00BA7887">
        <w:trPr>
          <w:trHeight w:val="603"/>
        </w:trPr>
        <w:tc>
          <w:tcPr>
            <w:tcW w:w="7371" w:type="dxa"/>
            <w:vAlign w:val="center"/>
          </w:tcPr>
          <w:p w14:paraId="52D11911" w14:textId="024D835F" w:rsidR="00372EF6" w:rsidRPr="006321FF" w:rsidRDefault="00372EF6" w:rsidP="00372EF6">
            <w:pPr>
              <w:jc w:val="center"/>
            </w:pPr>
            <m:oMathPara>
              <m:oMath>
                <m:r>
                  <w:rPr>
                    <w:rFonts w:ascii="Cambria Math" w:eastAsiaTheme="minorEastAsia" w:hAnsi="Cambria Math"/>
                  </w:rPr>
                  <m:t>ϱ</m:t>
                </m:r>
                <m:d>
                  <m:dPr>
                    <m:ctrlPr>
                      <w:rPr>
                        <w:rFonts w:ascii="Cambria Math" w:eastAsiaTheme="minorEastAsia" w:hAnsi="Cambria Math"/>
                        <w:i/>
                      </w:rPr>
                    </m:ctrlPr>
                  </m:dPr>
                  <m:e>
                    <m:r>
                      <m:rPr>
                        <m:sty m:val="bi"/>
                      </m:rPr>
                      <w:rPr>
                        <w:rFonts w:ascii="Cambria Math" w:eastAsiaTheme="minorEastAsia" w:hAnsi="Cambria Math"/>
                      </w:rPr>
                      <m:t>r</m:t>
                    </m:r>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ψ</m:t>
                        </m:r>
                        <m:d>
                          <m:dPr>
                            <m:ctrlPr>
                              <w:rPr>
                                <w:rFonts w:ascii="Cambria Math" w:eastAsiaTheme="minorEastAsia" w:hAnsi="Cambria Math"/>
                                <w:i/>
                              </w:rPr>
                            </m:ctrlPr>
                          </m:dPr>
                          <m:e>
                            <m:r>
                              <m:rPr>
                                <m:sty m:val="bi"/>
                              </m:rPr>
                              <w:rPr>
                                <w:rFonts w:ascii="Cambria Math" w:eastAsiaTheme="minorEastAsia" w:hAnsi="Cambria Math"/>
                              </w:rPr>
                              <m:t>r</m:t>
                            </m:r>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eastAsiaTheme="minorEastAsia" w:hAnsi="Cambria Math"/>
                        <w:i/>
                      </w:rPr>
                    </m:ctrlPr>
                  </m:dPr>
                  <m:e>
                    <m:r>
                      <m:rPr>
                        <m:sty m:val="bi"/>
                      </m:rPr>
                      <w:rPr>
                        <w:rFonts w:ascii="Cambria Math" w:eastAsiaTheme="minorEastAsia" w:hAnsi="Cambria Math"/>
                      </w:rPr>
                      <m:t>r</m:t>
                    </m:r>
                    <m:r>
                      <w:rPr>
                        <w:rFonts w:ascii="Cambria Math" w:eastAsiaTheme="minorEastAsia" w:hAnsi="Cambria Math"/>
                      </w:rPr>
                      <m:t>,t</m:t>
                    </m:r>
                  </m:e>
                </m:d>
                <m:r>
                  <w:rPr>
                    <w:rFonts w:ascii="Cambria Math" w:hAnsi="Cambria Math"/>
                  </w:rPr>
                  <m:t>ψ</m:t>
                </m:r>
                <m:d>
                  <m:dPr>
                    <m:ctrlPr>
                      <w:rPr>
                        <w:rFonts w:ascii="Cambria Math" w:eastAsiaTheme="minorEastAsia" w:hAnsi="Cambria Math"/>
                        <w:i/>
                      </w:rPr>
                    </m:ctrlPr>
                  </m:dPr>
                  <m:e>
                    <m:r>
                      <m:rPr>
                        <m:sty m:val="bi"/>
                      </m:rPr>
                      <w:rPr>
                        <w:rFonts w:ascii="Cambria Math" w:eastAsiaTheme="minorEastAsia" w:hAnsi="Cambria Math"/>
                      </w:rPr>
                      <m:t>r</m:t>
                    </m:r>
                    <m:r>
                      <w:rPr>
                        <w:rFonts w:ascii="Cambria Math" w:eastAsiaTheme="minorEastAsia" w:hAnsi="Cambria Math"/>
                      </w:rPr>
                      <m:t>,t</m:t>
                    </m:r>
                  </m:e>
                </m:d>
              </m:oMath>
            </m:oMathPara>
          </w:p>
        </w:tc>
        <w:tc>
          <w:tcPr>
            <w:tcW w:w="851" w:type="dxa"/>
            <w:vAlign w:val="center"/>
          </w:tcPr>
          <w:p w14:paraId="3ABB7313" w14:textId="2AA48D30" w:rsidR="00372EF6" w:rsidRDefault="00372EF6" w:rsidP="00502504">
            <w:pPr>
              <w:jc w:val="center"/>
            </w:pPr>
            <w:ins w:id="104" w:author="Sasan Razmkhah" w:date="2021-08-29T20:22:00Z">
              <w:r>
                <w:t>(</w:t>
              </w:r>
            </w:ins>
            <w:r>
              <w:t>3.7</w:t>
            </w:r>
            <w:ins w:id="105" w:author="Sasan Razmkhah" w:date="2021-08-29T20:22:00Z">
              <w:r>
                <w:t>)</w:t>
              </w:r>
            </w:ins>
          </w:p>
        </w:tc>
      </w:tr>
    </w:tbl>
    <w:p w14:paraId="6F29DE5E" w14:textId="363D8E40" w:rsidR="0088266C" w:rsidRPr="009E7A07" w:rsidRDefault="009C416C" w:rsidP="009E7A07">
      <w:pPr>
        <w:pStyle w:val="GOVDE"/>
      </w:pPr>
      <w:r>
        <w:t>Bir elektronun uzayda bulunma olasılığının zamana bağlı türevi, elektronun akım kaynağı olarak düşünüldüğü durumda akım yoğunluğu</w:t>
      </w:r>
      <w:r w:rsidR="006B0D39">
        <w:t xml:space="preserve"> olasılığı</w:t>
      </w:r>
      <w:r>
        <w:t xml:space="preserve"> ile ilişkili olması beklenmektedir. Bu fiziksel bakış açısı ile denklem 3.6’yı aşağıdaki gibi ifade </w:t>
      </w:r>
      <w:commentRangeStart w:id="106"/>
      <w:commentRangeStart w:id="107"/>
      <w:commentRangeStart w:id="108"/>
      <w:commentRangeStart w:id="109"/>
      <w:commentRangeStart w:id="110"/>
      <w:r>
        <w:t>edebiliriz:</w:t>
      </w:r>
      <w:commentRangeEnd w:id="106"/>
      <w:r w:rsidR="005E2259">
        <w:rPr>
          <w:rStyle w:val="CommentReference"/>
          <w:rFonts w:eastAsia="Times New Roman"/>
        </w:rPr>
        <w:commentReference w:id="106"/>
      </w:r>
      <w:commentRangeEnd w:id="107"/>
      <w:r w:rsidR="00910AE6">
        <w:rPr>
          <w:rStyle w:val="CommentReference"/>
          <w:rFonts w:eastAsia="Times New Roman"/>
        </w:rPr>
        <w:commentReference w:id="107"/>
      </w:r>
      <w:commentRangeEnd w:id="108"/>
      <w:r w:rsidR="00BA7887">
        <w:rPr>
          <w:rStyle w:val="CommentReference"/>
          <w:rFonts w:eastAsia="Times New Roman"/>
        </w:rPr>
        <w:commentReference w:id="108"/>
      </w:r>
      <w:commentRangeEnd w:id="109"/>
      <w:r w:rsidR="001A381E">
        <w:rPr>
          <w:rStyle w:val="CommentReference"/>
          <w:rFonts w:eastAsia="Times New Roman"/>
        </w:rPr>
        <w:commentReference w:id="109"/>
      </w:r>
      <w:commentRangeEnd w:id="110"/>
      <w:r w:rsidR="006154DA">
        <w:rPr>
          <w:rStyle w:val="CommentReference"/>
          <w:rFonts w:eastAsia="Times New Roman"/>
        </w:rPr>
        <w:commentReference w:id="110"/>
      </w:r>
    </w:p>
    <w:tbl>
      <w:tblPr>
        <w:tblStyle w:val="TableGrid"/>
        <w:tblW w:w="8222" w:type="dxa"/>
        <w:tblInd w:w="108" w:type="dxa"/>
        <w:tblLook w:val="04A0" w:firstRow="1" w:lastRow="0" w:firstColumn="1" w:lastColumn="0" w:noHBand="0" w:noVBand="1"/>
      </w:tblPr>
      <w:tblGrid>
        <w:gridCol w:w="7371"/>
        <w:gridCol w:w="851"/>
      </w:tblGrid>
      <w:tr w:rsidR="0088266C" w14:paraId="4E5143B9" w14:textId="77777777" w:rsidTr="00BA7887">
        <w:trPr>
          <w:trHeight w:val="603"/>
        </w:trPr>
        <w:tc>
          <w:tcPr>
            <w:tcW w:w="7371" w:type="dxa"/>
            <w:vAlign w:val="center"/>
          </w:tcPr>
          <w:p w14:paraId="3444C040" w14:textId="4D363B15" w:rsidR="0088266C" w:rsidRPr="006321FF" w:rsidRDefault="007F305E" w:rsidP="00502504">
            <w:pPr>
              <w:jc w:val="center"/>
            </w:pPr>
            <m:oMathPara>
              <m:oMath>
                <m:f>
                  <m:fPr>
                    <m:ctrlPr>
                      <w:rPr>
                        <w:rFonts w:ascii="Cambria Math" w:hAnsi="Cambria Math"/>
                        <w:i/>
                      </w:rPr>
                    </m:ctrlPr>
                  </m:fPr>
                  <m:num>
                    <m:r>
                      <w:rPr>
                        <w:rFonts w:ascii="Cambria Math" w:hAnsi="Cambria Math"/>
                      </w:rPr>
                      <m:t>∂</m:t>
                    </m:r>
                    <m:r>
                      <w:rPr>
                        <w:rFonts w:ascii="Cambria Math" w:eastAsiaTheme="minorEastAsia" w:hAnsi="Cambria Math"/>
                      </w:rPr>
                      <m:t>ϱ</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b"/>
                      </m:rPr>
                      <w:rPr>
                        <w:rFonts w:ascii="Cambria Math" w:hAnsi="Cambria Math"/>
                      </w:rPr>
                      <m:t>J</m:t>
                    </m:r>
                  </m:e>
                  <m:sub>
                    <m:r>
                      <w:rPr>
                        <w:rFonts w:ascii="Cambria Math" w:eastAsiaTheme="minorEastAsia" w:hAnsi="Cambria Math"/>
                      </w:rPr>
                      <m:t>ϱ</m:t>
                    </m:r>
                  </m:sub>
                </m:sSub>
              </m:oMath>
            </m:oMathPara>
          </w:p>
        </w:tc>
        <w:tc>
          <w:tcPr>
            <w:tcW w:w="851" w:type="dxa"/>
            <w:vAlign w:val="center"/>
          </w:tcPr>
          <w:p w14:paraId="4C9013B7" w14:textId="3B6AD4AD" w:rsidR="0088266C" w:rsidRDefault="0088266C" w:rsidP="0088266C">
            <w:pPr>
              <w:jc w:val="center"/>
            </w:pPr>
            <w:ins w:id="111" w:author="Sasan Razmkhah" w:date="2021-08-29T20:22:00Z">
              <w:r>
                <w:t>(</w:t>
              </w:r>
            </w:ins>
            <w:r>
              <w:t>3.8a</w:t>
            </w:r>
            <w:ins w:id="112" w:author="Sasan Razmkhah" w:date="2021-08-29T20:22:00Z">
              <w:r>
                <w:t>)</w:t>
              </w:r>
            </w:ins>
          </w:p>
        </w:tc>
      </w:tr>
      <w:tr w:rsidR="0088266C" w14:paraId="7C255189" w14:textId="77777777" w:rsidTr="00BA7887">
        <w:trPr>
          <w:trHeight w:val="603"/>
        </w:trPr>
        <w:tc>
          <w:tcPr>
            <w:tcW w:w="7371" w:type="dxa"/>
          </w:tcPr>
          <w:p w14:paraId="44129D51" w14:textId="29DA9CFB" w:rsidR="0088266C" w:rsidRPr="006321FF" w:rsidRDefault="007F305E" w:rsidP="00502504">
            <w:pPr>
              <w:jc w:val="center"/>
            </w:pPr>
            <m:oMathPara>
              <m:oMath>
                <m:sSub>
                  <m:sSubPr>
                    <m:ctrlPr>
                      <w:rPr>
                        <w:rFonts w:ascii="Cambria Math" w:hAnsi="Cambria Math"/>
                        <w:i/>
                      </w:rPr>
                    </m:ctrlPr>
                  </m:sSubPr>
                  <m:e>
                    <m:r>
                      <m:rPr>
                        <m:sty m:val="b"/>
                      </m:rPr>
                      <w:rPr>
                        <w:rFonts w:ascii="Cambria Math" w:hAnsi="Cambria Math"/>
                      </w:rPr>
                      <m:t>J</m:t>
                    </m:r>
                  </m:e>
                  <m:sub>
                    <m:r>
                      <w:rPr>
                        <w:rFonts w:ascii="Cambria Math" w:eastAsiaTheme="minorEastAsia" w:hAnsi="Cambria Math"/>
                      </w:rPr>
                      <m:t>ϱ</m:t>
                    </m:r>
                  </m:sub>
                </m:sSub>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2im</m:t>
                    </m:r>
                  </m:den>
                </m:f>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r>
                      <m:rPr>
                        <m:sty m:val="p"/>
                      </m:rPr>
                      <w:rPr>
                        <w:rFonts w:ascii="Cambria Math" w:hAnsi="Cambria Math"/>
                      </w:rPr>
                      <m:t>∇</m:t>
                    </m:r>
                    <m:r>
                      <w:rPr>
                        <w:rFonts w:ascii="Cambria Math" w:hAnsi="Cambria Math"/>
                      </w:rPr>
                      <m:t>ψ- ψ</m:t>
                    </m:r>
                    <m:r>
                      <m:rPr>
                        <m:sty m:val="p"/>
                      </m:rP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f>
                      <m:fPr>
                        <m:ctrlPr>
                          <w:rPr>
                            <w:rFonts w:ascii="Cambria Math" w:hAnsi="Cambria Math"/>
                            <w:i/>
                          </w:rPr>
                        </m:ctrlPr>
                      </m:fPr>
                      <m:num>
                        <m:r>
                          <w:rPr>
                            <w:rFonts w:ascii="Cambria Math" w:hAnsi="Cambria Math"/>
                          </w:rPr>
                          <m:t>ℏ</m:t>
                        </m:r>
                      </m:num>
                      <m:den>
                        <m:r>
                          <w:rPr>
                            <w:rFonts w:ascii="Cambria Math" w:hAnsi="Cambria Math"/>
                          </w:rPr>
                          <m:t>im</m:t>
                        </m:r>
                      </m:den>
                    </m:f>
                    <m:r>
                      <m:rPr>
                        <m:sty m:val="p"/>
                      </m:rPr>
                      <w:rPr>
                        <w:rFonts w:ascii="Cambria Math" w:hAnsi="Cambria Math"/>
                      </w:rPr>
                      <m:t>∇</m:t>
                    </m:r>
                    <m:r>
                      <w:rPr>
                        <w:rFonts w:ascii="Cambria Math" w:hAnsi="Cambria Math"/>
                      </w:rPr>
                      <m:t>ψ</m:t>
                    </m:r>
                  </m:e>
                </m:d>
              </m:oMath>
            </m:oMathPara>
          </w:p>
        </w:tc>
        <w:tc>
          <w:tcPr>
            <w:tcW w:w="851" w:type="dxa"/>
            <w:vAlign w:val="center"/>
          </w:tcPr>
          <w:p w14:paraId="192A0598" w14:textId="0EEA11ED" w:rsidR="0088266C" w:rsidRDefault="0088266C" w:rsidP="0088266C">
            <w:pPr>
              <w:jc w:val="center"/>
            </w:pPr>
            <w:ins w:id="113" w:author="Sasan Razmkhah" w:date="2021-08-29T20:22:00Z">
              <w:r>
                <w:t>(</w:t>
              </w:r>
            </w:ins>
            <w:r>
              <w:t>3.8b</w:t>
            </w:r>
            <w:ins w:id="114" w:author="Sasan Razmkhah" w:date="2021-08-29T20:22:00Z">
              <w:r>
                <w:t>)</w:t>
              </w:r>
            </w:ins>
          </w:p>
        </w:tc>
      </w:tr>
    </w:tbl>
    <w:p w14:paraId="2139ED15" w14:textId="77436295" w:rsidR="00372EF6" w:rsidRPr="009E7A07" w:rsidRDefault="00372EF6" w:rsidP="009E7A07">
      <w:pPr>
        <w:pStyle w:val="GOVDE"/>
      </w:pPr>
    </w:p>
    <w:p w14:paraId="187FB49A" w14:textId="7D32F59B" w:rsidR="009E7A07" w:rsidRPr="00E9219D" w:rsidRDefault="009E7A07" w:rsidP="009E7A07">
      <w:pPr>
        <w:pStyle w:val="GOVDE"/>
        <w:rPr>
          <w:lang w:val="en-US"/>
        </w:rPr>
      </w:pPr>
      <w:r w:rsidRPr="009568E7">
        <w:t>sayısal farklı yöntemlerle yapılan çalışmalar bulunmaktadır. Ancak bu çalışmaların büyük bir kısmında akışkan olarak gazlar esas alınmaktadır. Bu çalışmada kullanılan su gibi sıvı akışkanlar için yapılan çalışmalar oldukça azdır. Ayrıca teorik çalışmalarda önemli ölçüde basitleştirici varsayımlar kullanılmaktadır. Birçok çalışmada akışkan sıkıştırılamaz kabul edilmiştir. Bu durum akustik alanda meydana gelen sıkıştırma ve seyreltme bölgelerini tarif etmekte, ikincil akışları hesaplamakta yetersiz kalmaktadır.</w:t>
      </w:r>
    </w:p>
    <w:p w14:paraId="653613B9" w14:textId="35DA4461" w:rsidR="001A381E" w:rsidRPr="001A381E" w:rsidRDefault="001A381E" w:rsidP="001A381E">
      <w:pPr>
        <w:pStyle w:val="BASLIK2"/>
        <w:rPr>
          <w:bCs/>
        </w:rPr>
      </w:pPr>
      <w:r>
        <w:rPr>
          <w:bCs/>
        </w:rPr>
        <w:t>Süperiletkenler için Akım Yoğunluğu İfadesi</w:t>
      </w:r>
    </w:p>
    <w:p w14:paraId="75BDCD96" w14:textId="062A51CC" w:rsidR="00546D14" w:rsidRDefault="001A381E" w:rsidP="00BA7887">
      <w:pPr>
        <w:pStyle w:val="GOVDE"/>
      </w:pPr>
      <w:r>
        <w:t>Bölüm 3.2’de akım yoğunluğu ifadesi kuantum mekaniksel olarak irdelenmiştir, bu kısımda</w:t>
      </w:r>
      <w:r w:rsidR="00F07590">
        <w:t xml:space="preserve"> sü</w:t>
      </w:r>
      <w:r w:rsidR="00DE7541">
        <w:t>p</w:t>
      </w:r>
      <w:r w:rsidR="00F07590">
        <w:t>eriletken bir malzeme için akım yoğunluğu ifadesi</w:t>
      </w:r>
      <w:r>
        <w:t xml:space="preserve"> türetilecektir. </w:t>
      </w:r>
    </w:p>
    <w:p w14:paraId="0A083FC5" w14:textId="317EDFFF" w:rsidR="00546D14" w:rsidRDefault="00325531" w:rsidP="00BA7887">
      <w:pPr>
        <w:pStyle w:val="GOVDE"/>
      </w:pPr>
      <w:commentRangeStart w:id="115"/>
      <w:r>
        <w:t>Hareketli yükler akımı oluşturmaktadır, bu sebeple süperiletken bir malzemede akımın kaynağı süperiletkene özel yüklü bir parçacıktan kaynaklandığını düşünebiliriz. Bu parçacık ancak hareketli olduğu koşulda akım üretebilecektir</w:t>
      </w:r>
      <w:commentRangeEnd w:id="115"/>
      <w:r w:rsidR="006154DA">
        <w:rPr>
          <w:rStyle w:val="CommentReference"/>
          <w:rFonts w:eastAsia="Times New Roman"/>
        </w:rPr>
        <w:commentReference w:id="115"/>
      </w:r>
      <w:r>
        <w:t xml:space="preserve">, Bu parçacık </w:t>
      </w:r>
      <w:commentRangeStart w:id="116"/>
      <w:r w:rsidR="00546D14">
        <w:t xml:space="preserve">Akım kaynağı </w:t>
      </w:r>
      <w:commentRangeEnd w:id="116"/>
      <w:r w:rsidR="00546D14">
        <w:rPr>
          <w:rStyle w:val="CommentReference"/>
          <w:rFonts w:eastAsia="Times New Roman"/>
        </w:rPr>
        <w:commentReference w:id="116"/>
      </w:r>
      <w:r w:rsidR="00546D14">
        <w:t xml:space="preserve">olan serbest bir </w:t>
      </w:r>
      <w:r>
        <w:t>yüklü parçacık için</w:t>
      </w:r>
      <w:r w:rsidR="00546D14">
        <w:t xml:space="preserve"> elektromanyetik kuvvet</w:t>
      </w:r>
      <w:r w:rsidR="00281481">
        <w:t>(Lorentz kuvveti)</w:t>
      </w:r>
      <w:r w:rsidR="00546D14">
        <w:t xml:space="preserve"> etkisi altında hareket denklemini aşağıdaki gibi ifade edebiliriz</w:t>
      </w:r>
      <w:r w:rsidR="00097003">
        <w:fldChar w:fldCharType="begin"/>
      </w:r>
      <w:r w:rsidR="00097003">
        <w:instrText xml:space="preserve"> ADDIN ZOTERO_ITEM CSL_CITATION {"citationID":"OJccF8Y1","properties":{"formattedCitation":"[18]\\uc0\\u8211{}[20]","plainCitation":"[18]–[20]","noteIndex":0},"citationItems":[{"id":176,"uris":["http://zotero.org/groups/2780715/items/LYY523FC"],"itemData":{"id":176,"type":"book","call-number":"QC21.3 .Y68 2020","edition":"15th edition","event-place":"Hoboken, N.J","ISBN":"978-0-13-515955-2","publisher":"Pearson Higher Education","publisher-place":"Hoboken, N.J","source":"Library of Congress ISBN","title":"University physics with modern physics","author":[{"family":"Young","given":"Hugh D."},{"family":"Freedman","given":"Roger A."},{"family":"Young","given":"Hugh D."}],"issued":{"date-parts":[["2020"]]}}},{"id":178,"uris":["http://zotero.org/groups/2780715/items/RWIGUYXB"],"itemData":{"id":178,"type":"book","event-place":"Danvers","ISBN":"978-1-118-23071-8","language":"English","note":"OCLC: 898604083","publisher":"Wiley","publisher-place":"Danvers","source":"Open WorldCat","title":"Fundamentals of physics","author":[{"family":"Halliday","given":"David"},{"family":"Resnick","given":"Robert"},{"family":"Walker","given":"Jearl"}],"issued":{"date-parts":[["2014"]]}}},{"id":133,"uris":["http://zotero.org/groups/2780715/items/J8IUMEYH"],"itemData":{"id":133,"type":"book","abstract":"\"WHAT IS ELECTRODYNAMICS, AND HOW DOES IT FIT INTO THE GENERAL SCHEME OF PHYSICS? Four Realms of Mechanics In the diagram below, I have sketched out the four great realms of mechanics: Classical Mechanics Quantum Mechanics (Newton) (Bohr, Heisenberg, Schrödinger, et al.) Special Relativity Quantum Field Theory (Einstein) (Dirac, Pauli, Feynman, Schwinger, et al.) Newtonian mechanics is adequate for most purposes in \"everyday life,\" but for objects moving at high speeds (near the speed of light) it is incorrect, and must be replaced by special relativity (introduced by Einstein in 1905); for objects that are extremely small (near the size of atoms) it fails for different reasons, and is superseded by quantum mechanics (developed by Bohr, Schrödinger, Heisenberg, and many others, in the 1920's, mostly). For objects that are both very fast and very small (as is common in modern particle physics), a mechanics that combines relativity and quantum principles is in order; this relativistic quantum mechanics is known as quantum field theory--it was worked out in the thirties and forties, but even today it cannot claim to be a completely satisfactory system. In this book, save for the last chapter, we shall work exclusively in the domain of classical mechanics, although electrodynamics extends with unique simplicity to the other three realms. (In fact, the theory is in most respects automatically consistent with special relativity, for which it was, historically, the main stimulus.)\"--","call-number":"QC680 .G74 2018","edition":"Fourth edition","event-place":"Cambridge, United Kingdom ; New York, NY","ISBN":"978-1-108-42041-9","publisher":"Cambridge University Press","publisher-place":"Cambridge, United Kingdom ; New York, NY","source":"Library of Congress ISBN","title":"Introduction to electrodynamics","author":[{"family":"Griffiths","given":"David J."}],"issued":{"date-parts":[["2018"]]}}}],"schema":"https://github.com/citation-style-language/schema/raw/master/csl-citation.json"} </w:instrText>
      </w:r>
      <w:r w:rsidR="00097003">
        <w:fldChar w:fldCharType="separate"/>
      </w:r>
      <w:r w:rsidR="00097003" w:rsidRPr="00097003">
        <w:t>[18]–[20]</w:t>
      </w:r>
      <w:r w:rsidR="00097003">
        <w:fldChar w:fldCharType="end"/>
      </w:r>
      <w:r w:rsidR="00546D14">
        <w:t>:</w:t>
      </w:r>
    </w:p>
    <w:tbl>
      <w:tblPr>
        <w:tblStyle w:val="TableGrid"/>
        <w:tblW w:w="8222" w:type="dxa"/>
        <w:tblInd w:w="108" w:type="dxa"/>
        <w:tblLook w:val="04A0" w:firstRow="1" w:lastRow="0" w:firstColumn="1" w:lastColumn="0" w:noHBand="0" w:noVBand="1"/>
      </w:tblPr>
      <w:tblGrid>
        <w:gridCol w:w="7371"/>
        <w:gridCol w:w="851"/>
      </w:tblGrid>
      <w:tr w:rsidR="00546D14" w14:paraId="6A769B7C" w14:textId="77777777" w:rsidTr="00281481">
        <w:trPr>
          <w:trHeight w:val="603"/>
        </w:trPr>
        <w:tc>
          <w:tcPr>
            <w:tcW w:w="7371" w:type="dxa"/>
            <w:vAlign w:val="center"/>
          </w:tcPr>
          <w:p w14:paraId="279FD250" w14:textId="431AADE0" w:rsidR="00546D14" w:rsidRPr="006321FF" w:rsidRDefault="00546D14" w:rsidP="00546D14">
            <m:oMathPara>
              <m:oMath>
                <m:r>
                  <w:ins w:id="117" w:author="Sasan Razmkhah" w:date="2021-08-29T20:22:00Z">
                    <w:rPr>
                      <w:rFonts w:ascii="Cambria Math" w:hAnsi="Cambria Math"/>
                    </w:rPr>
                    <m:t>m</m:t>
                  </w:ins>
                </m:r>
                <m:f>
                  <m:fPr>
                    <m:ctrlPr>
                      <w:rPr>
                        <w:rFonts w:ascii="Cambria Math" w:hAnsi="Cambria Math"/>
                        <w:i/>
                      </w:rPr>
                    </m:ctrlPr>
                  </m:fPr>
                  <m:num>
                    <m:r>
                      <w:ins w:id="118" w:author="Sasan Razmkhah" w:date="2021-08-29T20:22:00Z">
                        <w:rPr>
                          <w:rFonts w:ascii="Cambria Math" w:hAnsi="Cambria Math"/>
                        </w:rPr>
                        <m:t>d</m:t>
                      </w:ins>
                    </m:r>
                    <m:r>
                      <w:ins w:id="119" w:author="Sasan Razmkhah" w:date="2021-08-29T20:22:00Z">
                        <m:rPr>
                          <m:sty m:val="bi"/>
                        </m:rPr>
                        <w:rPr>
                          <w:rFonts w:ascii="Cambria Math" w:hAnsi="Cambria Math"/>
                        </w:rPr>
                        <m:t>v</m:t>
                      </w:ins>
                    </m:r>
                  </m:num>
                  <m:den>
                    <m:r>
                      <w:ins w:id="120" w:author="Sasan Razmkhah" w:date="2021-08-29T20:22:00Z">
                        <w:rPr>
                          <w:rFonts w:ascii="Cambria Math" w:hAnsi="Cambria Math"/>
                        </w:rPr>
                        <m:t>dt</m:t>
                      </w:ins>
                    </m:r>
                  </m:den>
                </m:f>
                <m:r>
                  <w:ins w:id="121" w:author="Sasan Razmkhah" w:date="2021-08-29T20:22:00Z">
                    <w:rPr>
                      <w:rFonts w:ascii="Cambria Math" w:eastAsiaTheme="minorEastAsia" w:hAnsi="Cambria Math"/>
                    </w:rPr>
                    <m:t>=q(</m:t>
                  </w:ins>
                </m:r>
                <m:r>
                  <w:ins w:id="122" w:author="Sasan Razmkhah" w:date="2021-08-29T20:22:00Z">
                    <m:rPr>
                      <m:sty m:val="bi"/>
                    </m:rPr>
                    <w:rPr>
                      <w:rFonts w:ascii="Cambria Math" w:eastAsiaTheme="minorEastAsia" w:hAnsi="Cambria Math"/>
                    </w:rPr>
                    <m:t>E</m:t>
                  </w:ins>
                </m:r>
                <m:r>
                  <w:ins w:id="123" w:author="Sasan Razmkhah" w:date="2021-08-29T20:22:00Z">
                    <w:rPr>
                      <w:rFonts w:ascii="Cambria Math" w:eastAsiaTheme="minorEastAsia" w:hAnsi="Cambria Math"/>
                    </w:rPr>
                    <m:t>+(</m:t>
                  </w:ins>
                </m:r>
                <m:r>
                  <w:ins w:id="124" w:author="Sasan Razmkhah" w:date="2021-08-29T20:22:00Z">
                    <m:rPr>
                      <m:sty m:val="bi"/>
                    </m:rPr>
                    <w:rPr>
                      <w:rFonts w:ascii="Cambria Math" w:eastAsiaTheme="minorEastAsia" w:hAnsi="Cambria Math"/>
                    </w:rPr>
                    <m:t>v</m:t>
                  </w:ins>
                </m:r>
                <m:r>
                  <w:ins w:id="125" w:author="Sasan Razmkhah" w:date="2021-08-29T20:22:00Z">
                    <w:rPr>
                      <w:rFonts w:ascii="Cambria Math" w:eastAsiaTheme="minorEastAsia" w:hAnsi="Cambria Math"/>
                    </w:rPr>
                    <m:t xml:space="preserve"> x </m:t>
                  </w:ins>
                </m:r>
                <m:r>
                  <w:ins w:id="126" w:author="Sasan Razmkhah" w:date="2021-08-29T20:22:00Z">
                    <m:rPr>
                      <m:sty m:val="bi"/>
                    </m:rPr>
                    <w:rPr>
                      <w:rFonts w:ascii="Cambria Math" w:eastAsiaTheme="minorEastAsia" w:hAnsi="Cambria Math"/>
                    </w:rPr>
                    <m:t>B</m:t>
                  </w:ins>
                </m:r>
                <m:r>
                  <w:ins w:id="127" w:author="Sasan Razmkhah" w:date="2021-08-29T20:22:00Z">
                    <w:rPr>
                      <w:rFonts w:ascii="Cambria Math" w:eastAsiaTheme="minorEastAsia" w:hAnsi="Cambria Math"/>
                    </w:rPr>
                    <m:t>))</m:t>
                  </w:ins>
                </m:r>
              </m:oMath>
            </m:oMathPara>
          </w:p>
        </w:tc>
        <w:tc>
          <w:tcPr>
            <w:tcW w:w="851" w:type="dxa"/>
            <w:vAlign w:val="center"/>
          </w:tcPr>
          <w:p w14:paraId="39541A02" w14:textId="717E8574" w:rsidR="00546D14" w:rsidRDefault="00546D14" w:rsidP="00A97916">
            <w:pPr>
              <w:jc w:val="center"/>
            </w:pPr>
            <w:ins w:id="128" w:author="Sasan Razmkhah" w:date="2021-08-29T20:22:00Z">
              <w:r>
                <w:t>(</w:t>
              </w:r>
            </w:ins>
            <w:r>
              <w:t>3.9</w:t>
            </w:r>
            <w:ins w:id="129" w:author="Sasan Razmkhah" w:date="2021-08-29T20:22:00Z">
              <w:r>
                <w:t>)</w:t>
              </w:r>
            </w:ins>
          </w:p>
        </w:tc>
      </w:tr>
    </w:tbl>
    <w:p w14:paraId="4415B408" w14:textId="2CF1AB1D" w:rsidR="00546D14" w:rsidRDefault="00281481" w:rsidP="00BA7887">
      <w:pPr>
        <w:pStyle w:val="GOVDE"/>
      </w:pPr>
      <w:r>
        <w:t xml:space="preserve">Eşitlik 3.9’u elektromanyetik </w:t>
      </w:r>
      <w:proofErr w:type="spellStart"/>
      <w:r>
        <w:t>vektörel</w:t>
      </w:r>
      <w:proofErr w:type="spellEnd"/>
      <w:r>
        <w:t xml:space="preserve"> ve skaler potansiyellerden yararlanarak aşağıdaki gibi </w:t>
      </w:r>
      <w:commentRangeStart w:id="130"/>
      <w:r>
        <w:t>yazabiliriz</w:t>
      </w:r>
      <w:commentRangeEnd w:id="130"/>
      <w:r w:rsidR="00F57419">
        <w:rPr>
          <w:rStyle w:val="CommentReference"/>
          <w:rFonts w:eastAsia="Times New Roman"/>
        </w:rPr>
        <w:commentReference w:id="130"/>
      </w:r>
      <w:r w:rsidR="006B3579">
        <w:fldChar w:fldCharType="begin"/>
      </w:r>
      <w:r w:rsidR="006B3579">
        <w:instrText xml:space="preserve"> ADDIN ZOTERO_ITEM CSL_CITATION {"citationID":"uRq5mVMy","properties":{"formattedCitation":"[20]","plainCitation":"[20]","noteIndex":0},"citationItems":[{"id":133,"uris":["http://zotero.org/groups/2780715/items/J8IUMEYH"],"itemData":{"id":133,"type":"book","abstract":"\"WHAT IS ELECTRODYNAMICS, AND HOW DOES IT FIT INTO THE GENERAL SCHEME OF PHYSICS? Four Realms of Mechanics In the diagram below, I have sketched out the four great realms of mechanics: Classical Mechanics Quantum Mechanics (Newton) (Bohr, Heisenberg, Schrödinger, et al.) Special Relativity Quantum Field Theory (Einstein) (Dirac, Pauli, Feynman, Schwinger, et al.) Newtonian mechanics is adequate for most purposes in \"everyday life,\" but for objects moving at high speeds (near the speed of light) it is incorrect, and must be replaced by special relativity (introduced by Einstein in 1905); for objects that are extremely small (near the size of atoms) it fails for different reasons, and is superseded by quantum mechanics (developed by Bohr, Schrödinger, Heisenberg, and many others, in the 1920's, mostly). For objects that are both very fast and very small (as is common in modern particle physics), a mechanics that combines relativity and quantum principles is in order; this relativistic quantum mechanics is known as quantum field theory--it was worked out in the thirties and forties, but even today it cannot claim to be a completely satisfactory system. In this book, save for the last chapter, we shall work exclusively in the domain of classical mechanics, although electrodynamics extends with unique simplicity to the other three realms. (In fact, the theory is in most respects automatically consistent with special relativity, for which it was, historically, the main stimulus.)\"--","call-number":"QC680 .G74 2018","edition":"Fourth edition","event-place":"Cambridge, United Kingdom ; New York, NY","ISBN":"978-1-108-42041-9","publisher":"Cambridge University Press","publisher-place":"Cambridge, United Kingdom ; New York, NY","source":"Library of Congress ISBN","title":"Introduction to electrodynamics","author":[{"family":"Griffiths","given":"David J."}],"issued":{"date-parts":[["2018"]]}}}],"schema":"https://github.com/citation-style-language/schema/raw/master/csl-citation.json"} </w:instrText>
      </w:r>
      <w:r w:rsidR="006B3579">
        <w:fldChar w:fldCharType="separate"/>
      </w:r>
      <w:r w:rsidR="006B3579" w:rsidRPr="006B3579">
        <w:t>[20]</w:t>
      </w:r>
      <w:r w:rsidR="006B3579">
        <w:fldChar w:fldCharType="end"/>
      </w:r>
      <w:r>
        <w:t>:</w:t>
      </w:r>
    </w:p>
    <w:tbl>
      <w:tblPr>
        <w:tblStyle w:val="TableGrid"/>
        <w:tblW w:w="0" w:type="auto"/>
        <w:tblInd w:w="108" w:type="dxa"/>
        <w:tblLook w:val="04A0" w:firstRow="1" w:lastRow="0" w:firstColumn="1" w:lastColumn="0" w:noHBand="0" w:noVBand="1"/>
      </w:tblPr>
      <w:tblGrid>
        <w:gridCol w:w="7371"/>
        <w:gridCol w:w="916"/>
      </w:tblGrid>
      <w:tr w:rsidR="00281481" w14:paraId="15D88C65" w14:textId="77777777" w:rsidTr="00281481">
        <w:trPr>
          <w:trHeight w:val="603"/>
        </w:trPr>
        <w:tc>
          <w:tcPr>
            <w:tcW w:w="7371" w:type="dxa"/>
            <w:vAlign w:val="center"/>
          </w:tcPr>
          <w:p w14:paraId="533BD5BF" w14:textId="706A706C" w:rsidR="00281481" w:rsidRPr="006321FF" w:rsidRDefault="00281481" w:rsidP="00281481">
            <m:oMathPara>
              <m:oMathParaPr>
                <m:jc m:val="center"/>
              </m:oMathParaPr>
              <m:oMath>
                <m:r>
                  <m:rPr>
                    <m:sty m:val="bi"/>
                  </m:rPr>
                  <w:rPr>
                    <w:rFonts w:ascii="Cambria Math" w:hAnsi="Cambria Math"/>
                  </w:rPr>
                  <m:t>B</m:t>
                </m:r>
                <m:r>
                  <w:rPr>
                    <w:rFonts w:ascii="Cambria Math" w:hAnsi="Cambria Math"/>
                  </w:rPr>
                  <m:t xml:space="preserve">= </m:t>
                </m:r>
                <m:r>
                  <m:rPr>
                    <m:sty m:val="p"/>
                  </m:rPr>
                  <w:rPr>
                    <w:rFonts w:ascii="Cambria Math" w:hAnsi="Cambria Math"/>
                  </w:rPr>
                  <m:t>∇</m:t>
                </m:r>
                <m:r>
                  <w:rPr>
                    <w:rFonts w:ascii="Cambria Math" w:hAnsi="Cambria Math"/>
                  </w:rPr>
                  <m:t>x</m:t>
                </m:r>
                <m:r>
                  <m:rPr>
                    <m:sty m:val="bi"/>
                  </m:rPr>
                  <w:rPr>
                    <w:rFonts w:ascii="Cambria Math" w:hAnsi="Cambria Math"/>
                  </w:rPr>
                  <m:t>A</m:t>
                </m:r>
              </m:oMath>
            </m:oMathPara>
          </w:p>
        </w:tc>
        <w:tc>
          <w:tcPr>
            <w:tcW w:w="851" w:type="dxa"/>
            <w:vAlign w:val="center"/>
          </w:tcPr>
          <w:p w14:paraId="3983F19B" w14:textId="5F28D37D" w:rsidR="00281481" w:rsidRDefault="00281481" w:rsidP="00D319BA">
            <w:pPr>
              <w:jc w:val="center"/>
            </w:pPr>
            <w:ins w:id="131" w:author="Sasan Razmkhah" w:date="2021-08-29T20:22:00Z">
              <w:r>
                <w:t>(</w:t>
              </w:r>
            </w:ins>
            <w:r>
              <w:t>3.10a</w:t>
            </w:r>
            <w:ins w:id="132" w:author="Sasan Razmkhah" w:date="2021-08-29T20:22:00Z">
              <w:r>
                <w:t>)</w:t>
              </w:r>
            </w:ins>
          </w:p>
        </w:tc>
      </w:tr>
      <w:tr w:rsidR="00281481" w14:paraId="0A0D492E" w14:textId="77777777" w:rsidTr="00281481">
        <w:trPr>
          <w:trHeight w:val="603"/>
        </w:trPr>
        <w:tc>
          <w:tcPr>
            <w:tcW w:w="7371" w:type="dxa"/>
          </w:tcPr>
          <w:p w14:paraId="2F8EC44D" w14:textId="1CBB5282" w:rsidR="00281481" w:rsidRPr="006321FF" w:rsidRDefault="00281481" w:rsidP="00D319BA">
            <m:oMathPara>
              <m:oMathParaPr>
                <m:jc m:val="center"/>
              </m:oMathParaPr>
              <m:oMath>
                <m:r>
                  <m:rPr>
                    <m:sty m:val="bi"/>
                  </m:rPr>
                  <w:rPr>
                    <w:rFonts w:ascii="Cambria Math" w:hAnsi="Cambria Math"/>
                  </w:rPr>
                  <m:t>E</m:t>
                </m:r>
                <m:r>
                  <w:rPr>
                    <w:rFonts w:ascii="Cambria Math" w:hAnsi="Cambria Math"/>
                  </w:rPr>
                  <m:t>= -</m:t>
                </m:r>
                <m:f>
                  <m:fPr>
                    <m:ctrlPr>
                      <w:rPr>
                        <w:rFonts w:ascii="Cambria Math" w:hAnsi="Cambria Math"/>
                        <w:i/>
                      </w:rPr>
                    </m:ctrlPr>
                  </m:fPr>
                  <m:num>
                    <m:r>
                      <w:rPr>
                        <w:rFonts w:ascii="Cambria Math" w:hAnsi="Cambria Math"/>
                      </w:rPr>
                      <m:t>∂</m:t>
                    </m:r>
                    <m:r>
                      <m:rPr>
                        <m:sty m:val="bi"/>
                      </m:rPr>
                      <w:rPr>
                        <w:rFonts w:ascii="Cambria Math" w:hAnsi="Cambria Math"/>
                      </w:rPr>
                      <m:t>A</m:t>
                    </m:r>
                  </m:num>
                  <m:den>
                    <m:r>
                      <w:rPr>
                        <w:rFonts w:ascii="Cambria Math" w:hAnsi="Cambria Math"/>
                      </w:rPr>
                      <m:t>∂t</m:t>
                    </m:r>
                  </m:den>
                </m:f>
                <m:r>
                  <m:rPr>
                    <m:sty m:val="p"/>
                  </m:rPr>
                  <w:rPr>
                    <w:rFonts w:ascii="Cambria Math" w:hAnsi="Cambria Math"/>
                  </w:rPr>
                  <m:t>-∇</m:t>
                </m:r>
                <m:r>
                  <m:rPr>
                    <m:sty m:val="bi"/>
                  </m:rPr>
                  <w:rPr>
                    <w:rFonts w:ascii="Cambria Math" w:hAnsi="Cambria Math"/>
                  </w:rPr>
                  <m:t>∅</m:t>
                </m:r>
              </m:oMath>
            </m:oMathPara>
          </w:p>
        </w:tc>
        <w:tc>
          <w:tcPr>
            <w:tcW w:w="851" w:type="dxa"/>
            <w:vAlign w:val="center"/>
          </w:tcPr>
          <w:p w14:paraId="130D8E00" w14:textId="36C4F8CA" w:rsidR="00281481" w:rsidRDefault="00281481" w:rsidP="00D319BA">
            <w:pPr>
              <w:jc w:val="center"/>
            </w:pPr>
            <w:ins w:id="133" w:author="Sasan Razmkhah" w:date="2021-08-29T20:22:00Z">
              <w:r>
                <w:t>(</w:t>
              </w:r>
            </w:ins>
            <w:r>
              <w:t>3.10b</w:t>
            </w:r>
            <w:ins w:id="134" w:author="Sasan Razmkhah" w:date="2021-08-29T20:22:00Z">
              <w:r>
                <w:t>)</w:t>
              </w:r>
            </w:ins>
          </w:p>
        </w:tc>
      </w:tr>
      <w:tr w:rsidR="00281481" w14:paraId="6AE154B0" w14:textId="77777777" w:rsidTr="00281481">
        <w:trPr>
          <w:trHeight w:val="603"/>
        </w:trPr>
        <w:tc>
          <w:tcPr>
            <w:tcW w:w="7371" w:type="dxa"/>
          </w:tcPr>
          <w:p w14:paraId="6F7A03D2" w14:textId="551BAE64" w:rsidR="00281481" w:rsidRPr="006321FF" w:rsidRDefault="007F305E" w:rsidP="00D319BA">
            <m:oMathPara>
              <m:oMath>
                <m:f>
                  <m:fPr>
                    <m:ctrlPr>
                      <w:rPr>
                        <w:rFonts w:ascii="Cambria Math" w:hAnsi="Cambria Math"/>
                        <w:i/>
                      </w:rPr>
                    </m:ctrlPr>
                  </m:fPr>
                  <m:num>
                    <m:r>
                      <w:rPr>
                        <w:rFonts w:ascii="Cambria Math" w:hAnsi="Cambria Math"/>
                      </w:rPr>
                      <m:t>d</m:t>
                    </m:r>
                    <m:r>
                      <m:rPr>
                        <m:sty m:val="bi"/>
                      </m:rPr>
                      <w:rPr>
                        <w:rFonts w:ascii="Cambria Math" w:hAnsi="Cambria Math"/>
                      </w:rPr>
                      <m:t>p</m:t>
                    </m:r>
                  </m:num>
                  <m:den>
                    <m:r>
                      <w:rPr>
                        <w:rFonts w:ascii="Cambria Math" w:hAnsi="Cambria Math"/>
                      </w:rPr>
                      <m:t>dt</m:t>
                    </m:r>
                  </m:den>
                </m:f>
                <m:r>
                  <w:rPr>
                    <w:rFonts w:ascii="Cambria Math" w:eastAsiaTheme="minorEastAsia" w:hAnsi="Cambria Math"/>
                  </w:rPr>
                  <m:t>=-</m:t>
                </m:r>
                <m:r>
                  <m:rPr>
                    <m:sty m:val="p"/>
                  </m:rPr>
                  <w:rPr>
                    <w:rFonts w:ascii="Cambria Math" w:hAnsi="Cambria Math"/>
                  </w:rPr>
                  <m:t>∇</m:t>
                </m:r>
                <m:d>
                  <m:dPr>
                    <m:ctrlPr>
                      <w:rPr>
                        <w:rFonts w:ascii="Cambria Math" w:hAnsi="Cambria Math"/>
                      </w:rPr>
                    </m:ctrlPr>
                  </m:dPr>
                  <m:e>
                    <m:r>
                      <w:rPr>
                        <w:rFonts w:ascii="Cambria Math" w:hAnsi="Cambria Math"/>
                      </w:rPr>
                      <m:t>q</m:t>
                    </m:r>
                    <m:r>
                      <m:rPr>
                        <m:sty m:val="bi"/>
                      </m:rP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m</m:t>
                        </m:r>
                      </m:den>
                    </m:f>
                    <m:r>
                      <m:rPr>
                        <m:sty m:val="bi"/>
                      </m:rPr>
                      <w:rPr>
                        <w:rFonts w:ascii="Cambria Math" w:hAnsi="Cambria Math"/>
                      </w:rPr>
                      <m:t>p.A+</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2m</m:t>
                        </m:r>
                      </m:den>
                    </m:f>
                    <m:r>
                      <m:rPr>
                        <m:sty m:val="bi"/>
                      </m:rPr>
                      <w:rPr>
                        <w:rFonts w:ascii="Cambria Math" w:hAnsi="Cambria Math"/>
                      </w:rPr>
                      <m:t>A.A</m:t>
                    </m:r>
                  </m:e>
                </m:d>
              </m:oMath>
            </m:oMathPara>
          </w:p>
        </w:tc>
        <w:tc>
          <w:tcPr>
            <w:tcW w:w="851" w:type="dxa"/>
            <w:vAlign w:val="center"/>
          </w:tcPr>
          <w:p w14:paraId="36F18753" w14:textId="5593C64F" w:rsidR="00281481" w:rsidRDefault="00281481" w:rsidP="00281481">
            <w:pPr>
              <w:jc w:val="center"/>
            </w:pPr>
            <w:ins w:id="135" w:author="Sasan Razmkhah" w:date="2021-08-29T20:22:00Z">
              <w:r>
                <w:t>(</w:t>
              </w:r>
            </w:ins>
            <w:r>
              <w:t>3.10c</w:t>
            </w:r>
            <w:ins w:id="136" w:author="Sasan Razmkhah" w:date="2021-08-29T20:22:00Z">
              <w:r>
                <w:t>)</w:t>
              </w:r>
            </w:ins>
          </w:p>
        </w:tc>
      </w:tr>
    </w:tbl>
    <w:p w14:paraId="196EF18A" w14:textId="1E34B4C7" w:rsidR="006B3579" w:rsidRDefault="00281481" w:rsidP="00BA7887">
      <w:pPr>
        <w:pStyle w:val="GOVDE"/>
      </w:pPr>
      <w:r>
        <w:t>Eşitlik 3.10 elektromanyetik kuvvet etkisi altında bulunan yüklü bir parçacık için söz konusu olan Lorentz kuvveti ifadesin</w:t>
      </w:r>
      <w:r w:rsidR="004F0EA4">
        <w:t xml:space="preserve">in </w:t>
      </w:r>
      <w:r>
        <w:t xml:space="preserve">elektromanyetik potansiyeller tarafında </w:t>
      </w:r>
      <w:proofErr w:type="spellStart"/>
      <w:r>
        <w:lastRenderedPageBreak/>
        <w:t>yazlmış</w:t>
      </w:r>
      <w:proofErr w:type="spellEnd"/>
      <w:r>
        <w:t xml:space="preserve"> halidir. Bir cismin potansiyel enerjisinin gradyanı o cisme uygulana kuvvet ile ilişkilidir</w:t>
      </w:r>
      <w:commentRangeStart w:id="137"/>
      <w:r>
        <w:t>.</w:t>
      </w:r>
      <w:commentRangeEnd w:id="137"/>
      <w:r w:rsidR="004F0EA4">
        <w:rPr>
          <w:rStyle w:val="CommentReference"/>
          <w:rFonts w:eastAsia="Times New Roman"/>
        </w:rPr>
        <w:commentReference w:id="137"/>
      </w:r>
      <w:r>
        <w:t xml:space="preserve"> Bu durumda elde ettiğimiz eşitliğin sağ tarafında bulunan potansiyel söz konusu yüklü parçacığın potansiyel enerjisini ifade etmektedir. </w:t>
      </w:r>
      <w:r w:rsidR="006B3579">
        <w:fldChar w:fldCharType="begin"/>
      </w:r>
      <w:r w:rsidR="00BF0056">
        <w:instrText xml:space="preserve"> ADDIN ZOTERO_ITEM CSL_CITATION {"citationID":"sjAWXcal","properties":{"formattedCitation":"[18]\\uc0\\u8211{}[20]","plainCitation":"[18]–[20]","noteIndex":0},"citationItems":[{"id":176,"uris":["http://zotero.org/groups/2780715/items/LYY523FC"],"itemData":{"id":176,"type":"book","call-number":"QC21.3 .Y68 2020","edition":"15th edition","event-place":"Hoboken, N.J","ISBN":"978-0-13-515955-2","publisher":"Pearson Higher Education","publisher-place":"Hoboken, N.J","source":"Library of Congress ISBN","title":"University physics with modern physics","author":[{"family":"Young","given":"Hugh D."},{"family":"Freedman","given":"Roger A."},{"family":"Young","given":"Hugh D."}],"issued":{"date-parts":[["2020"]]}}},{"id":178,"uris":["http://zotero.org/groups/2780715/items/RWIGUYXB"],"itemData":{"id":178,"type":"book","event-place":"Danvers","ISBN":"978-1-118-23071-8","language":"English","note":"OCLC: 898604083","publisher":"Wiley","publisher-place":"Danvers","source":"Open WorldCat","title":"Fundamentals of physics","author":[{"family":"Halliday","given":"David"},{"family":"Resnick","given":"Robert"},{"family":"Walker","given":"Jearl"}],"issued":{"date-parts":[["2014"]]}}},{"id":133,"uris":["http://zotero.org/groups/2780715/items/J8IUMEYH"],"itemData":{"id":133,"type":"book","abstract":"\"WHAT IS ELECTRODYNAMICS, AND HOW DOES IT FIT INTO THE GENERAL SCHEME OF PHYSICS? Four Realms of Mechanics In the diagram below, I have sketched out the four great realms of mechanics: Classical Mechanics Quantum Mechanics (Newton) (Bohr, Heisenberg, Schrödinger, et al.) Special Relativity Quantum Field Theory (Einstein) (Dirac, Pauli, Feynman, Schwinger, et al.) Newtonian mechanics is adequate for most purposes in \"everyday life,\" but for objects moving at high speeds (near the speed of light) it is incorrect, and must be replaced by special relativity (introduced by Einstein in 1905); for objects that are extremely small (near the size of atoms) it fails for different reasons, and is superseded by quantum mechanics (developed by Bohr, Schrödinger, Heisenberg, and many others, in the 1920's, mostly). For objects that are both very fast and very small (as is common in modern particle physics), a mechanics that combines relativity and quantum principles is in order; this relativistic quantum mechanics is known as quantum field theory--it was worked out in the thirties and forties, but even today it cannot claim to be a completely satisfactory system. In this book, save for the last chapter, we shall work exclusively in the domain of classical mechanics, although electrodynamics extends with unique simplicity to the other three realms. (In fact, the theory is in most respects automatically consistent with special relativity, for which it was, historically, the main stimulus.)\"--","call-number":"QC680 .G74 2018","edition":"Fourth edition","event-place":"Cambridge, United Kingdom ; New York, NY","ISBN":"978-1-108-42041-9","publisher":"Cambridge University Press","publisher-place":"Cambridge, United Kingdom ; New York, NY","source":"Library of Congress ISBN","title":"Introduction to electrodynamics","author":[{"family":"Griffiths","given":"David J."}],"issued":{"date-parts":[["2018"]]}}}],"schema":"https://github.com/citation-style-language/schema/raw/master/csl-citation.json"} </w:instrText>
      </w:r>
      <w:r w:rsidR="006B3579">
        <w:fldChar w:fldCharType="separate"/>
      </w:r>
      <w:r w:rsidR="006B3579" w:rsidRPr="00097003">
        <w:t>[18]–[20]</w:t>
      </w:r>
      <w:r w:rsidR="006B3579">
        <w:fldChar w:fldCharType="end"/>
      </w:r>
      <w:r w:rsidR="006B3579">
        <w:t xml:space="preserve"> </w:t>
      </w:r>
    </w:p>
    <w:p w14:paraId="622ADB9C" w14:textId="5E5CEA69" w:rsidR="006B3579" w:rsidRDefault="006B3579" w:rsidP="00BA7887">
      <w:pPr>
        <w:pStyle w:val="GOVDE"/>
      </w:pPr>
      <w:r>
        <w:t xml:space="preserve">Yüklü parçacığın sahip olduğu </w:t>
      </w:r>
      <w:proofErr w:type="spellStart"/>
      <w:r>
        <w:t>toplamn</w:t>
      </w:r>
      <w:proofErr w:type="spellEnd"/>
      <w:r>
        <w:t xml:space="preserve"> enerjiyi eşitlik 3.10c’yi referans alarak aşağıdaki gibi yazabiliri</w:t>
      </w:r>
      <w:commentRangeStart w:id="138"/>
      <w:r>
        <w:t>z:</w:t>
      </w:r>
      <w:commentRangeEnd w:id="138"/>
      <w:r w:rsidR="004F0EA4">
        <w:rPr>
          <w:rStyle w:val="CommentReference"/>
          <w:rFonts w:eastAsia="Times New Roman"/>
        </w:rPr>
        <w:commentReference w:id="138"/>
      </w:r>
    </w:p>
    <w:tbl>
      <w:tblPr>
        <w:tblStyle w:val="TableGrid"/>
        <w:tblW w:w="8222" w:type="dxa"/>
        <w:tblInd w:w="108" w:type="dxa"/>
        <w:tblLook w:val="04A0" w:firstRow="1" w:lastRow="0" w:firstColumn="1" w:lastColumn="0" w:noHBand="0" w:noVBand="1"/>
      </w:tblPr>
      <w:tblGrid>
        <w:gridCol w:w="7306"/>
        <w:gridCol w:w="916"/>
      </w:tblGrid>
      <w:tr w:rsidR="006B3579" w14:paraId="6446DE98" w14:textId="77777777" w:rsidTr="00D319BA">
        <w:trPr>
          <w:trHeight w:val="603"/>
        </w:trPr>
        <w:tc>
          <w:tcPr>
            <w:tcW w:w="7371" w:type="dxa"/>
            <w:vAlign w:val="center"/>
          </w:tcPr>
          <w:p w14:paraId="2137D6A0" w14:textId="4DEF73E9" w:rsidR="006B3579" w:rsidRPr="006321FF" w:rsidRDefault="006B3579" w:rsidP="00D319BA">
            <m:oMathPara>
              <m:oMath>
                <m:r>
                  <w:rPr>
                    <w:rFonts w:ascii="Cambria Math" w:hAnsi="Cambria Math"/>
                  </w:rPr>
                  <m:t>ϵ</m:t>
                </m:r>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p.p</m:t>
                    </m:r>
                  </m:num>
                  <m:den>
                    <m:r>
                      <w:rPr>
                        <w:rFonts w:ascii="Cambria Math" w:eastAsiaTheme="minorEastAsia" w:hAnsi="Cambria Math"/>
                      </w:rPr>
                      <m:t>2m</m:t>
                    </m:r>
                  </m:den>
                </m:f>
                <m:r>
                  <w:rPr>
                    <w:rFonts w:ascii="Cambria Math" w:eastAsiaTheme="minorEastAsia" w:hAnsi="Cambria Math"/>
                  </w:rPr>
                  <m:t>+</m:t>
                </m:r>
                <m:d>
                  <m:dPr>
                    <m:ctrlPr>
                      <w:rPr>
                        <w:rFonts w:ascii="Cambria Math" w:hAnsi="Cambria Math"/>
                      </w:rPr>
                    </m:ctrlPr>
                  </m:dPr>
                  <m:e>
                    <m:r>
                      <w:rPr>
                        <w:rFonts w:ascii="Cambria Math" w:hAnsi="Cambria Math"/>
                      </w:rPr>
                      <m:t>q</m:t>
                    </m:r>
                    <m:r>
                      <m:rPr>
                        <m:sty m:val="bi"/>
                      </m:rP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m</m:t>
                        </m:r>
                      </m:den>
                    </m:f>
                    <m:r>
                      <m:rPr>
                        <m:sty m:val="bi"/>
                      </m:rPr>
                      <w:rPr>
                        <w:rFonts w:ascii="Cambria Math" w:hAnsi="Cambria Math"/>
                      </w:rPr>
                      <m:t>p.A+</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2m</m:t>
                        </m:r>
                      </m:den>
                    </m:f>
                    <m:r>
                      <m:rPr>
                        <m:sty m:val="bi"/>
                      </m:rPr>
                      <w:rPr>
                        <w:rFonts w:ascii="Cambria Math" w:hAnsi="Cambria Math"/>
                      </w:rPr>
                      <m:t>A.A</m:t>
                    </m:r>
                  </m:e>
                </m:d>
              </m:oMath>
            </m:oMathPara>
          </w:p>
        </w:tc>
        <w:tc>
          <w:tcPr>
            <w:tcW w:w="851" w:type="dxa"/>
            <w:vAlign w:val="center"/>
          </w:tcPr>
          <w:p w14:paraId="763181A0" w14:textId="007FDB7A" w:rsidR="006B3579" w:rsidRDefault="006B3579" w:rsidP="00D319BA">
            <w:pPr>
              <w:jc w:val="center"/>
            </w:pPr>
            <w:ins w:id="139" w:author="Sasan Razmkhah" w:date="2021-08-29T20:22:00Z">
              <w:r>
                <w:t>(</w:t>
              </w:r>
            </w:ins>
            <w:r>
              <w:t>3.11</w:t>
            </w:r>
            <w:r w:rsidR="009F7AF3">
              <w:t>a</w:t>
            </w:r>
            <w:ins w:id="140" w:author="Sasan Razmkhah" w:date="2021-08-29T20:22:00Z">
              <w:r>
                <w:t>)</w:t>
              </w:r>
            </w:ins>
          </w:p>
        </w:tc>
      </w:tr>
      <w:tr w:rsidR="009F7AF3" w14:paraId="4F163687" w14:textId="77777777" w:rsidTr="00D319BA">
        <w:trPr>
          <w:trHeight w:val="603"/>
        </w:trPr>
        <w:tc>
          <w:tcPr>
            <w:tcW w:w="7371" w:type="dxa"/>
            <w:vAlign w:val="center"/>
          </w:tcPr>
          <w:p w14:paraId="24345891" w14:textId="02060C6A" w:rsidR="009F7AF3" w:rsidRDefault="009F7AF3" w:rsidP="00D319BA">
            <w:pPr>
              <w:rPr>
                <w:rFonts w:eastAsia="Batang"/>
              </w:rPr>
            </w:pPr>
            <m:oMathPara>
              <m:oMath>
                <m:r>
                  <w:rPr>
                    <w:rFonts w:ascii="Cambria Math" w:hAnsi="Cambria Math"/>
                  </w:rPr>
                  <m:t>ϵ</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d>
                  <m:dPr>
                    <m:ctrlPr>
                      <w:rPr>
                        <w:rFonts w:ascii="Cambria Math" w:hAnsi="Cambria Math"/>
                      </w:rPr>
                    </m:ctrlPr>
                  </m:dPr>
                  <m:e>
                    <m:r>
                      <m:rPr>
                        <m:sty m:val="bi"/>
                      </m:rPr>
                      <w:rPr>
                        <w:rFonts w:ascii="Cambria Math" w:hAnsi="Cambria Math"/>
                      </w:rPr>
                      <m:t>p</m:t>
                    </m:r>
                    <m:r>
                      <w:rPr>
                        <w:rFonts w:ascii="Cambria Math" w:hAnsi="Cambria Math"/>
                      </w:rPr>
                      <m:t>-q</m:t>
                    </m:r>
                    <m:r>
                      <m:rPr>
                        <m:sty m:val="bi"/>
                      </m:rPr>
                      <w:rPr>
                        <w:rFonts w:ascii="Cambria Math" w:hAnsi="Cambria Math"/>
                      </w:rPr>
                      <m:t>A</m:t>
                    </m:r>
                  </m:e>
                </m:d>
                <m:r>
                  <w:rPr>
                    <w:rFonts w:ascii="Cambria Math" w:eastAsiaTheme="minorEastAsia" w:hAnsi="Cambria Math"/>
                  </w:rPr>
                  <m:t>.</m:t>
                </m:r>
                <m:d>
                  <m:dPr>
                    <m:ctrlPr>
                      <w:rPr>
                        <w:rFonts w:ascii="Cambria Math" w:hAnsi="Cambria Math"/>
                      </w:rPr>
                    </m:ctrlPr>
                  </m:dPr>
                  <m:e>
                    <m:r>
                      <m:rPr>
                        <m:sty m:val="bi"/>
                      </m:rPr>
                      <w:rPr>
                        <w:rFonts w:ascii="Cambria Math" w:hAnsi="Cambria Math"/>
                      </w:rPr>
                      <m:t>p</m:t>
                    </m:r>
                    <m:r>
                      <w:rPr>
                        <w:rFonts w:ascii="Cambria Math" w:hAnsi="Cambria Math"/>
                      </w:rPr>
                      <m:t>-q</m:t>
                    </m:r>
                    <m:r>
                      <m:rPr>
                        <m:sty m:val="bi"/>
                      </m:rPr>
                      <w:rPr>
                        <w:rFonts w:ascii="Cambria Math" w:hAnsi="Cambria Math"/>
                      </w:rPr>
                      <m:t>A</m:t>
                    </m:r>
                  </m:e>
                </m:d>
                <m:r>
                  <w:rPr>
                    <w:rFonts w:ascii="Cambria Math" w:eastAsiaTheme="minorEastAsia" w:hAnsi="Cambria Math"/>
                  </w:rPr>
                  <m:t>+</m:t>
                </m:r>
                <m:r>
                  <m:rPr>
                    <m:sty m:val="p"/>
                  </m:rPr>
                  <w:rPr>
                    <w:rFonts w:ascii="Cambria Math" w:hAnsi="Cambria Math"/>
                  </w:rPr>
                  <m:t>q</m:t>
                </m:r>
                <m:r>
                  <m:rPr>
                    <m:sty m:val="bi"/>
                  </m:rPr>
                  <w:rPr>
                    <w:rFonts w:ascii="Cambria Math" w:hAnsi="Cambria Math"/>
                  </w:rPr>
                  <m:t>∅</m:t>
                </m:r>
              </m:oMath>
            </m:oMathPara>
          </w:p>
        </w:tc>
        <w:tc>
          <w:tcPr>
            <w:tcW w:w="851" w:type="dxa"/>
            <w:vAlign w:val="center"/>
          </w:tcPr>
          <w:p w14:paraId="0736743F" w14:textId="363F6578" w:rsidR="009F7AF3" w:rsidRDefault="009F7AF3" w:rsidP="00D319BA">
            <w:pPr>
              <w:jc w:val="center"/>
            </w:pPr>
            <w:ins w:id="141" w:author="Sasan Razmkhah" w:date="2021-08-29T20:22:00Z">
              <w:r>
                <w:t>(</w:t>
              </w:r>
            </w:ins>
            <w:r>
              <w:t>3.11b</w:t>
            </w:r>
            <w:ins w:id="142" w:author="Sasan Razmkhah" w:date="2021-08-29T20:22:00Z">
              <w:r>
                <w:t>)</w:t>
              </w:r>
            </w:ins>
          </w:p>
        </w:tc>
      </w:tr>
    </w:tbl>
    <w:p w14:paraId="3C877924" w14:textId="4D887023" w:rsidR="00BA7887" w:rsidRDefault="009F7AF3" w:rsidP="00D77DFC">
      <w:pPr>
        <w:pStyle w:val="GOVDE"/>
      </w:pPr>
      <w:r>
        <w:t>Eşitlik 3.11 elektromanyetik kuvvet etkisinde bulunan yüklü bir parçacığın sahip olduğu toplam enerjiyi ifade etmektedir.  Eşitlik 3.2</w:t>
      </w:r>
      <w:r w:rsidR="00FD6EF3">
        <w:t xml:space="preserve"> daha önce bahsettiğimiz üzere</w:t>
      </w:r>
      <w:r>
        <w:t xml:space="preserve"> </w:t>
      </w:r>
      <w:r w:rsidR="00FD6EF3">
        <w:t xml:space="preserve">yüklü bir parçacığın Schrodinger denklemini ifade etmektedir. Bu durumda eşitlik 3.11’den faydalanarak kinetik enerji ve potansiyel enerji operatörlerini </w:t>
      </w:r>
      <w:r w:rsidR="00B500AF">
        <w:t xml:space="preserve">yazarak parçacığın </w:t>
      </w:r>
      <w:proofErr w:type="spellStart"/>
      <w:r w:rsidR="00B500AF">
        <w:t>Schrödinger</w:t>
      </w:r>
      <w:proofErr w:type="spellEnd"/>
      <w:r w:rsidR="00B500AF">
        <w:t xml:space="preserve"> denklemini aşağıdaki gibi ifade edebilir</w:t>
      </w:r>
      <w:commentRangeStart w:id="143"/>
      <w:r w:rsidR="00B500AF">
        <w:t>iz:</w:t>
      </w:r>
      <w:commentRangeEnd w:id="143"/>
      <w:r w:rsidR="00D1578C">
        <w:rPr>
          <w:rStyle w:val="CommentReference"/>
          <w:rFonts w:eastAsia="Times New Roman"/>
        </w:rPr>
        <w:commentReference w:id="143"/>
      </w:r>
    </w:p>
    <w:tbl>
      <w:tblPr>
        <w:tblStyle w:val="TableGrid"/>
        <w:tblW w:w="8222" w:type="dxa"/>
        <w:tblInd w:w="108" w:type="dxa"/>
        <w:tblLook w:val="04A0" w:firstRow="1" w:lastRow="0" w:firstColumn="1" w:lastColumn="0" w:noHBand="0" w:noVBand="1"/>
      </w:tblPr>
      <w:tblGrid>
        <w:gridCol w:w="7306"/>
        <w:gridCol w:w="916"/>
      </w:tblGrid>
      <w:tr w:rsidR="008B4560" w14:paraId="2BB27061" w14:textId="77777777" w:rsidTr="005A69BA">
        <w:trPr>
          <w:trHeight w:val="603"/>
        </w:trPr>
        <w:tc>
          <w:tcPr>
            <w:tcW w:w="7371" w:type="dxa"/>
            <w:vAlign w:val="center"/>
          </w:tcPr>
          <w:p w14:paraId="35FCBECD" w14:textId="7959F67E" w:rsidR="008B4560" w:rsidRPr="006321FF" w:rsidRDefault="007F305E" w:rsidP="005A69BA">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i</m:t>
                    </m:r>
                  </m:den>
                </m:f>
                <m:r>
                  <m:rPr>
                    <m:sty m:val="p"/>
                  </m:rPr>
                  <w:rPr>
                    <w:rFonts w:ascii="Cambria Math" w:hAnsi="Cambria Math"/>
                  </w:rPr>
                  <m:t>∇</m:t>
                </m:r>
              </m:oMath>
            </m:oMathPara>
          </w:p>
        </w:tc>
        <w:tc>
          <w:tcPr>
            <w:tcW w:w="851" w:type="dxa"/>
            <w:vAlign w:val="center"/>
          </w:tcPr>
          <w:p w14:paraId="3C30802F" w14:textId="6BCC5E64" w:rsidR="008B4560" w:rsidRDefault="008B4560" w:rsidP="005A69BA">
            <w:pPr>
              <w:jc w:val="center"/>
            </w:pPr>
            <w:ins w:id="144" w:author="Sasan Razmkhah" w:date="2021-08-29T20:22:00Z">
              <w:r>
                <w:t>(</w:t>
              </w:r>
            </w:ins>
            <w:r>
              <w:t>3.12a</w:t>
            </w:r>
            <w:ins w:id="145" w:author="Sasan Razmkhah" w:date="2021-08-29T20:22:00Z">
              <w:r>
                <w:t>)</w:t>
              </w:r>
            </w:ins>
          </w:p>
        </w:tc>
      </w:tr>
      <w:tr w:rsidR="008B4560" w14:paraId="2CF9F358" w14:textId="77777777" w:rsidTr="005A69BA">
        <w:trPr>
          <w:trHeight w:val="603"/>
        </w:trPr>
        <w:tc>
          <w:tcPr>
            <w:tcW w:w="7371" w:type="dxa"/>
            <w:vAlign w:val="center"/>
          </w:tcPr>
          <w:p w14:paraId="778E02E4" w14:textId="5DCE7B22" w:rsidR="008B4560" w:rsidRDefault="008B4560" w:rsidP="005A69BA">
            <w:pPr>
              <w:rPr>
                <w:rFonts w:eastAsia="Batang"/>
              </w:rPr>
            </w:pPr>
            <m:oMathPara>
              <m:oMath>
                <m:r>
                  <w:rPr>
                    <w:rFonts w:ascii="Cambria Math" w:hAnsi="Cambria Math"/>
                  </w:rPr>
                  <m:t>iℏ</m:t>
                </m:r>
                <m:f>
                  <m:fPr>
                    <m:ctrlPr>
                      <w:rPr>
                        <w:rFonts w:ascii="Cambria Math" w:hAnsi="Cambria Math"/>
                        <w:i/>
                      </w:rPr>
                    </m:ctrlPr>
                  </m:fPr>
                  <m:num>
                    <m:r>
                      <w:rPr>
                        <w:rFonts w:ascii="Cambria Math" w:hAnsi="Cambria Math"/>
                      </w:rPr>
                      <m:t>∂ψ</m:t>
                    </m:r>
                  </m:num>
                  <m:den>
                    <m:r>
                      <w:rPr>
                        <w:rFonts w:ascii="Cambria Math" w:hAnsi="Cambria Math"/>
                      </w:rPr>
                      <m:t>∂t</m:t>
                    </m:r>
                  </m:den>
                </m:f>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ℏ</m:t>
                            </m:r>
                          </m:num>
                          <m:den>
                            <m:r>
                              <w:rPr>
                                <w:rFonts w:ascii="Cambria Math" w:hAnsi="Cambria Math"/>
                              </w:rPr>
                              <m:t>i</m:t>
                            </m:r>
                          </m:den>
                        </m:f>
                        <m:r>
                          <m:rPr>
                            <m:sty m:val="p"/>
                          </m:rPr>
                          <w:rPr>
                            <w:rFonts w:ascii="Cambria Math" w:hAnsi="Cambria Math"/>
                          </w:rPr>
                          <m:t>∇-q</m:t>
                        </m:r>
                        <m:r>
                          <m:rPr>
                            <m:sty m:val="b"/>
                          </m:rPr>
                          <w:rPr>
                            <w:rFonts w:ascii="Cambria Math" w:hAnsi="Cambria Math"/>
                          </w:rPr>
                          <m:t>A</m:t>
                        </m:r>
                      </m:e>
                    </m:d>
                  </m:e>
                  <m:sup>
                    <m:r>
                      <w:rPr>
                        <w:rFonts w:ascii="Cambria Math" w:hAnsi="Cambria Math"/>
                      </w:rPr>
                      <m:t>2</m:t>
                    </m:r>
                  </m:sup>
                </m:sSup>
                <m:r>
                  <w:rPr>
                    <w:rFonts w:ascii="Cambria Math" w:hAnsi="Cambria Math"/>
                  </w:rPr>
                  <m:t>ψ+</m:t>
                </m:r>
                <m:r>
                  <m:rPr>
                    <m:sty m:val="p"/>
                  </m:rPr>
                  <w:rPr>
                    <w:rFonts w:ascii="Cambria Math" w:hAnsi="Cambria Math"/>
                  </w:rPr>
                  <m:t>q</m:t>
                </m:r>
                <m:r>
                  <m:rPr>
                    <m:sty m:val="bi"/>
                  </m:rPr>
                  <w:rPr>
                    <w:rFonts w:ascii="Cambria Math" w:hAnsi="Cambria Math"/>
                  </w:rPr>
                  <m:t>∅</m:t>
                </m:r>
                <m:r>
                  <w:rPr>
                    <w:rFonts w:ascii="Cambria Math" w:hAnsi="Cambria Math"/>
                  </w:rPr>
                  <m:t>ψ</m:t>
                </m:r>
              </m:oMath>
            </m:oMathPara>
          </w:p>
        </w:tc>
        <w:tc>
          <w:tcPr>
            <w:tcW w:w="851" w:type="dxa"/>
            <w:vAlign w:val="center"/>
          </w:tcPr>
          <w:p w14:paraId="1E11D3E0" w14:textId="42253203" w:rsidR="008B4560" w:rsidRDefault="008B4560" w:rsidP="005A69BA">
            <w:pPr>
              <w:jc w:val="center"/>
            </w:pPr>
            <w:ins w:id="146" w:author="Sasan Razmkhah" w:date="2021-08-29T20:22:00Z">
              <w:r>
                <w:t>(</w:t>
              </w:r>
            </w:ins>
            <w:r>
              <w:t>3.12b</w:t>
            </w:r>
            <w:ins w:id="147" w:author="Sasan Razmkhah" w:date="2021-08-29T20:22:00Z">
              <w:r>
                <w:t>)</w:t>
              </w:r>
            </w:ins>
          </w:p>
        </w:tc>
      </w:tr>
    </w:tbl>
    <w:p w14:paraId="2D7AF799" w14:textId="3AE975CA" w:rsidR="005D1FFB" w:rsidRDefault="008B4560" w:rsidP="00D77DFC">
      <w:pPr>
        <w:pStyle w:val="GOVDE"/>
      </w:pPr>
      <w:r>
        <w:t>Yukarıda bulunan eşitlik 3.12b ile elektromanyetik kuvvet etkisi altında bulunan yüklü bir parçacık için elektromanyetik potansiyeller cinsinden Schrodinger denklemini yazmış olduk.</w:t>
      </w:r>
      <w:r w:rsidR="00F53CA7">
        <w:t xml:space="preserve"> Eşitlik 3.8b’de kuantum mekaniksel bir parçacık için akım yoğunluğu ifadesini elde etmiştik, şimdi eşitlik 3.12b’yi kullanarak elektromanyetik kuvvet etkisi altında bulunan bir parçacık için akım yoğunluğu olasılığı ifadesini yazabiliri</w:t>
      </w:r>
      <w:commentRangeStart w:id="148"/>
      <w:r w:rsidR="00F53CA7">
        <w:t>z:</w:t>
      </w:r>
      <w:commentRangeEnd w:id="148"/>
      <w:r w:rsidR="00D1578C">
        <w:rPr>
          <w:rStyle w:val="CommentReference"/>
          <w:rFonts w:eastAsia="Times New Roman"/>
        </w:rPr>
        <w:commentReference w:id="148"/>
      </w:r>
    </w:p>
    <w:tbl>
      <w:tblPr>
        <w:tblStyle w:val="TableGrid"/>
        <w:tblW w:w="8222" w:type="dxa"/>
        <w:tblInd w:w="108" w:type="dxa"/>
        <w:tblLook w:val="04A0" w:firstRow="1" w:lastRow="0" w:firstColumn="1" w:lastColumn="0" w:noHBand="0" w:noVBand="1"/>
      </w:tblPr>
      <w:tblGrid>
        <w:gridCol w:w="7371"/>
        <w:gridCol w:w="851"/>
      </w:tblGrid>
      <w:tr w:rsidR="00F53CA7" w14:paraId="48E41FF7" w14:textId="77777777" w:rsidTr="005A69BA">
        <w:trPr>
          <w:trHeight w:val="603"/>
        </w:trPr>
        <w:tc>
          <w:tcPr>
            <w:tcW w:w="7371" w:type="dxa"/>
            <w:vAlign w:val="center"/>
          </w:tcPr>
          <w:p w14:paraId="40BD3F97" w14:textId="23305F21" w:rsidR="00F53CA7" w:rsidRPr="006321FF" w:rsidRDefault="007F305E" w:rsidP="005A69BA">
            <m:oMathPara>
              <m:oMath>
                <m:sSub>
                  <m:sSubPr>
                    <m:ctrlPr>
                      <w:rPr>
                        <w:rFonts w:ascii="Cambria Math" w:hAnsi="Cambria Math"/>
                        <w:i/>
                      </w:rPr>
                    </m:ctrlPr>
                  </m:sSubPr>
                  <m:e>
                    <m:r>
                      <m:rPr>
                        <m:sty m:val="b"/>
                      </m:rPr>
                      <w:rPr>
                        <w:rFonts w:ascii="Cambria Math" w:hAnsi="Cambria Math"/>
                      </w:rPr>
                      <m:t>J</m:t>
                    </m:r>
                  </m:e>
                  <m:sub>
                    <m:r>
                      <w:rPr>
                        <w:rFonts w:ascii="Cambria Math" w:eastAsiaTheme="minorEastAsia" w:hAnsi="Cambria Math"/>
                      </w:rPr>
                      <m:t>ϱ</m:t>
                    </m:r>
                  </m:sub>
                </m:sSub>
                <m: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f>
                          <m:fPr>
                            <m:ctrlPr>
                              <w:rPr>
                                <w:rFonts w:ascii="Cambria Math" w:hAnsi="Cambria Math"/>
                                <w:i/>
                              </w:rPr>
                            </m:ctrlPr>
                          </m:fPr>
                          <m:num>
                            <m:r>
                              <w:rPr>
                                <w:rFonts w:ascii="Cambria Math" w:hAnsi="Cambria Math"/>
                              </w:rPr>
                              <m:t>ℏ</m:t>
                            </m:r>
                          </m:num>
                          <m:den>
                            <m:r>
                              <w:rPr>
                                <w:rFonts w:ascii="Cambria Math" w:hAnsi="Cambria Math"/>
                              </w:rPr>
                              <m:t>im</m:t>
                            </m:r>
                          </m:den>
                        </m:f>
                        <m:r>
                          <m:rPr>
                            <m:sty m:val="p"/>
                          </m:rPr>
                          <w:rPr>
                            <w:rFonts w:ascii="Cambria Math" w:hAnsi="Cambria Math"/>
                          </w:rPr>
                          <m:t>∇-</m:t>
                        </m:r>
                        <m:f>
                          <m:fPr>
                            <m:ctrlPr>
                              <w:rPr>
                                <w:rFonts w:ascii="Cambria Math" w:hAnsi="Cambria Math"/>
                                <w:i/>
                              </w:rPr>
                            </m:ctrlPr>
                          </m:fPr>
                          <m:num>
                            <m:r>
                              <m:rPr>
                                <m:sty m:val="p"/>
                              </m:rPr>
                              <w:rPr>
                                <w:rFonts w:ascii="Cambria Math" w:hAnsi="Cambria Math"/>
                              </w:rPr>
                              <m:t>q</m:t>
                            </m:r>
                          </m:num>
                          <m:den>
                            <m:r>
                              <w:rPr>
                                <w:rFonts w:ascii="Cambria Math" w:hAnsi="Cambria Math"/>
                              </w:rPr>
                              <m:t>m</m:t>
                            </m:r>
                          </m:den>
                        </m:f>
                        <m:r>
                          <m:rPr>
                            <m:sty m:val="b"/>
                          </m:rPr>
                          <w:rPr>
                            <w:rFonts w:ascii="Cambria Math" w:hAnsi="Cambria Math"/>
                          </w:rPr>
                          <m:t>A</m:t>
                        </m:r>
                      </m:e>
                    </m:d>
                    <m:r>
                      <w:rPr>
                        <w:rFonts w:ascii="Cambria Math" w:hAnsi="Cambria Math"/>
                      </w:rPr>
                      <m:t>ψ</m:t>
                    </m:r>
                  </m:e>
                </m:d>
              </m:oMath>
            </m:oMathPara>
          </w:p>
        </w:tc>
        <w:tc>
          <w:tcPr>
            <w:tcW w:w="851" w:type="dxa"/>
            <w:vAlign w:val="center"/>
          </w:tcPr>
          <w:p w14:paraId="373D61F7" w14:textId="2320573D" w:rsidR="00F53CA7" w:rsidRDefault="00F53CA7" w:rsidP="005A69BA">
            <w:pPr>
              <w:jc w:val="center"/>
            </w:pPr>
            <w:ins w:id="149" w:author="Sasan Razmkhah" w:date="2021-08-29T20:22:00Z">
              <w:r>
                <w:t>(</w:t>
              </w:r>
            </w:ins>
            <w:r>
              <w:t>3.13</w:t>
            </w:r>
            <w:ins w:id="150" w:author="Sasan Razmkhah" w:date="2021-08-29T20:22:00Z">
              <w:r>
                <w:t>)</w:t>
              </w:r>
            </w:ins>
          </w:p>
        </w:tc>
      </w:tr>
    </w:tbl>
    <w:p w14:paraId="6BFC78B0" w14:textId="77777777" w:rsidR="00DC231F" w:rsidRDefault="00F53CA7" w:rsidP="00D77DFC">
      <w:pPr>
        <w:pStyle w:val="GOVDE"/>
      </w:pPr>
      <w:r>
        <w:t>Eşitlik 3.13, eşitlik 3.12b’de elde ettiğimiz ifadenin m</w:t>
      </w:r>
      <w:r w:rsidR="009E457B">
        <w:t>a</w:t>
      </w:r>
      <w:r>
        <w:t>tematiksel formundan faydalanılarak yazılmıştır.</w:t>
      </w:r>
      <w:r w:rsidR="00DC231F">
        <w:t xml:space="preserve"> İfade 3.12’de elde ettiğimiz dalga fonksiyonu için aşağıdaki gibi bir çözüm önerisinde bulunabiliriz</w:t>
      </w:r>
      <w:commentRangeStart w:id="151"/>
      <w:commentRangeStart w:id="152"/>
      <w:commentRangeStart w:id="153"/>
      <w:r w:rsidR="00DC231F">
        <w:t>:</w:t>
      </w:r>
      <w:commentRangeEnd w:id="151"/>
      <w:r w:rsidR="00F7358B">
        <w:rPr>
          <w:rStyle w:val="CommentReference"/>
          <w:rFonts w:eastAsia="Times New Roman"/>
        </w:rPr>
        <w:commentReference w:id="151"/>
      </w:r>
      <w:commentRangeEnd w:id="152"/>
      <w:r w:rsidR="00594556">
        <w:rPr>
          <w:rStyle w:val="CommentReference"/>
          <w:rFonts w:eastAsia="Times New Roman"/>
        </w:rPr>
        <w:commentReference w:id="152"/>
      </w:r>
      <w:commentRangeEnd w:id="153"/>
      <w:r w:rsidR="00D1578C">
        <w:rPr>
          <w:rStyle w:val="CommentReference"/>
          <w:rFonts w:eastAsia="Times New Roman"/>
        </w:rPr>
        <w:commentReference w:id="153"/>
      </w:r>
    </w:p>
    <w:tbl>
      <w:tblPr>
        <w:tblStyle w:val="TableGrid"/>
        <w:tblW w:w="8222" w:type="dxa"/>
        <w:tblInd w:w="108" w:type="dxa"/>
        <w:tblLook w:val="04A0" w:firstRow="1" w:lastRow="0" w:firstColumn="1" w:lastColumn="0" w:noHBand="0" w:noVBand="1"/>
      </w:tblPr>
      <w:tblGrid>
        <w:gridCol w:w="7371"/>
        <w:gridCol w:w="851"/>
      </w:tblGrid>
      <w:tr w:rsidR="00DC231F" w14:paraId="5865B7D2" w14:textId="77777777" w:rsidTr="00B340D1">
        <w:trPr>
          <w:trHeight w:val="603"/>
        </w:trPr>
        <w:tc>
          <w:tcPr>
            <w:tcW w:w="7371" w:type="dxa"/>
            <w:vAlign w:val="center"/>
          </w:tcPr>
          <w:p w14:paraId="150DF93E" w14:textId="39437B1D" w:rsidR="00DC231F" w:rsidRPr="006321FF" w:rsidRDefault="00EB6E8E" w:rsidP="00B340D1">
            <m:oMathPara>
              <m:oMath>
                <m:r>
                  <w:rPr>
                    <w:rFonts w:ascii="Cambria Math" w:hAnsi="Cambria Math"/>
                  </w:rPr>
                  <m:t>ψ(</m:t>
                </m:r>
                <m:r>
                  <m:rPr>
                    <m:sty m:val="b"/>
                  </m:rPr>
                  <w:rPr>
                    <w:rFonts w:ascii="Cambria Math" w:hAnsi="Cambria Math"/>
                  </w:rPr>
                  <m:t>r</m:t>
                </m:r>
                <m:r>
                  <w:rPr>
                    <w:rFonts w:ascii="Cambria Math" w:hAnsi="Cambria Math"/>
                  </w:rPr>
                  <m:t>,t)</m:t>
                </m:r>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ra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r>
                      <m:rPr>
                        <m:sty m:val="b"/>
                      </m:rPr>
                      <w:rPr>
                        <w:rFonts w:ascii="Cambria Math" w:hAnsi="Cambria Math"/>
                      </w:rPr>
                      <m:t>r</m:t>
                    </m:r>
                    <m:r>
                      <w:rPr>
                        <w:rFonts w:ascii="Cambria Math" w:hAnsi="Cambria Math"/>
                      </w:rPr>
                      <m:t>,t</m:t>
                    </m:r>
                    <m:r>
                      <w:rPr>
                        <w:rFonts w:ascii="Cambria Math" w:eastAsiaTheme="minorEastAsia" w:hAnsi="Cambria Math"/>
                      </w:rPr>
                      <m:t>)</m:t>
                    </m:r>
                  </m:sup>
                </m:sSup>
              </m:oMath>
            </m:oMathPara>
          </w:p>
        </w:tc>
        <w:tc>
          <w:tcPr>
            <w:tcW w:w="851" w:type="dxa"/>
            <w:vAlign w:val="center"/>
          </w:tcPr>
          <w:p w14:paraId="541F8608" w14:textId="16B84296" w:rsidR="00DC231F" w:rsidRDefault="00DC231F" w:rsidP="00B340D1">
            <w:pPr>
              <w:jc w:val="center"/>
            </w:pPr>
            <w:ins w:id="154" w:author="Sasan Razmkhah" w:date="2021-08-29T20:22:00Z">
              <w:r>
                <w:t>(</w:t>
              </w:r>
            </w:ins>
            <w:r>
              <w:t>3.1</w:t>
            </w:r>
            <w:r w:rsidR="00F7358B">
              <w:t>4</w:t>
            </w:r>
            <w:ins w:id="155" w:author="Sasan Razmkhah" w:date="2021-08-29T20:22:00Z">
              <w:r>
                <w:t>)</w:t>
              </w:r>
            </w:ins>
          </w:p>
        </w:tc>
      </w:tr>
    </w:tbl>
    <w:p w14:paraId="76576E91" w14:textId="06B13E2B" w:rsidR="00202D67" w:rsidRDefault="00F7358B" w:rsidP="00D77DFC">
      <w:pPr>
        <w:pStyle w:val="GOVDE"/>
      </w:pPr>
      <w:r>
        <w:t xml:space="preserve">Yukarıdaki ifade </w:t>
      </w:r>
      <w:proofErr w:type="spellStart"/>
      <w:r>
        <w:t>Schrödinger</w:t>
      </w:r>
      <w:proofErr w:type="spellEnd"/>
      <w:r>
        <w:t xml:space="preserve"> denklemine çözüm önerisi olarak ifade edildiği için ele aldığımız parçacık yani süperiletkende bulunan </w:t>
      </w:r>
      <w:commentRangeStart w:id="156"/>
      <w:commentRangeStart w:id="157"/>
      <w:r>
        <w:t xml:space="preserve">taşıyıcı yük </w:t>
      </w:r>
      <w:commentRangeEnd w:id="156"/>
      <w:r>
        <w:rPr>
          <w:rStyle w:val="CommentReference"/>
          <w:rFonts w:eastAsia="Times New Roman"/>
        </w:rPr>
        <w:commentReference w:id="156"/>
      </w:r>
      <w:commentRangeEnd w:id="157"/>
      <w:r w:rsidR="00594556">
        <w:rPr>
          <w:rStyle w:val="CommentReference"/>
          <w:rFonts w:eastAsia="Times New Roman"/>
        </w:rPr>
        <w:commentReference w:id="157"/>
      </w:r>
      <w:r>
        <w:t xml:space="preserve">için dalga </w:t>
      </w:r>
      <w:proofErr w:type="spellStart"/>
      <w:r>
        <w:t>fonsiyonunu</w:t>
      </w:r>
      <w:proofErr w:type="spellEnd"/>
      <w:r>
        <w:t xml:space="preserve"> temsil etmektedir. </w:t>
      </w:r>
      <w:r w:rsidR="00034635">
        <w:t xml:space="preserve">Dalga fonksiyonunda bulunan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oMath>
      <w:r w:rsidR="00034635">
        <w:t xml:space="preserve"> ifadesi süperiletkende </w:t>
      </w:r>
      <w:r w:rsidR="00034635">
        <w:lastRenderedPageBreak/>
        <w:t>bulunan taşıyıcı yüklerin yoğunluğunu ifade etmektedir.</w:t>
      </w:r>
      <w:r w:rsidR="00202D67">
        <w:t xml:space="preserve"> </w:t>
      </w:r>
      <m:oMath>
        <m:r>
          <w:rPr>
            <w:rFonts w:ascii="Cambria Math" w:eastAsiaTheme="minorEastAsia" w:hAnsi="Cambria Math"/>
          </w:rPr>
          <m:t>φ(</m:t>
        </m:r>
        <m:r>
          <m:rPr>
            <m:sty m:val="b"/>
          </m:rPr>
          <w:rPr>
            <w:rFonts w:ascii="Cambria Math" w:hAnsi="Cambria Math"/>
          </w:rPr>
          <m:t>r</m:t>
        </m:r>
        <m:r>
          <w:rPr>
            <w:rFonts w:ascii="Cambria Math" w:hAnsi="Cambria Math"/>
          </w:rPr>
          <m:t>,t</m:t>
        </m:r>
        <m:r>
          <w:rPr>
            <w:rFonts w:ascii="Cambria Math" w:eastAsiaTheme="minorEastAsia" w:hAnsi="Cambria Math"/>
          </w:rPr>
          <m:t>)</m:t>
        </m:r>
      </m:oMath>
      <w:r w:rsidR="00202D67">
        <w:t xml:space="preserve"> ifadesi ise dalga fonksiyonunun fazını ifade etmektedir. Taşıyıcı yük yoğunluğunun süperiletken malzeme boyunca konuma bağlı olarak değişmediğini varsayarak denklem 3.13’te bulunan ifadeyi aşağıdaki gibi yazabiliriz:</w:t>
      </w:r>
    </w:p>
    <w:tbl>
      <w:tblPr>
        <w:tblStyle w:val="TableGrid"/>
        <w:tblW w:w="8222" w:type="dxa"/>
        <w:tblInd w:w="108" w:type="dxa"/>
        <w:tblLook w:val="04A0" w:firstRow="1" w:lastRow="0" w:firstColumn="1" w:lastColumn="0" w:noHBand="0" w:noVBand="1"/>
      </w:tblPr>
      <w:tblGrid>
        <w:gridCol w:w="7371"/>
        <w:gridCol w:w="851"/>
      </w:tblGrid>
      <w:tr w:rsidR="00202D67" w14:paraId="1FFC4E86" w14:textId="77777777" w:rsidTr="00B340D1">
        <w:trPr>
          <w:trHeight w:val="603"/>
        </w:trPr>
        <w:tc>
          <w:tcPr>
            <w:tcW w:w="7371" w:type="dxa"/>
            <w:vAlign w:val="center"/>
          </w:tcPr>
          <w:p w14:paraId="1339A318" w14:textId="0C8DA1B1" w:rsidR="00202D67" w:rsidRPr="006321FF" w:rsidRDefault="007F305E" w:rsidP="00B340D1">
            <m:oMathPara>
              <m:oMath>
                <m:sSub>
                  <m:sSubPr>
                    <m:ctrlPr>
                      <w:rPr>
                        <w:rFonts w:ascii="Cambria Math" w:hAnsi="Cambria Math"/>
                        <w:i/>
                      </w:rPr>
                    </m:ctrlPr>
                  </m:sSubPr>
                  <m:e>
                    <m:r>
                      <m:rPr>
                        <m:sty m:val="b"/>
                      </m:rPr>
                      <w:rPr>
                        <w:rFonts w:ascii="Cambria Math" w:hAnsi="Cambria Math"/>
                      </w:rPr>
                      <m:t>J</m:t>
                    </m:r>
                  </m:e>
                  <m:sub>
                    <m:r>
                      <w:rPr>
                        <w:rFonts w:ascii="Cambria Math" w:eastAsiaTheme="minorEastAsia" w:hAnsi="Cambria Math"/>
                      </w:rPr>
                      <m:t>s</m:t>
                    </m:r>
                  </m:sub>
                </m:sSub>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r>
                      <m:rPr>
                        <m:sty m:val="bi"/>
                      </m:rPr>
                      <w:rPr>
                        <w:rFonts w:ascii="Cambria Math" w:hAnsi="Cambria Math"/>
                      </w:rPr>
                      <m:t>r</m:t>
                    </m:r>
                    <m:r>
                      <w:rPr>
                        <w:rFonts w:ascii="Cambria Math" w:hAnsi="Cambria Math"/>
                      </w:rPr>
                      <m:t>,t)</m:t>
                    </m:r>
                  </m:num>
                  <m:den>
                    <m:sSup>
                      <m:sSupPr>
                        <m:ctrlPr>
                          <w:rPr>
                            <w:rFonts w:ascii="Cambria Math" w:hAnsi="Cambria Math"/>
                            <w:i/>
                          </w:rPr>
                        </m:ctrlPr>
                      </m:sSupPr>
                      <m:e>
                        <m:r>
                          <w:rPr>
                            <w:rFonts w:ascii="Cambria Math" w:hAnsi="Cambria Math"/>
                          </w:rPr>
                          <m:t>m</m:t>
                        </m:r>
                      </m:e>
                      <m:sup>
                        <m:r>
                          <w:rPr>
                            <w:rFonts w:ascii="Cambria Math" w:hAnsi="Cambria Math"/>
                          </w:rPr>
                          <m:t>*</m:t>
                        </m:r>
                      </m:sup>
                    </m:sSup>
                  </m:den>
                </m:f>
                <m:d>
                  <m:dPr>
                    <m:begChr m:val="{"/>
                    <m:endChr m:val="}"/>
                    <m:ctrlPr>
                      <w:rPr>
                        <w:rFonts w:ascii="Cambria Math" w:eastAsiaTheme="minorEastAsia" w:hAnsi="Cambria Math"/>
                        <w:i/>
                      </w:rPr>
                    </m:ctrlPr>
                  </m:dPr>
                  <m:e>
                    <m:r>
                      <w:rPr>
                        <w:rFonts w:ascii="Cambria Math" w:hAnsi="Cambria Math"/>
                      </w:rPr>
                      <m:t>ℏ</m:t>
                    </m:r>
                    <m:r>
                      <m:rPr>
                        <m:sty m:val="p"/>
                      </m:rPr>
                      <w:rPr>
                        <w:rFonts w:ascii="Cambria Math" w:hAnsi="Cambria Math"/>
                      </w:rPr>
                      <m:t>∇</m:t>
                    </m:r>
                    <m:r>
                      <w:rPr>
                        <w:rFonts w:ascii="Cambria Math" w:hAnsi="Cambria Math"/>
                      </w:rPr>
                      <m:t>φ(</m:t>
                    </m:r>
                    <m:r>
                      <m:rPr>
                        <m:sty m:val="bi"/>
                      </m:rPr>
                      <w:rPr>
                        <w:rFonts w:ascii="Cambria Math" w:hAnsi="Cambria Math"/>
                      </w:rPr>
                      <m:t>r</m:t>
                    </m:r>
                    <m:r>
                      <w:rPr>
                        <w:rFonts w:ascii="Cambria Math" w:hAnsi="Cambria Math"/>
                      </w:rPr>
                      <m:t>,t)</m:t>
                    </m:r>
                    <m:r>
                      <m:rPr>
                        <m:sty m:val="p"/>
                      </m:rP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m:rPr>
                        <m:sty m:val="b"/>
                      </m:rPr>
                      <w:rPr>
                        <w:rFonts w:ascii="Cambria Math" w:hAnsi="Cambria Math"/>
                      </w:rPr>
                      <m:t>A</m:t>
                    </m:r>
                    <m:r>
                      <w:rPr>
                        <w:rFonts w:ascii="Cambria Math" w:hAnsi="Cambria Math"/>
                      </w:rPr>
                      <m:t>(</m:t>
                    </m:r>
                    <m:r>
                      <m:rPr>
                        <m:sty m:val="bi"/>
                      </m:rPr>
                      <w:rPr>
                        <w:rFonts w:ascii="Cambria Math" w:hAnsi="Cambria Math"/>
                      </w:rPr>
                      <m:t>r</m:t>
                    </m:r>
                    <m:r>
                      <w:rPr>
                        <w:rFonts w:ascii="Cambria Math" w:hAnsi="Cambria Math"/>
                      </w:rPr>
                      <m:t>,t)</m:t>
                    </m:r>
                  </m:e>
                </m:d>
              </m:oMath>
            </m:oMathPara>
          </w:p>
        </w:tc>
        <w:tc>
          <w:tcPr>
            <w:tcW w:w="851" w:type="dxa"/>
            <w:vAlign w:val="center"/>
          </w:tcPr>
          <w:p w14:paraId="25329148" w14:textId="7CD1BAAA" w:rsidR="00202D67" w:rsidRDefault="00202D67" w:rsidP="00B340D1">
            <w:pPr>
              <w:jc w:val="center"/>
            </w:pPr>
            <w:ins w:id="158" w:author="Sasan Razmkhah" w:date="2021-08-29T20:22:00Z">
              <w:r>
                <w:t>(</w:t>
              </w:r>
            </w:ins>
            <w:r>
              <w:t>3.1</w:t>
            </w:r>
            <w:r w:rsidR="00594556">
              <w:t>5</w:t>
            </w:r>
            <w:ins w:id="159" w:author="Sasan Razmkhah" w:date="2021-08-29T20:22:00Z">
              <w:r>
                <w:t>)</w:t>
              </w:r>
            </w:ins>
          </w:p>
        </w:tc>
      </w:tr>
    </w:tbl>
    <w:p w14:paraId="2F2941A7" w14:textId="0012BB6F" w:rsidR="00486C03" w:rsidRDefault="00DC231F" w:rsidP="00D77DFC">
      <w:pPr>
        <w:pStyle w:val="GOVDE"/>
      </w:pPr>
      <w:r>
        <w:t>Yu</w:t>
      </w:r>
      <w:r w:rsidR="00594556">
        <w:t>k</w:t>
      </w:r>
      <w:r>
        <w:t>arıda elde etmiş olduğumuz ifade akım yoğunluğu olasılığını temsil ettiği için olasılık boyutundadır. Fiziksel olarak doğrudan akım yoğunluğunu ifade ettiğini söyleyemeyiz.</w:t>
      </w:r>
      <w:r w:rsidR="00594556">
        <w:t xml:space="preserve"> Bu ifadenin bir süperiletken için akım yoğunluğunu ifade edebilmesi için aşağıdaki gibi yük ile çarpılması gerekmekted</w:t>
      </w:r>
      <w:commentRangeStart w:id="160"/>
      <w:r w:rsidR="00594556">
        <w:t>ir:</w:t>
      </w:r>
      <w:commentRangeEnd w:id="160"/>
      <w:r w:rsidR="00F003D5">
        <w:rPr>
          <w:rStyle w:val="CommentReference"/>
          <w:rFonts w:eastAsia="Times New Roman"/>
        </w:rPr>
        <w:commentReference w:id="160"/>
      </w:r>
    </w:p>
    <w:tbl>
      <w:tblPr>
        <w:tblStyle w:val="TableGrid"/>
        <w:tblW w:w="8222" w:type="dxa"/>
        <w:tblInd w:w="108" w:type="dxa"/>
        <w:tblLook w:val="04A0" w:firstRow="1" w:lastRow="0" w:firstColumn="1" w:lastColumn="0" w:noHBand="0" w:noVBand="1"/>
      </w:tblPr>
      <w:tblGrid>
        <w:gridCol w:w="7371"/>
        <w:gridCol w:w="851"/>
      </w:tblGrid>
      <w:tr w:rsidR="00594556" w14:paraId="721EC20B" w14:textId="77777777" w:rsidTr="00B340D1">
        <w:trPr>
          <w:trHeight w:val="603"/>
        </w:trPr>
        <w:tc>
          <w:tcPr>
            <w:tcW w:w="7371" w:type="dxa"/>
            <w:vAlign w:val="center"/>
          </w:tcPr>
          <w:p w14:paraId="55C8CD9E" w14:textId="4EB84088" w:rsidR="00594556" w:rsidRPr="006321FF" w:rsidRDefault="007F305E" w:rsidP="00B340D1">
            <m:oMathPara>
              <m:oMath>
                <m:sSub>
                  <m:sSubPr>
                    <m:ctrlPr>
                      <w:rPr>
                        <w:rFonts w:ascii="Cambria Math" w:hAnsi="Cambria Math"/>
                        <w:i/>
                      </w:rPr>
                    </m:ctrlPr>
                  </m:sSubPr>
                  <m:e>
                    <m:r>
                      <m:rPr>
                        <m:sty m:val="b"/>
                      </m:rPr>
                      <w:rPr>
                        <w:rFonts w:ascii="Cambria Math" w:hAnsi="Cambria Math"/>
                      </w:rPr>
                      <m:t>J</m:t>
                    </m:r>
                  </m:e>
                  <m:sub>
                    <m:r>
                      <w:rPr>
                        <w:rFonts w:ascii="Cambria Math" w:eastAsiaTheme="minorEastAsia" w:hAnsi="Cambria Math"/>
                      </w:rPr>
                      <m:t>s</m:t>
                    </m:r>
                  </m:sub>
                </m:sSub>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m:t>
                        </m:r>
                      </m:sup>
                    </m:sSup>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r>
                      <m:rPr>
                        <m:sty m:val="bi"/>
                      </m:rPr>
                      <w:rPr>
                        <w:rFonts w:ascii="Cambria Math" w:hAnsi="Cambria Math"/>
                      </w:rPr>
                      <m:t>r</m:t>
                    </m:r>
                    <m:r>
                      <w:rPr>
                        <w:rFonts w:ascii="Cambria Math" w:hAnsi="Cambria Math"/>
                      </w:rPr>
                      <m:t>,t)</m:t>
                    </m:r>
                  </m:num>
                  <m:den>
                    <m:sSup>
                      <m:sSupPr>
                        <m:ctrlPr>
                          <w:rPr>
                            <w:rFonts w:ascii="Cambria Math" w:hAnsi="Cambria Math"/>
                            <w:i/>
                          </w:rPr>
                        </m:ctrlPr>
                      </m:sSupPr>
                      <m:e>
                        <m:r>
                          <w:rPr>
                            <w:rFonts w:ascii="Cambria Math" w:hAnsi="Cambria Math"/>
                          </w:rPr>
                          <m:t>m</m:t>
                        </m:r>
                      </m:e>
                      <m:sup>
                        <m:r>
                          <w:rPr>
                            <w:rFonts w:ascii="Cambria Math" w:hAnsi="Cambria Math"/>
                          </w:rPr>
                          <m:t>*</m:t>
                        </m:r>
                      </m:sup>
                    </m:sSup>
                  </m:den>
                </m:f>
                <m:d>
                  <m:dPr>
                    <m:begChr m:val="{"/>
                    <m:endChr m:val="}"/>
                    <m:ctrlPr>
                      <w:rPr>
                        <w:rFonts w:ascii="Cambria Math" w:eastAsiaTheme="minorEastAsia" w:hAnsi="Cambria Math"/>
                        <w:i/>
                      </w:rPr>
                    </m:ctrlPr>
                  </m:dPr>
                  <m:e>
                    <m:r>
                      <w:rPr>
                        <w:rFonts w:ascii="Cambria Math" w:hAnsi="Cambria Math"/>
                      </w:rPr>
                      <m:t>ℏ</m:t>
                    </m:r>
                    <m:r>
                      <m:rPr>
                        <m:sty m:val="p"/>
                      </m:rPr>
                      <w:rPr>
                        <w:rFonts w:ascii="Cambria Math" w:hAnsi="Cambria Math"/>
                      </w:rPr>
                      <m:t>∇</m:t>
                    </m:r>
                    <m:r>
                      <w:rPr>
                        <w:rFonts w:ascii="Cambria Math" w:hAnsi="Cambria Math"/>
                      </w:rPr>
                      <m:t>φ(</m:t>
                    </m:r>
                    <m:r>
                      <m:rPr>
                        <m:sty m:val="bi"/>
                      </m:rPr>
                      <w:rPr>
                        <w:rFonts w:ascii="Cambria Math" w:hAnsi="Cambria Math"/>
                      </w:rPr>
                      <m:t>r</m:t>
                    </m:r>
                    <m:r>
                      <w:rPr>
                        <w:rFonts w:ascii="Cambria Math" w:hAnsi="Cambria Math"/>
                      </w:rPr>
                      <m:t>,t)</m:t>
                    </m:r>
                    <m:r>
                      <m:rPr>
                        <m:sty m:val="p"/>
                      </m:rP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m:rPr>
                        <m:sty m:val="b"/>
                      </m:rPr>
                      <w:rPr>
                        <w:rFonts w:ascii="Cambria Math" w:hAnsi="Cambria Math"/>
                      </w:rPr>
                      <m:t>A</m:t>
                    </m:r>
                    <m:r>
                      <w:rPr>
                        <w:rFonts w:ascii="Cambria Math" w:hAnsi="Cambria Math"/>
                      </w:rPr>
                      <m:t>(</m:t>
                    </m:r>
                    <m:r>
                      <m:rPr>
                        <m:sty m:val="bi"/>
                      </m:rPr>
                      <w:rPr>
                        <w:rFonts w:ascii="Cambria Math" w:hAnsi="Cambria Math"/>
                      </w:rPr>
                      <m:t>r</m:t>
                    </m:r>
                    <m:r>
                      <w:rPr>
                        <w:rFonts w:ascii="Cambria Math" w:hAnsi="Cambria Math"/>
                      </w:rPr>
                      <m:t>,t)</m:t>
                    </m:r>
                  </m:e>
                </m:d>
              </m:oMath>
            </m:oMathPara>
          </w:p>
        </w:tc>
        <w:tc>
          <w:tcPr>
            <w:tcW w:w="851" w:type="dxa"/>
            <w:vAlign w:val="center"/>
          </w:tcPr>
          <w:p w14:paraId="13850BB4" w14:textId="4AF94FDF" w:rsidR="00594556" w:rsidRDefault="00594556" w:rsidP="00B340D1">
            <w:pPr>
              <w:jc w:val="center"/>
            </w:pPr>
            <w:ins w:id="161" w:author="Sasan Razmkhah" w:date="2021-08-29T20:22:00Z">
              <w:r>
                <w:t>(</w:t>
              </w:r>
            </w:ins>
            <w:r>
              <w:t>3.16</w:t>
            </w:r>
            <w:ins w:id="162" w:author="Sasan Razmkhah" w:date="2021-08-29T20:22:00Z">
              <w:r>
                <w:t>)</w:t>
              </w:r>
            </w:ins>
          </w:p>
        </w:tc>
      </w:tr>
    </w:tbl>
    <w:p w14:paraId="69AD343D" w14:textId="4B7613F4" w:rsidR="00594556" w:rsidRDefault="00594556" w:rsidP="00D77DFC">
      <w:pPr>
        <w:pStyle w:val="GOVDE"/>
      </w:pPr>
      <w:r>
        <w:t xml:space="preserve">Yukarıdaki ifade fiziksel olarak bir süperiletken için akım yoğunluğunu ifade etmektedir.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süperiletken için taşıyıcı yük değerini ve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süperiletkende bulunan taşıyıcı yükün kütlesini ifade etmektedir. </w:t>
      </w:r>
      <w:r w:rsidR="00A374E0">
        <w:t>Asteriks, süperiletken için söz konusu olan bu taşıyıcı yükün elektron ve hol gibi parçacıklardan farklı olduğunu ifade etmek için kullanılmıştır.</w:t>
      </w:r>
    </w:p>
    <w:p w14:paraId="7B8C3187" w14:textId="647072E6" w:rsidR="000C2E22" w:rsidRDefault="007C5E1C" w:rsidP="000C2E22">
      <w:pPr>
        <w:pStyle w:val="BASLIK2"/>
        <w:rPr>
          <w:bCs/>
        </w:rPr>
      </w:pPr>
      <w:r>
        <w:rPr>
          <w:bCs/>
        </w:rPr>
        <w:t>Josephson Eklemi</w:t>
      </w:r>
    </w:p>
    <w:p w14:paraId="09C213D6" w14:textId="287AD40F" w:rsidR="00945073" w:rsidRDefault="00845B3D" w:rsidP="00945073">
      <w:pPr>
        <w:pStyle w:val="GOVDE"/>
      </w:pPr>
      <w:bookmarkStart w:id="163" w:name="_Hlk107429403"/>
      <w:r w:rsidRPr="00945073">
        <w:t xml:space="preserve">Bölüm 3.3’te </w:t>
      </w:r>
      <w:r w:rsidR="00945073" w:rsidRPr="00945073">
        <w:t xml:space="preserve">Süperiletkenler için söz konusu olan taşıyıcı yükler yani cooper çiftleri için Schrodinger denklemi ve akım yoğunluğu ifadesi fiziksel olarak ele </w:t>
      </w:r>
      <w:proofErr w:type="spellStart"/>
      <w:r w:rsidR="00945073" w:rsidRPr="00945073">
        <w:t>alınmştır</w:t>
      </w:r>
      <w:proofErr w:type="spellEnd"/>
      <w:r w:rsidR="00945073" w:rsidRPr="00945073">
        <w:t>.</w:t>
      </w:r>
      <w:r w:rsidR="00945073">
        <w:t xml:space="preserve"> Bu kısımda Josephson eklemi</w:t>
      </w:r>
      <w:r w:rsidR="00167DFA">
        <w:t xml:space="preserve"> boyunca oluşan akım yoğunluğu ifadesi türetilerek DC ve AC Josephson etkisi ele alınacaktır.</w:t>
      </w:r>
    </w:p>
    <w:bookmarkEnd w:id="163"/>
    <w:p w14:paraId="518D38CC" w14:textId="7C51BC8F" w:rsidR="000C2E22" w:rsidRDefault="000C2E22" w:rsidP="00945073">
      <w:pPr>
        <w:pStyle w:val="GOVDE"/>
      </w:pPr>
      <w:r w:rsidRPr="00945073">
        <w:t>Birbirlerine makroskobik mesafede bulunan S</w:t>
      </w:r>
      <w:r w:rsidRPr="00733BEA">
        <w:rPr>
          <w:vertAlign w:val="subscript"/>
        </w:rPr>
        <w:t>L</w:t>
      </w:r>
      <w:r w:rsidRPr="00945073">
        <w:t xml:space="preserve"> ve S</w:t>
      </w:r>
      <w:r w:rsidRPr="00733BEA">
        <w:rPr>
          <w:vertAlign w:val="subscript"/>
        </w:rPr>
        <w:t>R</w:t>
      </w:r>
      <w:r w:rsidRPr="00945073">
        <w:t xml:space="preserve"> olarak adlandırılan, iki süperiletkeni göz önüne alacak olursak (Josephson eklemi), bu iki </w:t>
      </w:r>
      <w:commentRangeStart w:id="164"/>
      <w:r w:rsidRPr="00945073">
        <w:t>süperiletkeni ifade eden dalga fonksiyonunun fazının birbirlerinden bağımsız olması beklenmektedir</w:t>
      </w:r>
      <w:commentRangeEnd w:id="164"/>
      <w:r w:rsidR="00733BEA">
        <w:rPr>
          <w:rStyle w:val="CommentReference"/>
          <w:rFonts w:eastAsia="Times New Roman"/>
        </w:rPr>
        <w:commentReference w:id="164"/>
      </w:r>
      <w:r w:rsidRPr="00945073">
        <w:t>.</w:t>
      </w:r>
      <w:r w:rsidR="00BF0056" w:rsidRPr="00945073">
        <w:fldChar w:fldCharType="begin"/>
      </w:r>
      <w:r w:rsidR="00BF0056" w:rsidRPr="00945073">
        <w:instrText xml:space="preserve"> ADDIN ZOTERO_ITEM CSL_CITATION {"citationID":"sLpZggY8","properties":{"formattedCitation":"[21], [22]","plainCitation":"[21], [22]","noteIndex":0},"citationItems":[{"id":108,"uris":["http://zotero.org/groups/2780715/items/HYLKJ9H9"],"itemData":{"id":108,"type":"book","abstract":"Superconductivity, 2E is an encyclopedic treatment of all aspects of the subject, from classic materials to fullerenes. Emphasis is on balanced coverage, with a comprehensive reference list and significant graphicsfrom all areas of the published literature. Widely used theoretical approaches are explained in detail. Topics of special interest include high temperature superconductors, spectroscopy, critical states, transport properties, and tunneling. This book covers the whole field of superconductivity from both the theoretical and the experimental point of view. - Comprehensive coverage of the field of superconductivity - Very up-to date on magnetic properties, fluxons, anisotropies, etc. - Over 2500 references to the literature - Long lists of data on the various types of superconductors.","ISBN":"978-0-08-055048-0","language":"English","note":"OCLC: 969020158","publisher":"Elsevier Science","source":"Open WorldCat","title":"Superconductivity.","URL":"http://www.totalboox.com/book/id-6330937135970965228","author":[{"literal":"Jr"},{"literal":"Charles P"},{"literal":"Horacio A. Farach"},{"literal":"Richard J. Creswick"},{"literal":"TotalBoox"},{"literal":"TBX"}],"accessed":{"date-parts":[["2021",9,1]]},"issued":{"date-parts":[["2010"]]}}},{"id":111,"uris":["http://zotero.org/groups/2780715/items/C69KJRKQ"],"itemData":{"id":111,"type":"book","collection-title":"Dover books on physics","edition":"2 ed","event-place":"Mineola, NY","ISBN":"978-0-486-43503-9","language":"eng","number-of-pages":"454","publisher":"Dover Publ","publisher-place":"Mineola, NY","source":"K10plus ISBN","title":"Introduction to superconductivity","author":[{"family":"Tinkham","given":"Michael"}],"issued":{"date-parts":[["2015"]]}}}],"schema":"https://github.com/citation-style-language/schema/raw/master/csl-citation.json"} </w:instrText>
      </w:r>
      <w:r w:rsidR="00BF0056" w:rsidRPr="00945073">
        <w:fldChar w:fldCharType="separate"/>
      </w:r>
      <w:r w:rsidR="00BF0056" w:rsidRPr="00945073">
        <w:t>[21], [22]</w:t>
      </w:r>
      <w:r w:rsidR="00BF0056" w:rsidRPr="00945073">
        <w:fldChar w:fldCharType="end"/>
      </w:r>
      <w:r w:rsidR="00BF0056" w:rsidRPr="00945073">
        <w:t xml:space="preserve"> Ancak iki süperiletken çift birbirlerine Å mertebesinde yaklaştırılırsa tünelleme gibi kuantum mekaniksel durumlar söz konusu olabilir.</w:t>
      </w:r>
      <w:r w:rsidR="00845B3D" w:rsidRPr="00945073">
        <w:t xml:space="preserve"> Süperiletken malzemeler için bir önceki bölümde dalga fonksiyonunu ve Schrodinger dalga denklemini ifade ettiğimiz Cooper çifti olarak adlandırılan taşıyıcı yükler söz konusudur. Bu parçacıklar ilgili durumda </w:t>
      </w:r>
      <w:proofErr w:type="spellStart"/>
      <w:r w:rsidR="00845B3D" w:rsidRPr="00945073">
        <w:t>tünellemeye</w:t>
      </w:r>
      <w:proofErr w:type="spellEnd"/>
      <w:r w:rsidR="00845B3D" w:rsidRPr="00945073">
        <w:t xml:space="preserve"> maruz kalabilir. </w:t>
      </w:r>
      <w:r w:rsidR="00733BEA">
        <w:t xml:space="preserve">İki süperiletken arasında meydana gelen tünelleme durumuna Josephson tünellemesi ismi verilmiştir. Tünelleme yani Josephson eklemi durumunda </w:t>
      </w:r>
      <w:r w:rsidR="00733BEA" w:rsidRPr="00945073">
        <w:t>S</w:t>
      </w:r>
      <w:r w:rsidR="00733BEA" w:rsidRPr="00733BEA">
        <w:rPr>
          <w:vertAlign w:val="subscript"/>
        </w:rPr>
        <w:t>L</w:t>
      </w:r>
      <w:r w:rsidR="00733BEA" w:rsidRPr="00945073">
        <w:t xml:space="preserve"> ve S</w:t>
      </w:r>
      <w:r w:rsidR="00733BEA" w:rsidRPr="00733BEA">
        <w:rPr>
          <w:vertAlign w:val="subscript"/>
        </w:rPr>
        <w:t>R</w:t>
      </w:r>
      <w:r w:rsidR="00733BEA">
        <w:rPr>
          <w:vertAlign w:val="subscript"/>
        </w:rPr>
        <w:t xml:space="preserve"> </w:t>
      </w:r>
      <w:r w:rsidR="00733BEA">
        <w:t xml:space="preserve">olarak </w:t>
      </w:r>
      <w:commentRangeStart w:id="165"/>
      <w:r w:rsidR="00733BEA">
        <w:lastRenderedPageBreak/>
        <w:t xml:space="preserve">adlandırdığımız </w:t>
      </w:r>
      <w:proofErr w:type="spellStart"/>
      <w:r w:rsidR="00733BEA">
        <w:t>süperieltkenleri</w:t>
      </w:r>
      <w:proofErr w:type="spellEnd"/>
      <w:r w:rsidR="00733BEA">
        <w:t xml:space="preserve"> temsil eden dalga fonksiyonu birbirinden bağımsız </w:t>
      </w:r>
      <w:proofErr w:type="spellStart"/>
      <w:r w:rsidR="00733BEA">
        <w:t>olmayacaktır.</w:t>
      </w:r>
      <w:commentRangeEnd w:id="165"/>
      <w:r w:rsidR="00733BEA">
        <w:rPr>
          <w:rStyle w:val="CommentReference"/>
          <w:rFonts w:eastAsia="Times New Roman"/>
        </w:rPr>
        <w:commentReference w:id="165"/>
      </w:r>
      <w:r w:rsidR="00385D69">
        <w:t>Gerçekleşen</w:t>
      </w:r>
      <w:proofErr w:type="spellEnd"/>
      <w:r w:rsidR="00385D69">
        <w:t xml:space="preserve"> tünelleme dolayısıyla, aralarında mesafe bulunan iki süperiletkenden oluşan tümleşik sistem, tek bir süperiletken gibi davranacaktır.</w:t>
      </w:r>
      <w:r w:rsidR="00385D69">
        <w:fldChar w:fldCharType="begin"/>
      </w:r>
      <w:r w:rsidR="00385D69">
        <w:instrText xml:space="preserve"> ADDIN ZOTERO_ITEM CSL_CITATION {"citationID":"mlJgh0p9","properties":{"formattedCitation":"[23]","plainCitation":"[23]","noteIndex":0},"citationItems":[{"id":106,"uris":["http://zotero.org/groups/2780715/items/N9ZDFFK9"],"itemData":{"id":106,"type":"book","call-number":"QC176.8.T8 B37 1982","event-place":"New York","ISBN":"978-0-471-01469-0","number-of-pages":"529","publisher":"Wiley","publisher-place":"New York","source":"Library of Congress ISBN","title":"Physics and applications of the Josephson effect","author":[{"family":"Barone","given":"Antonio"},{"family":"Paternò","given":"Gianfranco"}],"issued":{"date-parts":[["1982"]]}}}],"schema":"https://github.com/citation-style-language/schema/raw/master/csl-citation.json"} </w:instrText>
      </w:r>
      <w:r w:rsidR="00385D69">
        <w:fldChar w:fldCharType="separate"/>
      </w:r>
      <w:r w:rsidR="00385D69" w:rsidRPr="00385D69">
        <w:t>[23]</w:t>
      </w:r>
      <w:r w:rsidR="00385D69">
        <w:fldChar w:fldCharType="end"/>
      </w:r>
      <w:r w:rsidR="00385D69">
        <w:t xml:space="preserve"> </w:t>
      </w:r>
    </w:p>
    <w:p w14:paraId="208D06F0" w14:textId="77777777" w:rsidR="00D97947" w:rsidRDefault="00D97947" w:rsidP="00D97947">
      <w:pPr>
        <w:pStyle w:val="GOVDE"/>
        <w:keepNext/>
      </w:pPr>
      <w:r>
        <w:rPr>
          <w:noProof/>
        </w:rPr>
        <w:drawing>
          <wp:inline distT="0" distB="0" distL="0" distR="0" wp14:anchorId="5A2C80C6" wp14:editId="54EF6B40">
            <wp:extent cx="4975860" cy="1935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5860" cy="1935480"/>
                    </a:xfrm>
                    <a:prstGeom prst="rect">
                      <a:avLst/>
                    </a:prstGeom>
                    <a:noFill/>
                    <a:ln>
                      <a:noFill/>
                    </a:ln>
                  </pic:spPr>
                </pic:pic>
              </a:graphicData>
            </a:graphic>
          </wp:inline>
        </w:drawing>
      </w:r>
    </w:p>
    <w:p w14:paraId="66BBAB17" w14:textId="052F8F8F" w:rsidR="00D97947" w:rsidRDefault="00D97947" w:rsidP="00D97947">
      <w:pPr>
        <w:pStyle w:val="SekilFBESablonBolumI"/>
        <w:ind w:left="851"/>
      </w:pPr>
      <w:r>
        <w:t>Josephson Eklemi.</w:t>
      </w:r>
    </w:p>
    <w:p w14:paraId="542DC2B1" w14:textId="2575FEE1" w:rsidR="0092437F" w:rsidRDefault="00D97947" w:rsidP="00945073">
      <w:pPr>
        <w:pStyle w:val="GOVDE"/>
      </w:pPr>
      <w:r>
        <w:t xml:space="preserve">Şekil </w:t>
      </w:r>
      <w:r w:rsidRPr="00D97947">
        <w:rPr>
          <w:color w:val="FF0000"/>
        </w:rPr>
        <w:t>XX</w:t>
      </w:r>
      <w:r>
        <w:t xml:space="preserve"> </w:t>
      </w:r>
      <w:r w:rsidR="000F0475">
        <w:t xml:space="preserve">Süperiletken-Yalıtkan-Süperiletken konfigürasyonunda bulunan bir Josephson eklemini temsil etmektedir. </w:t>
      </w:r>
      <m:oMath>
        <m:sSub>
          <m:sSubPr>
            <m:ctrlPr>
              <w:rPr>
                <w:rFonts w:ascii="Cambria Math" w:hAnsi="Cambria Math"/>
                <w:i/>
              </w:rPr>
            </m:ctrlPr>
          </m:sSubPr>
          <m:e>
            <m:r>
              <w:rPr>
                <w:rFonts w:ascii="Cambria Math" w:hAnsi="Cambria Math"/>
              </w:rPr>
              <m:t>ψ</m:t>
            </m:r>
          </m:e>
          <m:sub>
            <m:r>
              <w:rPr>
                <w:rFonts w:ascii="Cambria Math" w:hAnsi="Cambria Math"/>
              </w:rPr>
              <m:t>L</m:t>
            </m:r>
          </m:sub>
        </m:sSub>
      </m:oMath>
      <w:r w:rsidR="00BE2829">
        <w:t xml:space="preserve"> ve </w:t>
      </w:r>
      <m:oMath>
        <m:sSub>
          <m:sSubPr>
            <m:ctrlPr>
              <w:rPr>
                <w:rFonts w:ascii="Cambria Math" w:hAnsi="Cambria Math"/>
                <w:i/>
              </w:rPr>
            </m:ctrlPr>
          </m:sSubPr>
          <m:e>
            <m:r>
              <w:rPr>
                <w:rFonts w:ascii="Cambria Math" w:hAnsi="Cambria Math"/>
              </w:rPr>
              <m:t>ψ</m:t>
            </m:r>
          </m:e>
          <m:sub>
            <m:r>
              <w:rPr>
                <w:rFonts w:ascii="Cambria Math" w:hAnsi="Cambria Math"/>
              </w:rPr>
              <m:t>R</m:t>
            </m:r>
          </m:sub>
        </m:sSub>
      </m:oMath>
      <w:r w:rsidR="00BE2829">
        <w:t xml:space="preserve"> her bir süperiletkene karşılık gelen dalga fonksiyonları olsun. Bu dalga fonksiyonlarının makroskopik yani tek bir kuantum durumu ile ifade edilebildiğini varsayalım. Bölüm 3.3’te süperiletken için yazdığımız Schrodinger denklemine çözüm önerisi olarak ifade ettiğimiz dalga fonksiyonunu kullanarak, Josephson </w:t>
      </w:r>
      <w:proofErr w:type="spellStart"/>
      <w:r w:rsidR="00BE2829">
        <w:t>eklemidne</w:t>
      </w:r>
      <w:proofErr w:type="spellEnd"/>
      <w:r w:rsidR="00BE2829">
        <w:t xml:space="preserve"> yer alan </w:t>
      </w:r>
      <w:proofErr w:type="spellStart"/>
      <w:r w:rsidR="00BE2829">
        <w:t>süperiletkenler</w:t>
      </w:r>
      <w:proofErr w:type="spellEnd"/>
      <w:r w:rsidR="00BE2829">
        <w:t xml:space="preserve"> için dalga fonksiyonlarını aşağıdaki gibi yazabiliriz:</w:t>
      </w:r>
    </w:p>
    <w:tbl>
      <w:tblPr>
        <w:tblStyle w:val="TableGrid"/>
        <w:tblW w:w="8222" w:type="dxa"/>
        <w:tblInd w:w="108" w:type="dxa"/>
        <w:tblLook w:val="04A0" w:firstRow="1" w:lastRow="0" w:firstColumn="1" w:lastColumn="0" w:noHBand="0" w:noVBand="1"/>
      </w:tblPr>
      <w:tblGrid>
        <w:gridCol w:w="7306"/>
        <w:gridCol w:w="916"/>
      </w:tblGrid>
      <w:tr w:rsidR="00BE2829" w14:paraId="0DAE4834" w14:textId="77777777" w:rsidTr="00BE2829">
        <w:trPr>
          <w:trHeight w:val="603"/>
        </w:trPr>
        <w:tc>
          <w:tcPr>
            <w:tcW w:w="7371" w:type="dxa"/>
            <w:vAlign w:val="center"/>
          </w:tcPr>
          <w:p w14:paraId="71A40B1D" w14:textId="0C06D37C" w:rsidR="00BE2829" w:rsidRPr="006321FF" w:rsidRDefault="007F305E" w:rsidP="00170402">
            <m:oMathPara>
              <m:oMath>
                <m:sSub>
                  <m:sSubPr>
                    <m:ctrlPr>
                      <w:rPr>
                        <w:rFonts w:ascii="Cambria Math" w:hAnsi="Cambria Math"/>
                        <w:i/>
                      </w:rPr>
                    </m:ctrlPr>
                  </m:sSubPr>
                  <m:e>
                    <m:r>
                      <w:rPr>
                        <w:rFonts w:ascii="Cambria Math" w:hAnsi="Cambria Math"/>
                      </w:rPr>
                      <m:t>ψ(</m:t>
                    </m:r>
                    <m:r>
                      <m:rPr>
                        <m:sty m:val="b"/>
                      </m:rPr>
                      <w:rPr>
                        <w:rFonts w:ascii="Cambria Math" w:hAnsi="Cambria Math"/>
                      </w:rPr>
                      <m:t>r</m:t>
                    </m:r>
                    <m:r>
                      <w:rPr>
                        <w:rFonts w:ascii="Cambria Math" w:hAnsi="Cambria Math"/>
                      </w:rPr>
                      <m:t>,t)</m:t>
                    </m:r>
                  </m:e>
                  <m:sub>
                    <m:r>
                      <w:rPr>
                        <w:rFonts w:ascii="Cambria Math" w:hAnsi="Cambria Math"/>
                      </w:rPr>
                      <m:t>L</m:t>
                    </m:r>
                  </m:sub>
                </m:sSub>
                <m:r>
                  <w:rPr>
                    <w:rFonts w:ascii="Cambria Math" w:eastAsiaTheme="minorEastAsia" w:hAnsi="Cambria Math"/>
                  </w:rPr>
                  <m:t>=</m:t>
                </m:r>
                <m:sSubSup>
                  <m:sSubSupPr>
                    <m:ctrlPr>
                      <w:rPr>
                        <w:rFonts w:ascii="Cambria Math" w:eastAsiaTheme="minorEastAsia" w:hAnsi="Cambria Math"/>
                        <w:i/>
                      </w:rPr>
                    </m:ctrlPr>
                  </m:sSubSup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up>
                    <m:r>
                      <w:rPr>
                        <w:rFonts w:ascii="Cambria Math" w:eastAsiaTheme="minorEastAsia" w:hAnsi="Cambria Math"/>
                      </w:rPr>
                      <m:t>1/2</m:t>
                    </m:r>
                  </m:sup>
                </m:sSubSup>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iφ(</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sup>
                </m:sSup>
              </m:oMath>
            </m:oMathPara>
          </w:p>
        </w:tc>
        <w:tc>
          <w:tcPr>
            <w:tcW w:w="851" w:type="dxa"/>
            <w:vAlign w:val="center"/>
          </w:tcPr>
          <w:p w14:paraId="3D4B52A5" w14:textId="730ECDB0" w:rsidR="00BE2829" w:rsidRDefault="00BE2829" w:rsidP="00170402">
            <w:pPr>
              <w:jc w:val="center"/>
            </w:pPr>
            <w:ins w:id="166" w:author="Sasan Razmkhah" w:date="2021-08-29T20:22:00Z">
              <w:r>
                <w:t>(</w:t>
              </w:r>
            </w:ins>
            <w:r>
              <w:t>3.1</w:t>
            </w:r>
            <w:r w:rsidR="0074542C">
              <w:t>7a</w:t>
            </w:r>
            <w:ins w:id="167" w:author="Sasan Razmkhah" w:date="2021-08-29T20:22:00Z">
              <w:r>
                <w:t>)</w:t>
              </w:r>
            </w:ins>
          </w:p>
        </w:tc>
      </w:tr>
      <w:tr w:rsidR="00BE2829" w14:paraId="49D7162F" w14:textId="77777777" w:rsidTr="00BE2829">
        <w:trPr>
          <w:trHeight w:val="603"/>
        </w:trPr>
        <w:tc>
          <w:tcPr>
            <w:tcW w:w="7371" w:type="dxa"/>
          </w:tcPr>
          <w:p w14:paraId="7214B892" w14:textId="08018BF0" w:rsidR="00BE2829" w:rsidRPr="006321FF" w:rsidRDefault="007F305E" w:rsidP="00170402">
            <m:oMathPara>
              <m:oMath>
                <m:sSub>
                  <m:sSubPr>
                    <m:ctrlPr>
                      <w:rPr>
                        <w:rFonts w:ascii="Cambria Math" w:hAnsi="Cambria Math"/>
                        <w:i/>
                      </w:rPr>
                    </m:ctrlPr>
                  </m:sSubPr>
                  <m:e>
                    <m:r>
                      <w:rPr>
                        <w:rFonts w:ascii="Cambria Math" w:hAnsi="Cambria Math"/>
                      </w:rPr>
                      <m:t>ψ(</m:t>
                    </m:r>
                    <m:r>
                      <m:rPr>
                        <m:sty m:val="b"/>
                      </m:rPr>
                      <w:rPr>
                        <w:rFonts w:ascii="Cambria Math" w:hAnsi="Cambria Math"/>
                      </w:rPr>
                      <m:t>r</m:t>
                    </m:r>
                    <m:r>
                      <w:rPr>
                        <w:rFonts w:ascii="Cambria Math" w:hAnsi="Cambria Math"/>
                      </w:rPr>
                      <m:t>,t)</m:t>
                    </m:r>
                  </m:e>
                  <m:sub>
                    <m:r>
                      <w:rPr>
                        <w:rFonts w:ascii="Cambria Math" w:hAnsi="Cambria Math"/>
                      </w:rPr>
                      <m:t>R</m:t>
                    </m:r>
                  </m:sub>
                </m:sSub>
                <m:r>
                  <w:rPr>
                    <w:rFonts w:ascii="Cambria Math" w:eastAsiaTheme="minorEastAsia" w:hAnsi="Cambria Math"/>
                  </w:rPr>
                  <m:t>=</m:t>
                </m:r>
                <m:sSubSup>
                  <m:sSubSupPr>
                    <m:ctrlPr>
                      <w:rPr>
                        <w:rFonts w:ascii="Cambria Math" w:eastAsiaTheme="minorEastAsia" w:hAnsi="Cambria Math"/>
                        <w:i/>
                      </w:rPr>
                    </m:ctrlPr>
                  </m:sSubSup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up>
                    <m:r>
                      <w:rPr>
                        <w:rFonts w:ascii="Cambria Math" w:eastAsiaTheme="minorEastAsia" w:hAnsi="Cambria Math"/>
                      </w:rPr>
                      <m:t>1/2</m:t>
                    </m:r>
                  </m:sup>
                </m:sSubSup>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iφ(</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sup>
                </m:sSup>
              </m:oMath>
            </m:oMathPara>
          </w:p>
        </w:tc>
        <w:tc>
          <w:tcPr>
            <w:tcW w:w="851" w:type="dxa"/>
          </w:tcPr>
          <w:p w14:paraId="1FF9B665" w14:textId="08390496" w:rsidR="00BE2829" w:rsidRDefault="00BE2829" w:rsidP="00170402">
            <w:pPr>
              <w:jc w:val="center"/>
            </w:pPr>
            <w:ins w:id="168" w:author="Sasan Razmkhah" w:date="2021-08-29T20:22:00Z">
              <w:r>
                <w:t>(</w:t>
              </w:r>
            </w:ins>
            <w:r>
              <w:t>3.1</w:t>
            </w:r>
            <w:r w:rsidR="0074542C">
              <w:t>7b</w:t>
            </w:r>
            <w:ins w:id="169" w:author="Sasan Razmkhah" w:date="2021-08-29T20:22:00Z">
              <w:r>
                <w:t>)</w:t>
              </w:r>
            </w:ins>
          </w:p>
        </w:tc>
      </w:tr>
    </w:tbl>
    <w:p w14:paraId="3ABFC1C6" w14:textId="5BB658CA" w:rsidR="00BE2829" w:rsidRDefault="005C0385" w:rsidP="00945073">
      <w:pPr>
        <w:pStyle w:val="GOVDE"/>
      </w:pPr>
      <w:r>
        <w:t xml:space="preserve">Bu durumda </w:t>
      </w:r>
      <m:oMath>
        <m:sSub>
          <m:sSubPr>
            <m:ctrlPr>
              <w:rPr>
                <w:rFonts w:ascii="Cambria Math" w:eastAsiaTheme="minorEastAsia" w:hAnsi="Cambria Math"/>
                <w:i/>
              </w:rPr>
            </m:ctrlPr>
          </m:sSubPr>
          <m:e>
            <m:r>
              <w:rPr>
                <w:rFonts w:ascii="Cambria Math" w:eastAsiaTheme="minorEastAsia" w:hAnsi="Cambria Math"/>
              </w:rPr>
              <m:t>φ(</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oMath>
      <w:r>
        <w:t xml:space="preserve"> ifadesini iki süperiletkeni temsil eden dalga fonksiyonları arasındaki faz farkı olarak ifade edebiliriz. Dalga fonksiyonlarından yararlanarak her iki süperiletkende bulunan Cooper çifti yoğunluğunu aşağıdaki şekilde ifade edebiliriz:</w:t>
      </w:r>
    </w:p>
    <w:tbl>
      <w:tblPr>
        <w:tblStyle w:val="TableGrid"/>
        <w:tblW w:w="8222" w:type="dxa"/>
        <w:tblInd w:w="108" w:type="dxa"/>
        <w:tblLook w:val="04A0" w:firstRow="1" w:lastRow="0" w:firstColumn="1" w:lastColumn="0" w:noHBand="0" w:noVBand="1"/>
      </w:tblPr>
      <w:tblGrid>
        <w:gridCol w:w="7306"/>
        <w:gridCol w:w="916"/>
      </w:tblGrid>
      <w:tr w:rsidR="005C0385" w14:paraId="25546CD0" w14:textId="77777777" w:rsidTr="00170402">
        <w:trPr>
          <w:trHeight w:val="603"/>
        </w:trPr>
        <w:tc>
          <w:tcPr>
            <w:tcW w:w="7371" w:type="dxa"/>
            <w:vAlign w:val="center"/>
          </w:tcPr>
          <w:p w14:paraId="31425CDF" w14:textId="34972C64" w:rsidR="005C0385" w:rsidRPr="006321FF" w:rsidRDefault="007F305E" w:rsidP="00170402">
            <m:oMathPara>
              <m:oMath>
                <m:sSub>
                  <m:sSubPr>
                    <m:ctrlPr>
                      <w:rPr>
                        <w:rFonts w:ascii="Cambria Math" w:hAnsi="Cambria Math"/>
                        <w:i/>
                      </w:rPr>
                    </m:ctrlPr>
                  </m:sSubPr>
                  <m:e>
                    <m:r>
                      <w:rPr>
                        <w:rFonts w:ascii="Cambria Math" w:hAnsi="Cambria Math"/>
                      </w:rPr>
                      <m:t>ψ(</m:t>
                    </m:r>
                    <m:r>
                      <m:rPr>
                        <m:sty m:val="b"/>
                      </m:rPr>
                      <w:rPr>
                        <w:rFonts w:ascii="Cambria Math" w:hAnsi="Cambria Math"/>
                      </w:rPr>
                      <m:t>r</m:t>
                    </m:r>
                    <m:r>
                      <w:rPr>
                        <w:rFonts w:ascii="Cambria Math" w:hAnsi="Cambria Math"/>
                      </w:rPr>
                      <m:t>,t)</m:t>
                    </m:r>
                  </m:e>
                  <m:sub>
                    <m:r>
                      <w:rPr>
                        <w:rFonts w:ascii="Cambria Math" w:hAnsi="Cambria Math"/>
                      </w:rPr>
                      <m:t>L</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ψ(</m:t>
                        </m:r>
                        <m:r>
                          <m:rPr>
                            <m:sty m:val="b"/>
                          </m:rPr>
                          <w:rPr>
                            <w:rFonts w:ascii="Cambria Math" w:hAnsi="Cambria Math"/>
                          </w:rPr>
                          <m:t>r</m:t>
                        </m:r>
                        <m:r>
                          <w:rPr>
                            <w:rFonts w:ascii="Cambria Math" w:hAnsi="Cambria Math"/>
                          </w:rPr>
                          <m:t>,t)</m:t>
                        </m:r>
                      </m:e>
                      <m:sub>
                        <m:r>
                          <w:rPr>
                            <w:rFonts w:ascii="Cambria Math" w:hAnsi="Cambria Math"/>
                          </w:rPr>
                          <m:t>L</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oMath>
            </m:oMathPara>
          </w:p>
        </w:tc>
        <w:tc>
          <w:tcPr>
            <w:tcW w:w="851" w:type="dxa"/>
            <w:vAlign w:val="center"/>
          </w:tcPr>
          <w:p w14:paraId="59F19E58" w14:textId="29E6C852" w:rsidR="005C0385" w:rsidRDefault="005C0385" w:rsidP="00170402">
            <w:pPr>
              <w:jc w:val="center"/>
            </w:pPr>
            <w:ins w:id="170" w:author="Sasan Razmkhah" w:date="2021-08-29T20:22:00Z">
              <w:r>
                <w:t>(</w:t>
              </w:r>
            </w:ins>
            <w:r>
              <w:t>3.1</w:t>
            </w:r>
            <w:r w:rsidR="0074542C">
              <w:t>8a</w:t>
            </w:r>
            <w:ins w:id="171" w:author="Sasan Razmkhah" w:date="2021-08-29T20:22:00Z">
              <w:r>
                <w:t>)</w:t>
              </w:r>
            </w:ins>
          </w:p>
        </w:tc>
      </w:tr>
      <w:tr w:rsidR="005C0385" w14:paraId="5FDD9A88" w14:textId="77777777" w:rsidTr="00170402">
        <w:trPr>
          <w:trHeight w:val="603"/>
        </w:trPr>
        <w:tc>
          <w:tcPr>
            <w:tcW w:w="7371" w:type="dxa"/>
          </w:tcPr>
          <w:p w14:paraId="32DF2F0C" w14:textId="17613526" w:rsidR="005C0385" w:rsidRPr="006321FF" w:rsidRDefault="007F305E" w:rsidP="00170402">
            <m:oMathPara>
              <m:oMath>
                <m:sSub>
                  <m:sSubPr>
                    <m:ctrlPr>
                      <w:rPr>
                        <w:rFonts w:ascii="Cambria Math" w:hAnsi="Cambria Math"/>
                        <w:i/>
                      </w:rPr>
                    </m:ctrlPr>
                  </m:sSubPr>
                  <m:e>
                    <m:r>
                      <w:rPr>
                        <w:rFonts w:ascii="Cambria Math" w:hAnsi="Cambria Math"/>
                      </w:rPr>
                      <m:t>ψ(</m:t>
                    </m:r>
                    <m:r>
                      <m:rPr>
                        <m:sty m:val="b"/>
                      </m:rPr>
                      <w:rPr>
                        <w:rFonts w:ascii="Cambria Math" w:hAnsi="Cambria Math"/>
                      </w:rPr>
                      <m:t>r</m:t>
                    </m:r>
                    <m:r>
                      <w:rPr>
                        <w:rFonts w:ascii="Cambria Math" w:hAnsi="Cambria Math"/>
                      </w:rPr>
                      <m:t>,t)</m:t>
                    </m:r>
                  </m:e>
                  <m:sub>
                    <m:r>
                      <w:rPr>
                        <w:rFonts w:ascii="Cambria Math" w:hAnsi="Cambria Math"/>
                      </w:rPr>
                      <m:t>R</m:t>
                    </m:r>
                  </m:sub>
                </m:sSub>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ψ(</m:t>
                        </m:r>
                        <m:r>
                          <m:rPr>
                            <m:sty m:val="b"/>
                          </m:rPr>
                          <w:rPr>
                            <w:rFonts w:ascii="Cambria Math" w:hAnsi="Cambria Math"/>
                          </w:rPr>
                          <m:t>r</m:t>
                        </m:r>
                        <m:r>
                          <w:rPr>
                            <w:rFonts w:ascii="Cambria Math" w:hAnsi="Cambria Math"/>
                          </w:rPr>
                          <m:t>,t)</m:t>
                        </m:r>
                      </m:e>
                      <m:sub>
                        <m:r>
                          <w:rPr>
                            <w:rFonts w:ascii="Cambria Math" w:hAnsi="Cambria Math"/>
                          </w:rPr>
                          <m:t>R</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oMath>
            </m:oMathPara>
          </w:p>
        </w:tc>
        <w:tc>
          <w:tcPr>
            <w:tcW w:w="851" w:type="dxa"/>
          </w:tcPr>
          <w:p w14:paraId="371C9DC7" w14:textId="159FAD36" w:rsidR="005C0385" w:rsidRDefault="005C0385" w:rsidP="00170402">
            <w:pPr>
              <w:jc w:val="center"/>
            </w:pPr>
            <w:ins w:id="172" w:author="Sasan Razmkhah" w:date="2021-08-29T20:22:00Z">
              <w:r>
                <w:t>(</w:t>
              </w:r>
            </w:ins>
            <w:r>
              <w:t>3.1</w:t>
            </w:r>
            <w:r w:rsidR="0074542C">
              <w:t>8b</w:t>
            </w:r>
            <w:ins w:id="173" w:author="Sasan Razmkhah" w:date="2021-08-29T20:22:00Z">
              <w:r>
                <w:t>)</w:t>
              </w:r>
            </w:ins>
          </w:p>
        </w:tc>
      </w:tr>
    </w:tbl>
    <w:p w14:paraId="40C06DD5" w14:textId="13A1696C" w:rsidR="005C0385" w:rsidRDefault="00E57EC2" w:rsidP="00945073">
      <w:pPr>
        <w:pStyle w:val="GOVDE"/>
      </w:pPr>
      <w:proofErr w:type="spellStart"/>
      <w:r>
        <w:t>Süperiletkenleri</w:t>
      </w:r>
      <w:proofErr w:type="spellEnd"/>
      <w:r>
        <w:t xml:space="preserve"> temsil eden dalga fonksiyonları matematiksel bir uzay oluşturmaktadı</w:t>
      </w:r>
      <w:commentRangeStart w:id="174"/>
      <w:r>
        <w:t>r.</w:t>
      </w:r>
      <w:commentRangeEnd w:id="174"/>
      <w:r>
        <w:rPr>
          <w:rStyle w:val="CommentReference"/>
          <w:rFonts w:eastAsia="Times New Roman"/>
        </w:rPr>
        <w:commentReference w:id="174"/>
      </w:r>
      <w:r>
        <w:t xml:space="preserve"> Bu matematiksel uzayı, </w:t>
      </w:r>
      <w:proofErr w:type="spellStart"/>
      <w:r>
        <w:t>bra</w:t>
      </w:r>
      <w:proofErr w:type="spellEnd"/>
      <w:r>
        <w:t xml:space="preserve">-ket </w:t>
      </w:r>
      <w:proofErr w:type="spellStart"/>
      <w:r>
        <w:t>notasyonu</w:t>
      </w:r>
      <w:proofErr w:type="spellEnd"/>
      <w:r>
        <w:t xml:space="preserve"> ile aşağıdaki gibi gösterebiliri</w:t>
      </w:r>
      <w:commentRangeStart w:id="175"/>
      <w:r>
        <w:t>z:</w:t>
      </w:r>
      <w:commentRangeEnd w:id="175"/>
      <w:r w:rsidR="00883A8E">
        <w:rPr>
          <w:rStyle w:val="CommentReference"/>
          <w:rFonts w:eastAsia="Times New Roman"/>
        </w:rPr>
        <w:commentReference w:id="175"/>
      </w:r>
    </w:p>
    <w:tbl>
      <w:tblPr>
        <w:tblStyle w:val="TableGrid"/>
        <w:tblW w:w="8222" w:type="dxa"/>
        <w:tblInd w:w="108" w:type="dxa"/>
        <w:tblLook w:val="04A0" w:firstRow="1" w:lastRow="0" w:firstColumn="1" w:lastColumn="0" w:noHBand="0" w:noVBand="1"/>
      </w:tblPr>
      <w:tblGrid>
        <w:gridCol w:w="7371"/>
        <w:gridCol w:w="851"/>
      </w:tblGrid>
      <w:tr w:rsidR="00E57EC2" w14:paraId="7CBEBD67" w14:textId="77777777" w:rsidTr="00170402">
        <w:trPr>
          <w:trHeight w:val="603"/>
        </w:trPr>
        <w:tc>
          <w:tcPr>
            <w:tcW w:w="7371" w:type="dxa"/>
            <w:vAlign w:val="center"/>
          </w:tcPr>
          <w:p w14:paraId="2259E0FE" w14:textId="37316E3C" w:rsidR="00E57EC2" w:rsidRPr="006321FF" w:rsidRDefault="00E57EC2" w:rsidP="00170402">
            <m:oMathPara>
              <m:oMath>
                <m:r>
                  <w:rPr>
                    <w:rFonts w:ascii="Cambria Math" w:hAnsi="Cambria Math"/>
                  </w:rPr>
                  <w:lastRenderedPageBreak/>
                  <m:t>|ψ&gt; =</m:t>
                </m:r>
                <m:sSub>
                  <m:sSubPr>
                    <m:ctrlPr>
                      <w:rPr>
                        <w:rFonts w:ascii="Cambria Math" w:hAnsi="Cambria Math"/>
                        <w:i/>
                      </w:rPr>
                    </m:ctrlPr>
                  </m:sSubPr>
                  <m:e>
                    <m:r>
                      <w:rPr>
                        <w:rFonts w:ascii="Cambria Math" w:hAnsi="Cambria Math"/>
                      </w:rPr>
                      <m:t>ψ</m:t>
                    </m:r>
                  </m:e>
                  <m:sub>
                    <m:r>
                      <w:rPr>
                        <w:rFonts w:ascii="Cambria Math" w:hAnsi="Cambria Math"/>
                      </w:rPr>
                      <m:t>R</m:t>
                    </m:r>
                  </m:sub>
                </m:sSub>
                <m:r>
                  <w:rPr>
                    <w:rFonts w:ascii="Cambria Math" w:hAnsi="Cambria Math"/>
                  </w:rPr>
                  <m:t>|R&gt;+</m:t>
                </m:r>
                <m:sSub>
                  <m:sSubPr>
                    <m:ctrlPr>
                      <w:rPr>
                        <w:rFonts w:ascii="Cambria Math" w:hAnsi="Cambria Math"/>
                        <w:i/>
                      </w:rPr>
                    </m:ctrlPr>
                  </m:sSubPr>
                  <m:e>
                    <m:r>
                      <w:rPr>
                        <w:rFonts w:ascii="Cambria Math" w:hAnsi="Cambria Math"/>
                      </w:rPr>
                      <m:t>ψ</m:t>
                    </m:r>
                  </m:e>
                  <m:sub>
                    <m:r>
                      <w:rPr>
                        <w:rFonts w:ascii="Cambria Math" w:hAnsi="Cambria Math"/>
                      </w:rPr>
                      <m:t>L</m:t>
                    </m:r>
                  </m:sub>
                </m:sSub>
                <m:r>
                  <w:rPr>
                    <w:rFonts w:ascii="Cambria Math" w:hAnsi="Cambria Math"/>
                  </w:rPr>
                  <m:t>|L&gt;</m:t>
                </m:r>
              </m:oMath>
            </m:oMathPara>
          </w:p>
        </w:tc>
        <w:tc>
          <w:tcPr>
            <w:tcW w:w="851" w:type="dxa"/>
            <w:vAlign w:val="center"/>
          </w:tcPr>
          <w:p w14:paraId="6D194025" w14:textId="78145BAC" w:rsidR="00E57EC2" w:rsidRDefault="00E57EC2" w:rsidP="00170402">
            <w:pPr>
              <w:jc w:val="center"/>
            </w:pPr>
            <w:ins w:id="176" w:author="Sasan Razmkhah" w:date="2021-08-29T20:22:00Z">
              <w:r>
                <w:t>(</w:t>
              </w:r>
            </w:ins>
            <w:r>
              <w:t>3.1</w:t>
            </w:r>
            <w:r w:rsidR="0074542C">
              <w:t>9</w:t>
            </w:r>
            <w:ins w:id="177" w:author="Sasan Razmkhah" w:date="2021-08-29T20:22:00Z">
              <w:r>
                <w:t>)</w:t>
              </w:r>
            </w:ins>
          </w:p>
        </w:tc>
      </w:tr>
    </w:tbl>
    <w:p w14:paraId="3256119A" w14:textId="49C63D8D" w:rsidR="00E57EC2" w:rsidRDefault="00DD49F4" w:rsidP="00945073">
      <w:pPr>
        <w:pStyle w:val="GOVDE"/>
      </w:pPr>
      <w:r>
        <w:t>Yukarıdaki eşitlikte ifade ettiğimiz üzere Josephson ekleminde bulunan süperiletkeni temsil eden bir dalga fonksiyonu matematiksel olarak sol ve sağ olmak üzere iki durumda bulunabilir. Josephson eklemi sisteminin toplam enerjisini, eşitlik 3.2’de bulunan zamana bağlı Schrodinger denklemini kullanarak ifade edebiliriz:</w:t>
      </w:r>
    </w:p>
    <w:tbl>
      <w:tblPr>
        <w:tblStyle w:val="TableGrid"/>
        <w:tblW w:w="8222" w:type="dxa"/>
        <w:tblInd w:w="108" w:type="dxa"/>
        <w:tblLook w:val="04A0" w:firstRow="1" w:lastRow="0" w:firstColumn="1" w:lastColumn="0" w:noHBand="0" w:noVBand="1"/>
      </w:tblPr>
      <w:tblGrid>
        <w:gridCol w:w="7371"/>
        <w:gridCol w:w="851"/>
      </w:tblGrid>
      <w:tr w:rsidR="00DD49F4" w14:paraId="3A7CFE40" w14:textId="77777777" w:rsidTr="00086561">
        <w:trPr>
          <w:trHeight w:val="603"/>
        </w:trPr>
        <w:tc>
          <w:tcPr>
            <w:tcW w:w="7371" w:type="dxa"/>
            <w:vAlign w:val="center"/>
          </w:tcPr>
          <w:p w14:paraId="35629866" w14:textId="1F888831" w:rsidR="00DD49F4" w:rsidRPr="006321FF" w:rsidRDefault="00DD49F4" w:rsidP="00086561">
            <m:oMathPara>
              <m:oMath>
                <m:r>
                  <w:rPr>
                    <w:rFonts w:ascii="Cambria Math" w:hAnsi="Cambria Math"/>
                  </w:rPr>
                  <m:t>iℏ</m:t>
                </m:r>
                <m:f>
                  <m:fPr>
                    <m:ctrlPr>
                      <w:rPr>
                        <w:rFonts w:ascii="Cambria Math" w:hAnsi="Cambria Math"/>
                        <w:i/>
                      </w:rPr>
                    </m:ctrlPr>
                  </m:fPr>
                  <m:num>
                    <m:r>
                      <w:rPr>
                        <w:rFonts w:ascii="Cambria Math" w:hAnsi="Cambria Math"/>
                      </w:rPr>
                      <m:t>∂|ψ&gt;</m:t>
                    </m:r>
                  </m:num>
                  <m:den>
                    <m:r>
                      <w:rPr>
                        <w:rFonts w:ascii="Cambria Math" w:hAnsi="Cambria Math"/>
                      </w:rPr>
                      <m:t>∂t</m:t>
                    </m:r>
                  </m:den>
                </m:f>
                <m:r>
                  <w:rPr>
                    <w:rFonts w:ascii="Cambria Math" w:hAnsi="Cambria Math"/>
                  </w:rPr>
                  <m:t xml:space="preserve"> =</m:t>
                </m:r>
                <m:acc>
                  <m:accPr>
                    <m:ctrlPr>
                      <w:rPr>
                        <w:rFonts w:ascii="Cambria Math" w:hAnsi="Cambria Math"/>
                        <w:i/>
                      </w:rPr>
                    </m:ctrlPr>
                  </m:accPr>
                  <m:e>
                    <m:r>
                      <m:rPr>
                        <m:scr m:val="script"/>
                      </m:rPr>
                      <w:rPr>
                        <w:rFonts w:ascii="Cambria Math" w:hAnsi="Cambria Math"/>
                      </w:rPr>
                      <m:t>H</m:t>
                    </m:r>
                  </m:e>
                </m:acc>
                <m:r>
                  <w:rPr>
                    <w:rFonts w:ascii="Cambria Math" w:hAnsi="Cambria Math"/>
                  </w:rPr>
                  <m:t>|ψ&gt;</m:t>
                </m:r>
              </m:oMath>
            </m:oMathPara>
          </w:p>
        </w:tc>
        <w:tc>
          <w:tcPr>
            <w:tcW w:w="851" w:type="dxa"/>
            <w:vAlign w:val="center"/>
          </w:tcPr>
          <w:p w14:paraId="227D42EB" w14:textId="5E29D030" w:rsidR="00DD49F4" w:rsidRDefault="00DD49F4" w:rsidP="00086561">
            <w:pPr>
              <w:jc w:val="center"/>
            </w:pPr>
            <w:ins w:id="178" w:author="Sasan Razmkhah" w:date="2021-08-29T20:22:00Z">
              <w:r>
                <w:t>(</w:t>
              </w:r>
            </w:ins>
            <w:r>
              <w:t>3.</w:t>
            </w:r>
            <w:r w:rsidR="0074542C">
              <w:t>20</w:t>
            </w:r>
            <w:ins w:id="179" w:author="Sasan Razmkhah" w:date="2021-08-29T20:22:00Z">
              <w:r>
                <w:t>)</w:t>
              </w:r>
            </w:ins>
          </w:p>
        </w:tc>
      </w:tr>
    </w:tbl>
    <w:p w14:paraId="60EB0414" w14:textId="296AAF59" w:rsidR="00DD49F4" w:rsidRDefault="00883A8E" w:rsidP="00945073">
      <w:pPr>
        <w:pStyle w:val="GOVDE"/>
      </w:pPr>
      <w:r>
        <w:t>Süperiletken-yalıtkan-süperiletken konfigürasyonunda bulunan bir Josephson eklemini göz önü</w:t>
      </w:r>
      <w:r w:rsidR="00C55DB9">
        <w:t>n</w:t>
      </w:r>
      <w:r>
        <w:t xml:space="preserve">de bulundurduğumuzda iki adet süperiletken ve bir adet </w:t>
      </w:r>
      <w:proofErr w:type="spellStart"/>
      <w:r>
        <w:t>süepriletken</w:t>
      </w:r>
      <w:proofErr w:type="spellEnd"/>
      <w:r>
        <w:t xml:space="preserve"> durumda bulunmayan yalıtkan bölge söz konusudur. </w:t>
      </w:r>
      <w:r w:rsidR="00C55DB9">
        <w:t>Sol veya sağ süperiletkende bulunan bir Cooper çiftini göz önüne aldığımızda, kuantum tünelleme durumunda Cooper çiftleri yasaklı bölge durumunda olan yalıtkan bölge de de bulunma olasılığına sahiptir. Bu durumda e</w:t>
      </w:r>
      <w:r>
        <w:t xml:space="preserve">nerji operatörü sitemin toplam enerjisini ifade ettiği için </w:t>
      </w:r>
      <w:r w:rsidR="00C55DB9">
        <w:t xml:space="preserve">aşağıdaki gibi ifade </w:t>
      </w:r>
      <w:commentRangeStart w:id="180"/>
      <w:r w:rsidR="00C55DB9">
        <w:t>edilmelidir:</w:t>
      </w:r>
      <w:commentRangeEnd w:id="180"/>
      <w:r w:rsidR="00495FE0">
        <w:rPr>
          <w:rStyle w:val="CommentReference"/>
          <w:rFonts w:eastAsia="Times New Roman"/>
        </w:rPr>
        <w:commentReference w:id="180"/>
      </w:r>
    </w:p>
    <w:tbl>
      <w:tblPr>
        <w:tblStyle w:val="TableGrid"/>
        <w:tblW w:w="8222" w:type="dxa"/>
        <w:tblInd w:w="108" w:type="dxa"/>
        <w:tblLook w:val="04A0" w:firstRow="1" w:lastRow="0" w:firstColumn="1" w:lastColumn="0" w:noHBand="0" w:noVBand="1"/>
      </w:tblPr>
      <w:tblGrid>
        <w:gridCol w:w="7371"/>
        <w:gridCol w:w="851"/>
      </w:tblGrid>
      <w:tr w:rsidR="00C55DB9" w14:paraId="43B8C2C8" w14:textId="77777777" w:rsidTr="00086561">
        <w:trPr>
          <w:trHeight w:val="603"/>
        </w:trPr>
        <w:tc>
          <w:tcPr>
            <w:tcW w:w="7371" w:type="dxa"/>
            <w:vAlign w:val="center"/>
          </w:tcPr>
          <w:p w14:paraId="00F42969" w14:textId="790F6755" w:rsidR="00C55DB9" w:rsidRPr="006321FF" w:rsidRDefault="007F305E" w:rsidP="00086561">
            <m:oMathPara>
              <m:oMath>
                <m:acc>
                  <m:accPr>
                    <m:ctrlPr>
                      <w:rPr>
                        <w:rFonts w:ascii="Cambria Math" w:hAnsi="Cambria Math"/>
                        <w:i/>
                      </w:rPr>
                    </m:ctrlPr>
                  </m:accPr>
                  <m:e>
                    <m:r>
                      <m:rPr>
                        <m:scr m:val="script"/>
                      </m:rPr>
                      <w:rPr>
                        <w:rFonts w:ascii="Cambria Math" w:hAnsi="Cambria Math"/>
                      </w:rPr>
                      <m:t>H</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T</m:t>
                    </m:r>
                  </m:sub>
                </m:sSub>
              </m:oMath>
            </m:oMathPara>
          </w:p>
        </w:tc>
        <w:tc>
          <w:tcPr>
            <w:tcW w:w="851" w:type="dxa"/>
            <w:vAlign w:val="center"/>
          </w:tcPr>
          <w:p w14:paraId="31E545EF" w14:textId="400BA96D" w:rsidR="00C55DB9" w:rsidRDefault="00C55DB9" w:rsidP="00086561">
            <w:pPr>
              <w:jc w:val="center"/>
            </w:pPr>
            <w:ins w:id="181" w:author="Sasan Razmkhah" w:date="2021-08-29T20:22:00Z">
              <w:r>
                <w:t>(</w:t>
              </w:r>
            </w:ins>
            <w:r>
              <w:t>3.</w:t>
            </w:r>
            <w:r w:rsidR="0074542C">
              <w:t>21</w:t>
            </w:r>
            <w:ins w:id="182" w:author="Sasan Razmkhah" w:date="2021-08-29T20:22:00Z">
              <w:r>
                <w:t>)</w:t>
              </w:r>
            </w:ins>
          </w:p>
        </w:tc>
      </w:tr>
    </w:tbl>
    <w:p w14:paraId="1E536A93" w14:textId="77777777" w:rsidR="00832B96" w:rsidRDefault="00495FE0" w:rsidP="00945073">
      <w:pPr>
        <w:pStyle w:val="GOVDE"/>
      </w:pPr>
      <w:r>
        <w:t xml:space="preserve"> Süperiletken bölgeler ve </w:t>
      </w:r>
      <w:proofErr w:type="spellStart"/>
      <w:r>
        <w:t>tünellemenin</w:t>
      </w:r>
      <w:proofErr w:type="spellEnd"/>
      <w:r>
        <w:t xml:space="preserve"> meydana geldiği yalıtkan bölge için enerji operatörü aşağıdaki gibi ifade edilebilir. </w:t>
      </w:r>
    </w:p>
    <w:tbl>
      <w:tblPr>
        <w:tblStyle w:val="TableGrid"/>
        <w:tblW w:w="8222" w:type="dxa"/>
        <w:tblInd w:w="108" w:type="dxa"/>
        <w:tblLook w:val="04A0" w:firstRow="1" w:lastRow="0" w:firstColumn="1" w:lastColumn="0" w:noHBand="0" w:noVBand="1"/>
      </w:tblPr>
      <w:tblGrid>
        <w:gridCol w:w="7306"/>
        <w:gridCol w:w="916"/>
      </w:tblGrid>
      <w:tr w:rsidR="00832B96" w14:paraId="314B9793" w14:textId="77777777" w:rsidTr="00832B96">
        <w:trPr>
          <w:trHeight w:val="603"/>
        </w:trPr>
        <w:tc>
          <w:tcPr>
            <w:tcW w:w="7371" w:type="dxa"/>
            <w:vAlign w:val="center"/>
          </w:tcPr>
          <w:p w14:paraId="52EB7775" w14:textId="3A3134B2" w:rsidR="00832B96" w:rsidRPr="006321FF" w:rsidRDefault="007F305E" w:rsidP="00086561">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|L&gt;&lt;L|</m:t>
                </m:r>
              </m:oMath>
            </m:oMathPara>
          </w:p>
        </w:tc>
        <w:tc>
          <w:tcPr>
            <w:tcW w:w="851" w:type="dxa"/>
            <w:vAlign w:val="center"/>
          </w:tcPr>
          <w:p w14:paraId="2E5295DA" w14:textId="4D9A7992" w:rsidR="00832B96" w:rsidRDefault="00832B96" w:rsidP="00086561">
            <w:pPr>
              <w:jc w:val="center"/>
            </w:pPr>
            <w:ins w:id="183" w:author="Sasan Razmkhah" w:date="2021-08-29T20:22:00Z">
              <w:r>
                <w:t>(</w:t>
              </w:r>
            </w:ins>
            <w:r>
              <w:t>3.</w:t>
            </w:r>
            <w:r w:rsidR="0074542C">
              <w:t>22a</w:t>
            </w:r>
            <w:ins w:id="184" w:author="Sasan Razmkhah" w:date="2021-08-29T20:22:00Z">
              <w:r>
                <w:t>)</w:t>
              </w:r>
            </w:ins>
          </w:p>
        </w:tc>
      </w:tr>
      <w:tr w:rsidR="00832B96" w14:paraId="2F410AA5" w14:textId="77777777" w:rsidTr="00832B96">
        <w:trPr>
          <w:trHeight w:val="603"/>
        </w:trPr>
        <w:tc>
          <w:tcPr>
            <w:tcW w:w="7371" w:type="dxa"/>
          </w:tcPr>
          <w:p w14:paraId="3C02B1E7" w14:textId="18791A89" w:rsidR="00832B96" w:rsidRPr="006321FF" w:rsidRDefault="007F305E" w:rsidP="00086561">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|R&gt;&lt;R|</m:t>
                </m:r>
              </m:oMath>
            </m:oMathPara>
          </w:p>
        </w:tc>
        <w:tc>
          <w:tcPr>
            <w:tcW w:w="851" w:type="dxa"/>
          </w:tcPr>
          <w:p w14:paraId="4E6FBA0B" w14:textId="3A36C276" w:rsidR="00832B96" w:rsidRDefault="00832B96" w:rsidP="00086561">
            <w:pPr>
              <w:jc w:val="center"/>
            </w:pPr>
            <w:ins w:id="185" w:author="Sasan Razmkhah" w:date="2021-08-29T20:22:00Z">
              <w:r>
                <w:t>(</w:t>
              </w:r>
            </w:ins>
            <w:r>
              <w:t>3.</w:t>
            </w:r>
            <w:r w:rsidR="0074542C">
              <w:t>22b</w:t>
            </w:r>
            <w:ins w:id="186" w:author="Sasan Razmkhah" w:date="2021-08-29T20:22:00Z">
              <w:r>
                <w:t>)</w:t>
              </w:r>
            </w:ins>
          </w:p>
        </w:tc>
      </w:tr>
      <w:tr w:rsidR="00832B96" w14:paraId="1725B164" w14:textId="77777777" w:rsidTr="00832B96">
        <w:trPr>
          <w:trHeight w:val="603"/>
        </w:trPr>
        <w:tc>
          <w:tcPr>
            <w:tcW w:w="7371" w:type="dxa"/>
          </w:tcPr>
          <w:p w14:paraId="6D421CD4" w14:textId="55292439" w:rsidR="00832B96" w:rsidRPr="006321FF" w:rsidRDefault="007F305E" w:rsidP="00086561">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H</m:t>
                        </m:r>
                      </m:e>
                    </m:acc>
                  </m:e>
                  <m:sub>
                    <m:r>
                      <w:rPr>
                        <w:rFonts w:ascii="Cambria Math" w:hAnsi="Cambria Math"/>
                      </w:rPr>
                      <m:t>T</m:t>
                    </m:r>
                  </m:sub>
                </m:sSub>
                <m:r>
                  <w:rPr>
                    <w:rFonts w:ascii="Cambria Math" w:hAnsi="Cambria Math"/>
                  </w:rPr>
                  <m:t xml:space="preserve">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L&gt;&lt;R</m:t>
                        </m:r>
                      </m:e>
                    </m:d>
                    <m:r>
                      <w:rPr>
                        <w:rFonts w:ascii="Cambria Math" w:hAnsi="Cambria Math"/>
                      </w:rPr>
                      <m:t>+</m:t>
                    </m:r>
                    <m:d>
                      <m:dPr>
                        <m:begChr m:val="|"/>
                        <m:endChr m:val="|"/>
                        <m:ctrlPr>
                          <w:rPr>
                            <w:rFonts w:ascii="Cambria Math" w:hAnsi="Cambria Math"/>
                            <w:i/>
                          </w:rPr>
                        </m:ctrlPr>
                      </m:dPr>
                      <m:e>
                        <m:r>
                          <w:rPr>
                            <w:rFonts w:ascii="Cambria Math" w:hAnsi="Cambria Math"/>
                          </w:rPr>
                          <m:t>R&gt;&lt;L</m:t>
                        </m:r>
                      </m:e>
                    </m:d>
                  </m:e>
                </m:d>
              </m:oMath>
            </m:oMathPara>
          </w:p>
        </w:tc>
        <w:tc>
          <w:tcPr>
            <w:tcW w:w="851" w:type="dxa"/>
          </w:tcPr>
          <w:p w14:paraId="1C58D665" w14:textId="61CEFC56" w:rsidR="00832B96" w:rsidRDefault="00832B96" w:rsidP="00086561">
            <w:pPr>
              <w:jc w:val="center"/>
            </w:pPr>
            <w:ins w:id="187" w:author="Sasan Razmkhah" w:date="2021-08-29T20:22:00Z">
              <w:r>
                <w:t>(</w:t>
              </w:r>
            </w:ins>
            <w:r>
              <w:t>3.</w:t>
            </w:r>
            <w:r w:rsidR="0074542C">
              <w:t>22c</w:t>
            </w:r>
            <w:ins w:id="188" w:author="Sasan Razmkhah" w:date="2021-08-29T20:22:00Z">
              <w:r>
                <w:t>)</w:t>
              </w:r>
            </w:ins>
          </w:p>
        </w:tc>
      </w:tr>
    </w:tbl>
    <w:p w14:paraId="1B5FC0D1" w14:textId="77777777" w:rsidR="004F473E" w:rsidRDefault="004F473E" w:rsidP="00945073">
      <w:pPr>
        <w:pStyle w:val="GOVDE"/>
      </w:pPr>
      <w:r>
        <w:t xml:space="preserve">Tünelleme bölgesi için ifade edilen enerji operatörü her iki süperiletkenin kuantum mekaniksel durumu ile ilişkili olmalıdır. Bu durumun sebebi, sağ veya sol süperiletkende bulunan Cooper çiftleri, tünelleme gereği yalıtkan bölgede belirli bir olasılıkta bulunabilir. </w:t>
      </w:r>
    </w:p>
    <w:p w14:paraId="1C5B9C0E" w14:textId="5B5A979F" w:rsidR="00832B96" w:rsidRDefault="007F305E" w:rsidP="00945073">
      <w:pPr>
        <w:pStyle w:val="GOVDE"/>
      </w:pP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832B96">
        <w:t>ve</w:t>
      </w:r>
      <w:r w:rsidR="004F473E">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832B96">
        <w:t xml:space="preserve">her iki süperiletken için taban durum </w:t>
      </w:r>
      <w:r w:rsidR="004F473E">
        <w:t>enerji düzeyini ifade etmektedir. K, tünelleme bölgesindeki iki durum arasındaki coupling genliğini ifade etmektedir. Bu ifade tünelleme bariyerini oluşturan malzemenin karakteristiği ve geometrisi ile ilişkilidir.</w:t>
      </w:r>
      <w:r w:rsidR="001F27B6">
        <w:t xml:space="preserve"> </w:t>
      </w:r>
    </w:p>
    <w:p w14:paraId="3D77A6DF" w14:textId="73FBFC8F" w:rsidR="001F27B6" w:rsidRDefault="001F27B6" w:rsidP="00945073">
      <w:pPr>
        <w:pStyle w:val="GOVDE"/>
      </w:pPr>
      <w:r>
        <w:lastRenderedPageBreak/>
        <w:t xml:space="preserve">Josephson eklemi için </w:t>
      </w:r>
      <w:proofErr w:type="spellStart"/>
      <w:r>
        <w:t>süperiletkenelr</w:t>
      </w:r>
      <w:proofErr w:type="spellEnd"/>
      <w:r>
        <w:t xml:space="preserve"> cinsinden yazmış olduğumuz dalga fonksiyonu uzayını enerji operatörüne uyguladığımızda aşağıdaki sonuçları elde ederiz:</w:t>
      </w:r>
    </w:p>
    <w:tbl>
      <w:tblPr>
        <w:tblStyle w:val="TableGrid"/>
        <w:tblW w:w="8222" w:type="dxa"/>
        <w:tblInd w:w="108" w:type="dxa"/>
        <w:tblLook w:val="04A0" w:firstRow="1" w:lastRow="0" w:firstColumn="1" w:lastColumn="0" w:noHBand="0" w:noVBand="1"/>
      </w:tblPr>
      <w:tblGrid>
        <w:gridCol w:w="7306"/>
        <w:gridCol w:w="916"/>
      </w:tblGrid>
      <w:tr w:rsidR="001F27B6" w14:paraId="797A0E2A" w14:textId="77777777" w:rsidTr="00086561">
        <w:trPr>
          <w:trHeight w:val="603"/>
        </w:trPr>
        <w:tc>
          <w:tcPr>
            <w:tcW w:w="7371" w:type="dxa"/>
            <w:vAlign w:val="center"/>
          </w:tcPr>
          <w:p w14:paraId="1604EECF" w14:textId="6D792D7B" w:rsidR="001F27B6" w:rsidRPr="006321FF" w:rsidRDefault="007F305E" w:rsidP="00086561">
            <m:oMathPara>
              <m:oMath>
                <m:acc>
                  <m:accPr>
                    <m:ctrlPr>
                      <w:rPr>
                        <w:rFonts w:ascii="Cambria Math" w:hAnsi="Cambria Math"/>
                        <w:i/>
                      </w:rPr>
                    </m:ctrlPr>
                  </m:accPr>
                  <m:e>
                    <m:r>
                      <m:rPr>
                        <m:scr m:val="script"/>
                      </m:rPr>
                      <w:rPr>
                        <w:rFonts w:ascii="Cambria Math" w:hAnsi="Cambria Math"/>
                      </w:rPr>
                      <m:t>H</m:t>
                    </m:r>
                  </m:e>
                </m:acc>
                <m:r>
                  <w:rPr>
                    <w:rFonts w:ascii="Cambria Math" w:hAnsi="Cambria Math"/>
                  </w:rPr>
                  <m:t>|ψ&gt;</m:t>
                </m:r>
              </m:oMath>
            </m:oMathPara>
          </w:p>
        </w:tc>
        <w:tc>
          <w:tcPr>
            <w:tcW w:w="851" w:type="dxa"/>
            <w:vAlign w:val="center"/>
          </w:tcPr>
          <w:p w14:paraId="564A3FAF" w14:textId="5C3F2FE1" w:rsidR="001F27B6" w:rsidRDefault="001F27B6" w:rsidP="00086561">
            <w:pPr>
              <w:jc w:val="center"/>
            </w:pPr>
            <w:ins w:id="189" w:author="Sasan Razmkhah" w:date="2021-08-29T20:22:00Z">
              <w:r>
                <w:t>(</w:t>
              </w:r>
            </w:ins>
            <w:r>
              <w:t>3.</w:t>
            </w:r>
            <w:r w:rsidR="0074542C">
              <w:t>23a</w:t>
            </w:r>
            <w:ins w:id="190" w:author="Sasan Razmkhah" w:date="2021-08-29T20:22:00Z">
              <w:r>
                <w:t>)</w:t>
              </w:r>
            </w:ins>
          </w:p>
        </w:tc>
      </w:tr>
      <w:tr w:rsidR="001F27B6" w14:paraId="24F20BD2" w14:textId="77777777" w:rsidTr="00086561">
        <w:trPr>
          <w:trHeight w:val="603"/>
        </w:trPr>
        <w:tc>
          <w:tcPr>
            <w:tcW w:w="7371" w:type="dxa"/>
          </w:tcPr>
          <w:p w14:paraId="5A7E492F" w14:textId="72EA9D5B" w:rsidR="001F27B6" w:rsidRPr="006321FF" w:rsidRDefault="001F27B6" w:rsidP="00086561">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R</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ψ</m:t>
                    </m:r>
                  </m:e>
                  <m:sub>
                    <m:r>
                      <w:rPr>
                        <w:rFonts w:ascii="Cambria Math" w:hAnsi="Cambria Math"/>
                      </w:rPr>
                      <m:t>R</m:t>
                    </m:r>
                  </m:sub>
                </m:sSub>
                <m:r>
                  <w:rPr>
                    <w:rFonts w:ascii="Cambria Math" w:hAnsi="Cambria Math"/>
                  </w:rPr>
                  <m:t>+K</m:t>
                </m:r>
                <m:sSub>
                  <m:sSubPr>
                    <m:ctrlPr>
                      <w:rPr>
                        <w:rFonts w:ascii="Cambria Math" w:hAnsi="Cambria Math"/>
                        <w:i/>
                      </w:rPr>
                    </m:ctrlPr>
                  </m:sSubPr>
                  <m:e>
                    <m:r>
                      <w:rPr>
                        <w:rFonts w:ascii="Cambria Math" w:hAnsi="Cambria Math"/>
                      </w:rPr>
                      <m:t>ψ</m:t>
                    </m:r>
                  </m:e>
                  <m:sub>
                    <m:r>
                      <w:rPr>
                        <w:rFonts w:ascii="Cambria Math" w:hAnsi="Cambria Math"/>
                      </w:rPr>
                      <m:t>L</m:t>
                    </m:r>
                  </m:sub>
                </m:sSub>
              </m:oMath>
            </m:oMathPara>
          </w:p>
        </w:tc>
        <w:tc>
          <w:tcPr>
            <w:tcW w:w="851" w:type="dxa"/>
          </w:tcPr>
          <w:p w14:paraId="39CA6784" w14:textId="7F1CA985" w:rsidR="001F27B6" w:rsidRDefault="001F27B6" w:rsidP="00086561">
            <w:pPr>
              <w:jc w:val="center"/>
            </w:pPr>
            <w:ins w:id="191" w:author="Sasan Razmkhah" w:date="2021-08-29T20:22:00Z">
              <w:r>
                <w:t>(</w:t>
              </w:r>
            </w:ins>
            <w:r>
              <w:t>3.</w:t>
            </w:r>
            <w:r w:rsidR="0074542C">
              <w:t>23b</w:t>
            </w:r>
            <w:ins w:id="192" w:author="Sasan Razmkhah" w:date="2021-08-29T20:22:00Z">
              <w:r>
                <w:t>)</w:t>
              </w:r>
            </w:ins>
          </w:p>
        </w:tc>
      </w:tr>
      <w:tr w:rsidR="001F27B6" w14:paraId="0D5700EF" w14:textId="77777777" w:rsidTr="00086561">
        <w:trPr>
          <w:trHeight w:val="603"/>
        </w:trPr>
        <w:tc>
          <w:tcPr>
            <w:tcW w:w="7371" w:type="dxa"/>
          </w:tcPr>
          <w:p w14:paraId="74BC3B19" w14:textId="22F0BAFF" w:rsidR="001F27B6" w:rsidRPr="006321FF" w:rsidRDefault="001F27B6" w:rsidP="00086561">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L</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ψ</m:t>
                    </m:r>
                  </m:e>
                  <m:sub>
                    <m:r>
                      <w:rPr>
                        <w:rFonts w:ascii="Cambria Math" w:hAnsi="Cambria Math"/>
                      </w:rPr>
                      <m:t>L</m:t>
                    </m:r>
                  </m:sub>
                </m:sSub>
                <m:r>
                  <w:rPr>
                    <w:rFonts w:ascii="Cambria Math" w:hAnsi="Cambria Math"/>
                  </w:rPr>
                  <m:t>+K</m:t>
                </m:r>
                <m:sSub>
                  <m:sSubPr>
                    <m:ctrlPr>
                      <w:rPr>
                        <w:rFonts w:ascii="Cambria Math" w:hAnsi="Cambria Math"/>
                        <w:i/>
                      </w:rPr>
                    </m:ctrlPr>
                  </m:sSubPr>
                  <m:e>
                    <m:r>
                      <w:rPr>
                        <w:rFonts w:ascii="Cambria Math" w:hAnsi="Cambria Math"/>
                      </w:rPr>
                      <m:t>ψ</m:t>
                    </m:r>
                  </m:e>
                  <m:sub>
                    <m:r>
                      <w:rPr>
                        <w:rFonts w:ascii="Cambria Math" w:hAnsi="Cambria Math"/>
                      </w:rPr>
                      <m:t>R</m:t>
                    </m:r>
                  </m:sub>
                </m:sSub>
              </m:oMath>
            </m:oMathPara>
          </w:p>
        </w:tc>
        <w:tc>
          <w:tcPr>
            <w:tcW w:w="851" w:type="dxa"/>
          </w:tcPr>
          <w:p w14:paraId="743416AE" w14:textId="09A04AE8" w:rsidR="001F27B6" w:rsidRDefault="001F27B6" w:rsidP="00086561">
            <w:pPr>
              <w:jc w:val="center"/>
            </w:pPr>
            <w:ins w:id="193" w:author="Sasan Razmkhah" w:date="2021-08-29T20:22:00Z">
              <w:r>
                <w:t>(</w:t>
              </w:r>
            </w:ins>
            <w:r>
              <w:t>3.</w:t>
            </w:r>
            <w:r w:rsidR="0074542C">
              <w:t>23c</w:t>
            </w:r>
            <w:ins w:id="194" w:author="Sasan Razmkhah" w:date="2021-08-29T20:22:00Z">
              <w:r>
                <w:t>)</w:t>
              </w:r>
            </w:ins>
          </w:p>
        </w:tc>
      </w:tr>
    </w:tbl>
    <w:p w14:paraId="2514FE59" w14:textId="54D16645" w:rsidR="001F27B6" w:rsidRDefault="0074542C" w:rsidP="00945073">
      <w:pPr>
        <w:pStyle w:val="GOVDE"/>
      </w:pPr>
      <w:r>
        <w:t xml:space="preserve"> Josephson ekleminin V kadar DC potansiyel farka maruz kaldığı durumu ele alalım, bu durumda </w:t>
      </w:r>
      <m:oMath>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=2eV</m:t>
        </m:r>
      </m:oMath>
      <w:r>
        <w:t xml:space="preserve"> olacakt</w:t>
      </w:r>
      <w:commentRangeStart w:id="195"/>
      <w:r>
        <w:t>ır.</w:t>
      </w:r>
      <w:commentRangeEnd w:id="195"/>
      <w:r>
        <w:rPr>
          <w:rStyle w:val="CommentReference"/>
          <w:rFonts w:eastAsia="Times New Roman"/>
        </w:rPr>
        <w:commentReference w:id="195"/>
      </w:r>
      <w:r>
        <w:t xml:space="preserve"> </w:t>
      </w:r>
      <w:r w:rsidR="00707769">
        <w:t xml:space="preserve">Sol ve sağ süperiletken arası potansiyel farkın </w:t>
      </w:r>
      <m:oMath>
        <m:r>
          <w:rPr>
            <w:rFonts w:ascii="Cambria Math" w:hAnsi="Cambria Math"/>
          </w:rPr>
          <m:t>2eV</m:t>
        </m:r>
      </m:oMath>
      <w:r w:rsidR="00707769">
        <w:t xml:space="preserve"> olmasının sebebi, süperiletken için baskın taşıyıcı yük olan Cooper çiftlerinin iki adet elektrondan oluşmuş olmasıd</w:t>
      </w:r>
      <w:commentRangeStart w:id="196"/>
      <w:r w:rsidR="00707769">
        <w:t>ır.</w:t>
      </w:r>
      <w:commentRangeEnd w:id="196"/>
      <w:r w:rsidR="00707769">
        <w:rPr>
          <w:rStyle w:val="CommentReference"/>
          <w:rFonts w:eastAsia="Times New Roman"/>
        </w:rPr>
        <w:commentReference w:id="196"/>
      </w:r>
      <w:r w:rsidR="00F003D5">
        <w:t xml:space="preserve"> Bu durum süperiletkende meydana gelen süperiletken akımın sadece Cooper çiftlerinden meydana geldiği varsayımı için geçerli olacaktır. Yapmış olduğumuz çıkarımlar çerçevesinde eşitlik 3.23b ve 3.23c’yi aşağıdaki gibi yazabiliriz:</w:t>
      </w:r>
    </w:p>
    <w:tbl>
      <w:tblPr>
        <w:tblStyle w:val="TableGrid"/>
        <w:tblW w:w="8222" w:type="dxa"/>
        <w:tblInd w:w="108" w:type="dxa"/>
        <w:tblLook w:val="04A0" w:firstRow="1" w:lastRow="0" w:firstColumn="1" w:lastColumn="0" w:noHBand="0" w:noVBand="1"/>
      </w:tblPr>
      <w:tblGrid>
        <w:gridCol w:w="7306"/>
        <w:gridCol w:w="916"/>
      </w:tblGrid>
      <w:tr w:rsidR="00F003D5" w14:paraId="4B72B344" w14:textId="77777777" w:rsidTr="00F003D5">
        <w:trPr>
          <w:trHeight w:val="603"/>
        </w:trPr>
        <w:tc>
          <w:tcPr>
            <w:tcW w:w="7306" w:type="dxa"/>
          </w:tcPr>
          <w:p w14:paraId="51CB13A2" w14:textId="3739D837" w:rsidR="00F003D5" w:rsidRPr="006321FF" w:rsidRDefault="00F003D5" w:rsidP="00D577F3">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R</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-eVψ</m:t>
                    </m:r>
                  </m:e>
                  <m:sub>
                    <m:r>
                      <w:rPr>
                        <w:rFonts w:ascii="Cambria Math" w:hAnsi="Cambria Math"/>
                      </w:rPr>
                      <m:t>R</m:t>
                    </m:r>
                  </m:sub>
                </m:sSub>
                <m:r>
                  <w:rPr>
                    <w:rFonts w:ascii="Cambria Math" w:hAnsi="Cambria Math"/>
                  </w:rPr>
                  <m:t>+K</m:t>
                </m:r>
                <m:sSub>
                  <m:sSubPr>
                    <m:ctrlPr>
                      <w:rPr>
                        <w:rFonts w:ascii="Cambria Math" w:hAnsi="Cambria Math"/>
                        <w:i/>
                      </w:rPr>
                    </m:ctrlPr>
                  </m:sSubPr>
                  <m:e>
                    <m:r>
                      <w:rPr>
                        <w:rFonts w:ascii="Cambria Math" w:hAnsi="Cambria Math"/>
                      </w:rPr>
                      <m:t>ψ</m:t>
                    </m:r>
                  </m:e>
                  <m:sub>
                    <m:r>
                      <w:rPr>
                        <w:rFonts w:ascii="Cambria Math" w:hAnsi="Cambria Math"/>
                      </w:rPr>
                      <m:t>L</m:t>
                    </m:r>
                  </m:sub>
                </m:sSub>
              </m:oMath>
            </m:oMathPara>
          </w:p>
        </w:tc>
        <w:tc>
          <w:tcPr>
            <w:tcW w:w="916" w:type="dxa"/>
          </w:tcPr>
          <w:p w14:paraId="76BCFE3F" w14:textId="5891FAE9" w:rsidR="00F003D5" w:rsidRDefault="00F003D5" w:rsidP="00D577F3">
            <w:pPr>
              <w:jc w:val="center"/>
            </w:pPr>
            <w:ins w:id="197" w:author="Sasan Razmkhah" w:date="2021-08-29T20:22:00Z">
              <w:r>
                <w:t>(</w:t>
              </w:r>
            </w:ins>
            <w:r>
              <w:t>3.23</w:t>
            </w:r>
            <w:r w:rsidR="00207A1C">
              <w:t>a</w:t>
            </w:r>
            <w:ins w:id="198" w:author="Sasan Razmkhah" w:date="2021-08-29T20:22:00Z">
              <w:r>
                <w:t>)</w:t>
              </w:r>
            </w:ins>
          </w:p>
        </w:tc>
      </w:tr>
      <w:tr w:rsidR="00F003D5" w14:paraId="4235CCB5" w14:textId="77777777" w:rsidTr="00F003D5">
        <w:trPr>
          <w:trHeight w:val="603"/>
        </w:trPr>
        <w:tc>
          <w:tcPr>
            <w:tcW w:w="7306" w:type="dxa"/>
          </w:tcPr>
          <w:p w14:paraId="0A5425A0" w14:textId="370E9B7F" w:rsidR="00F003D5" w:rsidRPr="006321FF" w:rsidRDefault="00F003D5" w:rsidP="00D577F3">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L</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eVψ</m:t>
                    </m:r>
                  </m:e>
                  <m:sub>
                    <m:r>
                      <w:rPr>
                        <w:rFonts w:ascii="Cambria Math" w:hAnsi="Cambria Math"/>
                      </w:rPr>
                      <m:t>L</m:t>
                    </m:r>
                  </m:sub>
                </m:sSub>
                <m:r>
                  <w:rPr>
                    <w:rFonts w:ascii="Cambria Math" w:hAnsi="Cambria Math"/>
                  </w:rPr>
                  <m:t>+K</m:t>
                </m:r>
                <m:sSub>
                  <m:sSubPr>
                    <m:ctrlPr>
                      <w:rPr>
                        <w:rFonts w:ascii="Cambria Math" w:hAnsi="Cambria Math"/>
                        <w:i/>
                      </w:rPr>
                    </m:ctrlPr>
                  </m:sSubPr>
                  <m:e>
                    <m:r>
                      <w:rPr>
                        <w:rFonts w:ascii="Cambria Math" w:hAnsi="Cambria Math"/>
                      </w:rPr>
                      <m:t>ψ</m:t>
                    </m:r>
                  </m:e>
                  <m:sub>
                    <m:r>
                      <w:rPr>
                        <w:rFonts w:ascii="Cambria Math" w:hAnsi="Cambria Math"/>
                      </w:rPr>
                      <m:t>R</m:t>
                    </m:r>
                  </m:sub>
                </m:sSub>
              </m:oMath>
            </m:oMathPara>
          </w:p>
        </w:tc>
        <w:tc>
          <w:tcPr>
            <w:tcW w:w="916" w:type="dxa"/>
          </w:tcPr>
          <w:p w14:paraId="59343082" w14:textId="6CAC1795" w:rsidR="00F003D5" w:rsidRDefault="00F003D5" w:rsidP="00D577F3">
            <w:pPr>
              <w:jc w:val="center"/>
            </w:pPr>
            <w:ins w:id="199" w:author="Sasan Razmkhah" w:date="2021-08-29T20:22:00Z">
              <w:r>
                <w:t>(</w:t>
              </w:r>
            </w:ins>
            <w:r>
              <w:t>3.23</w:t>
            </w:r>
            <w:r w:rsidR="00207A1C">
              <w:t>b</w:t>
            </w:r>
            <w:ins w:id="200" w:author="Sasan Razmkhah" w:date="2021-08-29T20:22:00Z">
              <w:r>
                <w:t>)</w:t>
              </w:r>
            </w:ins>
          </w:p>
        </w:tc>
      </w:tr>
    </w:tbl>
    <w:p w14:paraId="004D4953" w14:textId="454A3FBF" w:rsidR="00F003D5" w:rsidRDefault="00BB2CDE" w:rsidP="00945073">
      <w:pPr>
        <w:pStyle w:val="GOVDE"/>
      </w:pPr>
      <w:r>
        <w:t xml:space="preserve">İki dalga fonksiyonu arasındaki faz farkını daha önce tanımladığımız gibi </w:t>
      </w:r>
      <m:oMath>
        <m:r>
          <w:rPr>
            <w:rFonts w:ascii="Cambria Math" w:hAnsi="Cambria Math"/>
          </w:rPr>
          <m:t>φ</m:t>
        </m:r>
        <m:r>
          <w:rPr>
            <w:rFonts w:ascii="Cambria Math" w:eastAsiaTheme="minorEastAsia" w:hAnsi="Cambria Math"/>
          </w:rPr>
          <m:t>=</m:t>
        </m:r>
        <m:sSub>
          <m:sSubPr>
            <m:ctrlPr>
              <w:rPr>
                <w:rFonts w:ascii="Cambria Math" w:hAnsi="Cambria Math"/>
                <w:i/>
              </w:rPr>
            </m:ctrlPr>
          </m:sSubPr>
          <m:e>
            <m:r>
              <w:rPr>
                <w:rFonts w:ascii="Cambria Math" w:hAnsi="Cambria Math"/>
              </w:rPr>
              <m:t>φ</m:t>
            </m:r>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φ</m:t>
            </m:r>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hAnsi="Cambria Math"/>
              </w:rPr>
              <m:t>L</m:t>
            </m:r>
          </m:sub>
        </m:sSub>
      </m:oMath>
      <w:r>
        <w:t xml:space="preserve"> şeklinde tanımlayarak, aşağıdaki eşitlikleri elde edebiliri</w:t>
      </w:r>
      <w:commentRangeStart w:id="201"/>
      <w:r>
        <w:t>z:</w:t>
      </w:r>
      <w:commentRangeEnd w:id="201"/>
      <w:r w:rsidR="00167DFA">
        <w:rPr>
          <w:rStyle w:val="CommentReference"/>
          <w:rFonts w:eastAsia="Times New Roman"/>
        </w:rPr>
        <w:commentReference w:id="201"/>
      </w:r>
    </w:p>
    <w:tbl>
      <w:tblPr>
        <w:tblStyle w:val="TableGrid"/>
        <w:tblW w:w="8222" w:type="dxa"/>
        <w:tblInd w:w="108" w:type="dxa"/>
        <w:tblLook w:val="04A0" w:firstRow="1" w:lastRow="0" w:firstColumn="1" w:lastColumn="0" w:noHBand="0" w:noVBand="1"/>
      </w:tblPr>
      <w:tblGrid>
        <w:gridCol w:w="7306"/>
        <w:gridCol w:w="916"/>
      </w:tblGrid>
      <w:tr w:rsidR="003D6E8B" w14:paraId="12F55EF3" w14:textId="77777777" w:rsidTr="003D6E8B">
        <w:trPr>
          <w:trHeight w:val="603"/>
        </w:trPr>
        <w:tc>
          <w:tcPr>
            <w:tcW w:w="7306" w:type="dxa"/>
          </w:tcPr>
          <w:p w14:paraId="79463C80" w14:textId="2126E02D" w:rsidR="003D6E8B" w:rsidRPr="006321FF" w:rsidRDefault="007F305E" w:rsidP="00BB410D">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ℏ</m:t>
                    </m:r>
                  </m:den>
                </m:f>
                <m:r>
                  <w:rPr>
                    <w:rFonts w:ascii="Cambria Math" w:hAnsi="Cambria Math"/>
                  </w:rPr>
                  <m:t>K</m:t>
                </m:r>
                <m:rad>
                  <m:radPr>
                    <m:degHide m:val="1"/>
                    <m:ctrlPr>
                      <w:rPr>
                        <w:rFonts w:ascii="Cambria Math" w:hAnsi="Cambria Math"/>
                        <w:i/>
                      </w:rPr>
                    </m:ctrlPr>
                  </m:radPr>
                  <m:deg/>
                  <m:e>
                    <m:sSubSup>
                      <m:sSubSupPr>
                        <m:ctrlPr>
                          <w:rPr>
                            <w:rFonts w:ascii="Cambria Math" w:eastAsiaTheme="minorEastAsia" w:hAnsi="Cambria Math"/>
                            <w:i/>
                          </w:rPr>
                        </m:ctrlPr>
                      </m:sSubSup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up>
                        <m:r>
                          <w:rPr>
                            <w:rFonts w:ascii="Cambria Math" w:eastAsiaTheme="minorEastAsia" w:hAnsi="Cambria Math"/>
                          </w:rPr>
                          <m:t>1/2</m:t>
                        </m:r>
                      </m:sup>
                    </m:sSubSup>
                    <m:sSubSup>
                      <m:sSubSupPr>
                        <m:ctrlPr>
                          <w:rPr>
                            <w:rFonts w:ascii="Cambria Math" w:eastAsiaTheme="minorEastAsia" w:hAnsi="Cambria Math"/>
                            <w:i/>
                          </w:rPr>
                        </m:ctrlPr>
                      </m:sSubSup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up>
                        <m:r>
                          <w:rPr>
                            <w:rFonts w:ascii="Cambria Math" w:eastAsiaTheme="minorEastAsia" w:hAnsi="Cambria Math"/>
                          </w:rPr>
                          <m:t>1/2</m:t>
                        </m:r>
                      </m:sup>
                    </m:sSubSup>
                  </m:e>
                </m:rad>
                <m:r>
                  <w:rPr>
                    <w:rFonts w:ascii="Cambria Math" w:hAnsi="Cambria Math"/>
                  </w:rPr>
                  <m:t>sinφ</m:t>
                </m:r>
              </m:oMath>
            </m:oMathPara>
          </w:p>
        </w:tc>
        <w:tc>
          <w:tcPr>
            <w:tcW w:w="916" w:type="dxa"/>
          </w:tcPr>
          <w:p w14:paraId="168BF9A8" w14:textId="211D1DA4" w:rsidR="003D6E8B" w:rsidRDefault="003D6E8B" w:rsidP="00BB410D">
            <w:pPr>
              <w:jc w:val="center"/>
            </w:pPr>
            <w:ins w:id="202" w:author="Sasan Razmkhah" w:date="2021-08-29T20:22:00Z">
              <w:r>
                <w:t>(</w:t>
              </w:r>
            </w:ins>
            <w:r>
              <w:t>3.2</w:t>
            </w:r>
            <w:r w:rsidR="0073270D">
              <w:t>4</w:t>
            </w:r>
            <w:r w:rsidR="00207A1C">
              <w:t>a</w:t>
            </w:r>
            <w:ins w:id="203" w:author="Sasan Razmkhah" w:date="2021-08-29T20:22:00Z">
              <w:r>
                <w:t>)</w:t>
              </w:r>
            </w:ins>
          </w:p>
        </w:tc>
      </w:tr>
      <w:tr w:rsidR="003D6E8B" w14:paraId="117AF0B1" w14:textId="77777777" w:rsidTr="003D6E8B">
        <w:trPr>
          <w:trHeight w:val="603"/>
        </w:trPr>
        <w:tc>
          <w:tcPr>
            <w:tcW w:w="7306" w:type="dxa"/>
          </w:tcPr>
          <w:p w14:paraId="6A485D9A" w14:textId="4BCD18D0" w:rsidR="003D6E8B" w:rsidRPr="006321FF" w:rsidRDefault="007F305E" w:rsidP="00BB410D">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ℏ</m:t>
                    </m:r>
                  </m:den>
                </m:f>
                <m:r>
                  <w:rPr>
                    <w:rFonts w:ascii="Cambria Math" w:hAnsi="Cambria Math"/>
                  </w:rPr>
                  <m:t>K</m:t>
                </m:r>
                <m:rad>
                  <m:radPr>
                    <m:degHide m:val="1"/>
                    <m:ctrlPr>
                      <w:rPr>
                        <w:rFonts w:ascii="Cambria Math" w:hAnsi="Cambria Math"/>
                        <w:i/>
                      </w:rPr>
                    </m:ctrlPr>
                  </m:radPr>
                  <m:deg/>
                  <m:e>
                    <m:sSubSup>
                      <m:sSubSupPr>
                        <m:ctrlPr>
                          <w:rPr>
                            <w:rFonts w:ascii="Cambria Math" w:eastAsiaTheme="minorEastAsia" w:hAnsi="Cambria Math"/>
                            <w:i/>
                          </w:rPr>
                        </m:ctrlPr>
                      </m:sSubSup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up>
                        <m:r>
                          <w:rPr>
                            <w:rFonts w:ascii="Cambria Math" w:eastAsiaTheme="minorEastAsia" w:hAnsi="Cambria Math"/>
                          </w:rPr>
                          <m:t>1/2</m:t>
                        </m:r>
                      </m:sup>
                    </m:sSubSup>
                    <m:sSubSup>
                      <m:sSubSupPr>
                        <m:ctrlPr>
                          <w:rPr>
                            <w:rFonts w:ascii="Cambria Math" w:eastAsiaTheme="minorEastAsia" w:hAnsi="Cambria Math"/>
                            <w:i/>
                          </w:rPr>
                        </m:ctrlPr>
                      </m:sSubSup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up>
                        <m:r>
                          <w:rPr>
                            <w:rFonts w:ascii="Cambria Math" w:eastAsiaTheme="minorEastAsia" w:hAnsi="Cambria Math"/>
                          </w:rPr>
                          <m:t>1/2</m:t>
                        </m:r>
                      </m:sup>
                    </m:sSubSup>
                  </m:e>
                </m:rad>
                <m:r>
                  <w:rPr>
                    <w:rFonts w:ascii="Cambria Math" w:hAnsi="Cambria Math"/>
                  </w:rPr>
                  <m:t>sinφ</m:t>
                </m:r>
              </m:oMath>
            </m:oMathPara>
          </w:p>
        </w:tc>
        <w:tc>
          <w:tcPr>
            <w:tcW w:w="916" w:type="dxa"/>
          </w:tcPr>
          <w:p w14:paraId="753BC82A" w14:textId="23E69E0D" w:rsidR="003D6E8B" w:rsidRDefault="003D6E8B" w:rsidP="00BB410D">
            <w:pPr>
              <w:jc w:val="center"/>
            </w:pPr>
            <w:ins w:id="204" w:author="Sasan Razmkhah" w:date="2021-08-29T20:22:00Z">
              <w:r>
                <w:t>(</w:t>
              </w:r>
            </w:ins>
            <w:r>
              <w:t>3.2</w:t>
            </w:r>
            <w:r w:rsidR="0073270D">
              <w:t>4</w:t>
            </w:r>
            <w:r w:rsidR="00207A1C">
              <w:t>b</w:t>
            </w:r>
            <w:ins w:id="205" w:author="Sasan Razmkhah" w:date="2021-08-29T20:22:00Z">
              <w:r>
                <w:t>)</w:t>
              </w:r>
            </w:ins>
          </w:p>
        </w:tc>
      </w:tr>
      <w:tr w:rsidR="003D6E8B" w14:paraId="0E3C834D" w14:textId="77777777" w:rsidTr="003D6E8B">
        <w:trPr>
          <w:trHeight w:val="603"/>
        </w:trPr>
        <w:tc>
          <w:tcPr>
            <w:tcW w:w="7306" w:type="dxa"/>
          </w:tcPr>
          <w:p w14:paraId="780D123D" w14:textId="7D7E83CE" w:rsidR="003D6E8B" w:rsidRPr="006321FF" w:rsidRDefault="007F305E" w:rsidP="00BB410D">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hAnsi="Cambria Math"/>
                          </w:rPr>
                          <m:t>L</m:t>
                        </m:r>
                      </m:sub>
                    </m:sSub>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ℏ</m:t>
                    </m:r>
                  </m:den>
                </m:f>
                <m:rad>
                  <m:radPr>
                    <m:degHide m:val="1"/>
                    <m:ctrlPr>
                      <w:rPr>
                        <w:rFonts w:ascii="Cambria Math" w:hAnsi="Cambria Math"/>
                        <w:i/>
                      </w:rPr>
                    </m:ctrlPr>
                  </m:radPr>
                  <m:deg/>
                  <m:e>
                    <m:f>
                      <m:fPr>
                        <m:ctrlPr>
                          <w:rPr>
                            <w:rFonts w:ascii="Cambria Math" w:hAnsi="Cambria Math"/>
                            <w:i/>
                          </w:rPr>
                        </m:ctrlPr>
                      </m:fPr>
                      <m:num>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m:rPr>
                                    <m:sty m:val="b"/>
                                  </m:rPr>
                                  <w:rPr>
                                    <w:rFonts w:ascii="Cambria Math" w:hAnsi="Cambria Math"/>
                                  </w:rPr>
                                  <m:t>r</m:t>
                                </m:r>
                                <m:r>
                                  <w:rPr>
                                    <w:rFonts w:ascii="Cambria Math" w:hAnsi="Cambria Math"/>
                                  </w:rPr>
                                  <m:t>,t</m:t>
                                </m:r>
                              </m:e>
                            </m:d>
                          </m:e>
                          <m:sub>
                            <m:r>
                              <w:rPr>
                                <w:rFonts w:ascii="Cambria Math" w:eastAsiaTheme="minorEastAsia" w:hAnsi="Cambria Math"/>
                              </w:rPr>
                              <m:t>L</m:t>
                            </m:r>
                          </m:sub>
                        </m:sSub>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m:rPr>
                                    <m:sty m:val="b"/>
                                  </m:rPr>
                                  <w:rPr>
                                    <w:rFonts w:ascii="Cambria Math" w:hAnsi="Cambria Math"/>
                                  </w:rPr>
                                  <m:t>r</m:t>
                                </m:r>
                                <m:r>
                                  <w:rPr>
                                    <w:rFonts w:ascii="Cambria Math" w:hAnsi="Cambria Math"/>
                                  </w:rPr>
                                  <m:t>,t</m:t>
                                </m:r>
                              </m:e>
                            </m:d>
                          </m:e>
                          <m:sub>
                            <m:r>
                              <w:rPr>
                                <w:rFonts w:ascii="Cambria Math" w:eastAsiaTheme="minorEastAsia" w:hAnsi="Cambria Math"/>
                              </w:rPr>
                              <m:t>R</m:t>
                            </m:r>
                          </m:sub>
                        </m:sSub>
                      </m:den>
                    </m:f>
                  </m:e>
                </m:rad>
                <m:r>
                  <w:rPr>
                    <w:rFonts w:ascii="Cambria Math" w:hAnsi="Cambria Math"/>
                  </w:rPr>
                  <m:t>cosφ-</m:t>
                </m:r>
                <m:f>
                  <m:fPr>
                    <m:ctrlPr>
                      <w:rPr>
                        <w:rFonts w:ascii="Cambria Math" w:hAnsi="Cambria Math"/>
                        <w:i/>
                      </w:rPr>
                    </m:ctrlPr>
                  </m:fPr>
                  <m:num>
                    <m:r>
                      <w:rPr>
                        <w:rFonts w:ascii="Cambria Math" w:hAnsi="Cambria Math"/>
                      </w:rPr>
                      <m:t>eV</m:t>
                    </m:r>
                  </m:num>
                  <m:den>
                    <m:r>
                      <w:rPr>
                        <w:rFonts w:ascii="Cambria Math" w:hAnsi="Cambria Math"/>
                      </w:rPr>
                      <m:t>ℏ</m:t>
                    </m:r>
                  </m:den>
                </m:f>
              </m:oMath>
            </m:oMathPara>
          </w:p>
        </w:tc>
        <w:tc>
          <w:tcPr>
            <w:tcW w:w="916" w:type="dxa"/>
          </w:tcPr>
          <w:p w14:paraId="288194F7" w14:textId="7191C8E3" w:rsidR="003D6E8B" w:rsidRDefault="003D6E8B" w:rsidP="00BB410D">
            <w:pPr>
              <w:jc w:val="center"/>
            </w:pPr>
            <w:ins w:id="206" w:author="Sasan Razmkhah" w:date="2021-08-29T20:22:00Z">
              <w:r>
                <w:t>(</w:t>
              </w:r>
            </w:ins>
            <w:r>
              <w:t>3.2</w:t>
            </w:r>
            <w:r w:rsidR="0073270D">
              <w:t>4</w:t>
            </w:r>
            <w:r w:rsidR="00207A1C">
              <w:t>c</w:t>
            </w:r>
            <w:ins w:id="207" w:author="Sasan Razmkhah" w:date="2021-08-29T20:22:00Z">
              <w:r>
                <w:t>)</w:t>
              </w:r>
            </w:ins>
          </w:p>
        </w:tc>
      </w:tr>
      <w:tr w:rsidR="003D6E8B" w14:paraId="4A7DE189" w14:textId="77777777" w:rsidTr="003D6E8B">
        <w:trPr>
          <w:trHeight w:val="603"/>
        </w:trPr>
        <w:tc>
          <w:tcPr>
            <w:tcW w:w="7306" w:type="dxa"/>
          </w:tcPr>
          <w:p w14:paraId="4285E3F5" w14:textId="6DF347CA" w:rsidR="003D6E8B" w:rsidRPr="006321FF" w:rsidRDefault="007F305E" w:rsidP="00BB410D">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hAnsi="Cambria Math"/>
                          </w:rPr>
                          <m:t>R</m:t>
                        </m:r>
                      </m:sub>
                    </m:sSub>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ℏ</m:t>
                    </m:r>
                  </m:den>
                </m:f>
                <m:rad>
                  <m:radPr>
                    <m:degHide m:val="1"/>
                    <m:ctrlPr>
                      <w:rPr>
                        <w:rFonts w:ascii="Cambria Math" w:hAnsi="Cambria Math"/>
                        <w:i/>
                      </w:rPr>
                    </m:ctrlPr>
                  </m:radPr>
                  <m:deg/>
                  <m:e>
                    <m:f>
                      <m:fPr>
                        <m:ctrlPr>
                          <w:rPr>
                            <w:rFonts w:ascii="Cambria Math" w:hAnsi="Cambria Math"/>
                            <w:i/>
                          </w:rPr>
                        </m:ctrlPr>
                      </m:fPr>
                      <m:num>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den>
                    </m:f>
                  </m:e>
                </m:rad>
                <m:r>
                  <w:rPr>
                    <w:rFonts w:ascii="Cambria Math" w:hAnsi="Cambria Math"/>
                  </w:rPr>
                  <m:t>cosφ+</m:t>
                </m:r>
                <m:f>
                  <m:fPr>
                    <m:ctrlPr>
                      <w:rPr>
                        <w:rFonts w:ascii="Cambria Math" w:hAnsi="Cambria Math"/>
                        <w:i/>
                      </w:rPr>
                    </m:ctrlPr>
                  </m:fPr>
                  <m:num>
                    <m:r>
                      <w:rPr>
                        <w:rFonts w:ascii="Cambria Math" w:hAnsi="Cambria Math"/>
                      </w:rPr>
                      <m:t>eV</m:t>
                    </m:r>
                  </m:num>
                  <m:den>
                    <m:r>
                      <w:rPr>
                        <w:rFonts w:ascii="Cambria Math" w:hAnsi="Cambria Math"/>
                      </w:rPr>
                      <m:t>ℏ</m:t>
                    </m:r>
                  </m:den>
                </m:f>
              </m:oMath>
            </m:oMathPara>
          </w:p>
        </w:tc>
        <w:tc>
          <w:tcPr>
            <w:tcW w:w="916" w:type="dxa"/>
          </w:tcPr>
          <w:p w14:paraId="258716AE" w14:textId="75A6DF44" w:rsidR="003D6E8B" w:rsidRDefault="003D6E8B" w:rsidP="00BB410D">
            <w:pPr>
              <w:jc w:val="center"/>
            </w:pPr>
            <w:ins w:id="208" w:author="Sasan Razmkhah" w:date="2021-08-29T20:22:00Z">
              <w:r>
                <w:t>(</w:t>
              </w:r>
            </w:ins>
            <w:r>
              <w:t>3.2</w:t>
            </w:r>
            <w:r w:rsidR="0073270D">
              <w:t>4</w:t>
            </w:r>
            <w:r w:rsidR="00207A1C">
              <w:t>d</w:t>
            </w:r>
            <w:ins w:id="209" w:author="Sasan Razmkhah" w:date="2021-08-29T20:22:00Z">
              <w:r>
                <w:t>)</w:t>
              </w:r>
            </w:ins>
          </w:p>
        </w:tc>
      </w:tr>
    </w:tbl>
    <w:p w14:paraId="4C7C5BC7" w14:textId="15BCE3C2" w:rsidR="00BB2CDE" w:rsidRDefault="0073270D" w:rsidP="00945073">
      <w:pPr>
        <w:pStyle w:val="GOVDE"/>
      </w:pPr>
      <w:r>
        <w:t xml:space="preserve">Bu durumda Cooper çiftlerinin Josephson eklemi boyunca meydana getirdiği akım yoğunluğu fiziksel </w:t>
      </w:r>
      <w:proofErr w:type="spellStart"/>
      <w:r>
        <w:t>tanmdan</w:t>
      </w:r>
      <w:proofErr w:type="spellEnd"/>
      <w:r>
        <w:t xml:space="preserve"> faydalanarak aşağıdaki gibi yazılabilir:</w:t>
      </w:r>
    </w:p>
    <w:tbl>
      <w:tblPr>
        <w:tblStyle w:val="TableGrid"/>
        <w:tblW w:w="8222" w:type="dxa"/>
        <w:tblInd w:w="108" w:type="dxa"/>
        <w:tblLook w:val="04A0" w:firstRow="1" w:lastRow="0" w:firstColumn="1" w:lastColumn="0" w:noHBand="0" w:noVBand="1"/>
      </w:tblPr>
      <w:tblGrid>
        <w:gridCol w:w="7306"/>
        <w:gridCol w:w="916"/>
      </w:tblGrid>
      <w:tr w:rsidR="0073270D" w14:paraId="67CD162C" w14:textId="77777777" w:rsidTr="00BB410D">
        <w:trPr>
          <w:trHeight w:val="603"/>
        </w:trPr>
        <w:tc>
          <w:tcPr>
            <w:tcW w:w="7306" w:type="dxa"/>
          </w:tcPr>
          <w:p w14:paraId="12977F3E" w14:textId="0EB54285" w:rsidR="0073270D" w:rsidRPr="006321FF" w:rsidRDefault="0073270D" w:rsidP="00BB410D">
            <m:oMathPara>
              <m:oMath>
                <m:r>
                  <w:rPr>
                    <w:rFonts w:ascii="Cambria Math" w:hAnsi="Cambria Math"/>
                  </w:rPr>
                  <m:t>J =</m:t>
                </m:r>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num>
                  <m:den>
                    <m:r>
                      <w:rPr>
                        <w:rFonts w:ascii="Cambria Math" w:hAnsi="Cambria Math"/>
                      </w:rPr>
                      <m:t>∂t</m:t>
                    </m:r>
                  </m:den>
                </m:f>
              </m:oMath>
            </m:oMathPara>
          </w:p>
        </w:tc>
        <w:tc>
          <w:tcPr>
            <w:tcW w:w="916" w:type="dxa"/>
          </w:tcPr>
          <w:p w14:paraId="58F91CA7" w14:textId="15BC61C6" w:rsidR="0073270D" w:rsidRDefault="0073270D" w:rsidP="00BB410D">
            <w:pPr>
              <w:jc w:val="center"/>
            </w:pPr>
            <w:ins w:id="210" w:author="Sasan Razmkhah" w:date="2021-08-29T20:22:00Z">
              <w:r>
                <w:t>(</w:t>
              </w:r>
            </w:ins>
            <w:r>
              <w:t>3.2</w:t>
            </w:r>
            <w:r w:rsidR="00207A1C">
              <w:t>5a</w:t>
            </w:r>
            <w:ins w:id="211" w:author="Sasan Razmkhah" w:date="2021-08-29T20:22:00Z">
              <w:r>
                <w:t>)</w:t>
              </w:r>
            </w:ins>
          </w:p>
        </w:tc>
      </w:tr>
      <w:tr w:rsidR="0073270D" w14:paraId="1F8E744C" w14:textId="77777777" w:rsidTr="00BB410D">
        <w:trPr>
          <w:trHeight w:val="603"/>
        </w:trPr>
        <w:tc>
          <w:tcPr>
            <w:tcW w:w="7306" w:type="dxa"/>
          </w:tcPr>
          <w:p w14:paraId="41D87837" w14:textId="42BAE7FC" w:rsidR="0073270D" w:rsidRPr="006321FF" w:rsidRDefault="00207A1C" w:rsidP="00BB410D">
            <m:oMathPara>
              <m:oMath>
                <m:r>
                  <w:rPr>
                    <w:rFonts w:ascii="Cambria Math" w:hAnsi="Cambria Math"/>
                  </w:rPr>
                  <m:t>J =</m:t>
                </m:r>
                <m:f>
                  <m:fPr>
                    <m:ctrlPr>
                      <w:rPr>
                        <w:rFonts w:ascii="Cambria Math" w:hAnsi="Cambria Math"/>
                        <w:i/>
                      </w:rPr>
                    </m:ctrlPr>
                  </m:fPr>
                  <m:num>
                    <m:r>
                      <w:rPr>
                        <w:rFonts w:ascii="Cambria Math" w:hAnsi="Cambria Math"/>
                      </w:rPr>
                      <m:t>2</m:t>
                    </m:r>
                  </m:num>
                  <m:den>
                    <m:r>
                      <w:rPr>
                        <w:rFonts w:ascii="Cambria Math" w:hAnsi="Cambria Math"/>
                      </w:rPr>
                      <m:t>ℏ</m:t>
                    </m:r>
                  </m:den>
                </m:f>
                <m:r>
                  <w:rPr>
                    <w:rFonts w:ascii="Cambria Math" w:hAnsi="Cambria Math"/>
                  </w:rPr>
                  <m:t>K</m:t>
                </m:r>
                <m:rad>
                  <m:radPr>
                    <m:degHide m:val="1"/>
                    <m:ctrlPr>
                      <w:rPr>
                        <w:rFonts w:ascii="Cambria Math" w:hAnsi="Cambria Math"/>
                        <w:i/>
                      </w:rPr>
                    </m:ctrlPr>
                  </m:radPr>
                  <m:deg/>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e>
                </m:rad>
                <m:r>
                  <w:rPr>
                    <w:rFonts w:ascii="Cambria Math" w:hAnsi="Cambria Math"/>
                  </w:rPr>
                  <m:t>sinφ</m:t>
                </m:r>
              </m:oMath>
            </m:oMathPara>
          </w:p>
        </w:tc>
        <w:tc>
          <w:tcPr>
            <w:tcW w:w="916" w:type="dxa"/>
          </w:tcPr>
          <w:p w14:paraId="2888B4D7" w14:textId="0D07AEFB" w:rsidR="0073270D" w:rsidRDefault="0073270D" w:rsidP="00BB410D">
            <w:pPr>
              <w:jc w:val="center"/>
            </w:pPr>
            <w:ins w:id="212" w:author="Sasan Razmkhah" w:date="2021-08-29T20:22:00Z">
              <w:r>
                <w:t>(</w:t>
              </w:r>
            </w:ins>
            <w:r>
              <w:t>3.2</w:t>
            </w:r>
            <w:r w:rsidR="00207A1C">
              <w:t>5b</w:t>
            </w:r>
            <w:ins w:id="213" w:author="Sasan Razmkhah" w:date="2021-08-29T20:22:00Z">
              <w:r>
                <w:t>)</w:t>
              </w:r>
            </w:ins>
          </w:p>
        </w:tc>
      </w:tr>
    </w:tbl>
    <w:p w14:paraId="0A7A583B" w14:textId="51E53525" w:rsidR="0073270D" w:rsidRDefault="00207A1C" w:rsidP="00945073">
      <w:pPr>
        <w:pStyle w:val="GOVDE"/>
      </w:pPr>
      <w:r>
        <w:lastRenderedPageBreak/>
        <w:t xml:space="preserve"> Eşitlik 3.25a’da elde ettiğimiz eşitlikte açıkça görülmektedir ki </w:t>
      </w:r>
      <w:r w:rsidR="001C6CEA">
        <w:t xml:space="preserve">sol ve sağ süperiletkende bulunan Cooper çifti yoğunluğunun zamana bağlı değişimi birbirine eşit, fakat zıt işaretlidir. </w:t>
      </w:r>
      <w:commentRangeStart w:id="214"/>
      <w:r w:rsidR="001C6CEA">
        <w:t xml:space="preserve">Eksi işaretinin fiziksel anlamı, </w:t>
      </w:r>
      <w:r w:rsidR="009C7FC1">
        <w:t>olası bir Cooper çifti akışının bir süperiletkenden diğer süperiletkene doğru olduğunu ifade etmektedir.</w:t>
      </w:r>
      <w:commentRangeEnd w:id="214"/>
      <w:r w:rsidR="00115E87">
        <w:rPr>
          <w:rStyle w:val="CommentReference"/>
          <w:rFonts w:eastAsia="Times New Roman"/>
        </w:rPr>
        <w:commentReference w:id="214"/>
      </w:r>
      <w:r w:rsidR="00115E87">
        <w:t xml:space="preserve"> Josephson eklemini oluşturan her bir süperiletkenin eşit Cooper çifti yoğunluğuna sahip olduğunu varsayarsak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L</m:t>
            </m:r>
          </m:sub>
        </m:sSub>
        <m:r>
          <w:rPr>
            <w:rFonts w:ascii="Cambria Math"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oMath>
      <w:r w:rsidR="00115E87">
        <w:t>) bu durumda Josephson eklemi için akım yoğunluğu ifadesini aşağıdaki gibi yazabiliriz:</w:t>
      </w:r>
    </w:p>
    <w:tbl>
      <w:tblPr>
        <w:tblStyle w:val="TableGrid"/>
        <w:tblW w:w="8222" w:type="dxa"/>
        <w:tblInd w:w="108" w:type="dxa"/>
        <w:tblLook w:val="04A0" w:firstRow="1" w:lastRow="0" w:firstColumn="1" w:lastColumn="0" w:noHBand="0" w:noVBand="1"/>
      </w:tblPr>
      <w:tblGrid>
        <w:gridCol w:w="7306"/>
        <w:gridCol w:w="916"/>
      </w:tblGrid>
      <w:tr w:rsidR="00115E87" w14:paraId="3B6C293D" w14:textId="77777777" w:rsidTr="00BB410D">
        <w:trPr>
          <w:trHeight w:val="603"/>
        </w:trPr>
        <w:tc>
          <w:tcPr>
            <w:tcW w:w="7306" w:type="dxa"/>
          </w:tcPr>
          <w:p w14:paraId="3E6B4C58" w14:textId="39112F92" w:rsidR="00115E87" w:rsidRPr="006321FF" w:rsidRDefault="007F305E" w:rsidP="00BB410D">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ℏ</m:t>
                    </m:r>
                  </m:den>
                </m:f>
                <m:r>
                  <w:rPr>
                    <w:rFonts w:ascii="Cambria Math" w:hAnsi="Cambria Math"/>
                  </w:rPr>
                  <m:t>K</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oMath>
            </m:oMathPara>
          </w:p>
        </w:tc>
        <w:tc>
          <w:tcPr>
            <w:tcW w:w="916" w:type="dxa"/>
          </w:tcPr>
          <w:p w14:paraId="355C927A" w14:textId="40E63078" w:rsidR="00115E87" w:rsidRDefault="00115E87" w:rsidP="00BB410D">
            <w:pPr>
              <w:jc w:val="center"/>
            </w:pPr>
            <w:ins w:id="215" w:author="Sasan Razmkhah" w:date="2021-08-29T20:22:00Z">
              <w:r>
                <w:t>(</w:t>
              </w:r>
            </w:ins>
            <w:r>
              <w:t>3.2</w:t>
            </w:r>
            <w:r w:rsidR="00914AB0">
              <w:t>6</w:t>
            </w:r>
            <w:r>
              <w:t>a</w:t>
            </w:r>
            <w:ins w:id="216" w:author="Sasan Razmkhah" w:date="2021-08-29T20:22:00Z">
              <w:r>
                <w:t>)</w:t>
              </w:r>
            </w:ins>
          </w:p>
        </w:tc>
      </w:tr>
      <w:tr w:rsidR="00115E87" w14:paraId="52F4E87E" w14:textId="77777777" w:rsidTr="00BB410D">
        <w:trPr>
          <w:trHeight w:val="603"/>
        </w:trPr>
        <w:tc>
          <w:tcPr>
            <w:tcW w:w="7306" w:type="dxa"/>
          </w:tcPr>
          <w:p w14:paraId="3F76D79C" w14:textId="616AD103" w:rsidR="00115E87" w:rsidRPr="006321FF" w:rsidRDefault="00115E87" w:rsidP="00BB410D">
            <m:oMathPara>
              <m:oMath>
                <m:r>
                  <w:rPr>
                    <w:rFonts w:ascii="Cambria Math" w:hAnsi="Cambria Math"/>
                  </w:rPr>
                  <m:t>J =</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sinφ</m:t>
                </m:r>
              </m:oMath>
            </m:oMathPara>
          </w:p>
        </w:tc>
        <w:tc>
          <w:tcPr>
            <w:tcW w:w="916" w:type="dxa"/>
          </w:tcPr>
          <w:p w14:paraId="4D3A5C54" w14:textId="409BB3AB" w:rsidR="00115E87" w:rsidRDefault="00115E87" w:rsidP="00BB410D">
            <w:pPr>
              <w:jc w:val="center"/>
            </w:pPr>
            <w:ins w:id="217" w:author="Sasan Razmkhah" w:date="2021-08-29T20:22:00Z">
              <w:r>
                <w:t>(</w:t>
              </w:r>
            </w:ins>
            <w:r>
              <w:t>3.2</w:t>
            </w:r>
            <w:r w:rsidR="00914AB0">
              <w:t>6</w:t>
            </w:r>
            <w:r>
              <w:t>b</w:t>
            </w:r>
            <w:ins w:id="218" w:author="Sasan Razmkhah" w:date="2021-08-29T20:22:00Z">
              <w:r>
                <w:t>)</w:t>
              </w:r>
            </w:ins>
          </w:p>
        </w:tc>
      </w:tr>
    </w:tbl>
    <w:p w14:paraId="6134B75D" w14:textId="4408CC4F" w:rsidR="00115E87" w:rsidRDefault="00914AB0" w:rsidP="00945073">
      <w:pPr>
        <w:pStyle w:val="GOVDE"/>
      </w:pPr>
      <w:r>
        <w:t>Eşitlik 3.24c ve eşitlik 3.24d’yi kullanarak iki dalga fonksiyonunun faz farkının zamana göre türevini aşağıdaki gibi yazabiliriz:</w:t>
      </w:r>
    </w:p>
    <w:tbl>
      <w:tblPr>
        <w:tblStyle w:val="TableGrid"/>
        <w:tblW w:w="8222" w:type="dxa"/>
        <w:tblInd w:w="108" w:type="dxa"/>
        <w:tblLook w:val="04A0" w:firstRow="1" w:lastRow="0" w:firstColumn="1" w:lastColumn="0" w:noHBand="0" w:noVBand="1"/>
      </w:tblPr>
      <w:tblGrid>
        <w:gridCol w:w="7371"/>
        <w:gridCol w:w="851"/>
      </w:tblGrid>
      <w:tr w:rsidR="00914AB0" w14:paraId="3DFA17CC" w14:textId="77777777" w:rsidTr="00BB410D">
        <w:trPr>
          <w:trHeight w:val="603"/>
        </w:trPr>
        <w:tc>
          <w:tcPr>
            <w:tcW w:w="7371" w:type="dxa"/>
            <w:vAlign w:val="center"/>
          </w:tcPr>
          <w:p w14:paraId="76E55488" w14:textId="604E1287" w:rsidR="00914AB0" w:rsidRPr="006321FF" w:rsidRDefault="007F305E" w:rsidP="00BB410D">
            <m:oMathPara>
              <m:oMath>
                <m:f>
                  <m:fPr>
                    <m:ctrlPr>
                      <w:rPr>
                        <w:rFonts w:ascii="Cambria Math" w:hAnsi="Cambria Math"/>
                        <w:i/>
                      </w:rPr>
                    </m:ctrlPr>
                  </m:fPr>
                  <m:num>
                    <m:r>
                      <w:rPr>
                        <w:rFonts w:ascii="Cambria Math" w:hAnsi="Cambria Math"/>
                      </w:rPr>
                      <m:t>∂φ</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2eV</m:t>
                    </m:r>
                  </m:num>
                  <m:den>
                    <m:r>
                      <w:rPr>
                        <w:rFonts w:ascii="Cambria Math" w:hAnsi="Cambria Math"/>
                      </w:rPr>
                      <m:t>ℏ</m:t>
                    </m:r>
                  </m:den>
                </m:f>
              </m:oMath>
            </m:oMathPara>
          </w:p>
        </w:tc>
        <w:tc>
          <w:tcPr>
            <w:tcW w:w="851" w:type="dxa"/>
            <w:vAlign w:val="center"/>
          </w:tcPr>
          <w:p w14:paraId="56E8D9D8" w14:textId="663249F0" w:rsidR="00914AB0" w:rsidRDefault="00914AB0" w:rsidP="00BB410D">
            <w:pPr>
              <w:jc w:val="center"/>
            </w:pPr>
            <w:ins w:id="219" w:author="Sasan Razmkhah" w:date="2021-08-29T20:22:00Z">
              <w:r>
                <w:t>(</w:t>
              </w:r>
            </w:ins>
            <w:r>
              <w:t>3.27</w:t>
            </w:r>
            <w:ins w:id="220" w:author="Sasan Razmkhah" w:date="2021-08-29T20:22:00Z">
              <w:r>
                <w:t>)</w:t>
              </w:r>
            </w:ins>
          </w:p>
        </w:tc>
      </w:tr>
    </w:tbl>
    <w:p w14:paraId="2092C8B8" w14:textId="214993AA" w:rsidR="00914AB0" w:rsidRDefault="00914AB0" w:rsidP="00945073">
      <w:pPr>
        <w:pStyle w:val="GOVDE"/>
      </w:pPr>
      <w:r>
        <w:t xml:space="preserve">Josephson eklemi boyunca potansiyel farkın sıfıra eşit olduğu durumu düşünelim (V = 0), bu durumda eşitlik 3.27’ye bakarak faz farkının bir sabite eşit </w:t>
      </w:r>
      <w:proofErr w:type="spellStart"/>
      <w:r>
        <w:t>olamsı</w:t>
      </w:r>
      <w:proofErr w:type="spellEnd"/>
      <w:r>
        <w:t xml:space="preserve"> gerektiğini söyleyebiliriz. Bu durumda eşitlik 3.26 bize Josephson eklemi boyunca faz farkı ile ilişkili olarak sabit bir akımın meydana geleceğini söylemektedir. Bu durum özetle Josephson eklemi boyunca potansiyel fark olmaksızın akım oluşabileceğini göstermektedir. Josephson ekleminin bu özgün davranışı DC Josephson </w:t>
      </w:r>
      <w:proofErr w:type="spellStart"/>
      <w:r>
        <w:t>etksi</w:t>
      </w:r>
      <w:proofErr w:type="spellEnd"/>
      <w:r>
        <w:t xml:space="preserve"> olarak adlandırılmaktadır. </w:t>
      </w:r>
      <w:r w:rsidR="00167DFA">
        <w:fldChar w:fldCharType="begin"/>
      </w:r>
      <w:r w:rsidR="00167DFA">
        <w:instrText xml:space="preserve"> ADDIN ZOTERO_ITEM CSL_CITATION {"citationID":"oj5JDRvQ","properties":{"formattedCitation":"[23]","plainCitation":"[23]","noteIndex":0},"citationItems":[{"id":106,"uris":["http://zotero.org/groups/2780715/items/N9ZDFFK9"],"itemData":{"id":106,"type":"book","call-number":"QC176.8.T8 B37 1982","event-place":"New York","ISBN":"978-0-471-01469-0","number-of-pages":"529","publisher":"Wiley","publisher-place":"New York","source":"Library of Congress ISBN","title":"Physics and applications of the Josephson effect","author":[{"family":"Barone","given":"Antonio"},{"family":"Paternò","given":"Gianfranco"}],"issued":{"date-parts":[["1982"]]}}}],"schema":"https://github.com/citation-style-language/schema/raw/master/csl-citation.json"} </w:instrText>
      </w:r>
      <w:r w:rsidR="00167DFA">
        <w:fldChar w:fldCharType="separate"/>
      </w:r>
      <w:r w:rsidR="00167DFA" w:rsidRPr="00167DFA">
        <w:t>[23]</w:t>
      </w:r>
      <w:r w:rsidR="00167DFA">
        <w:fldChar w:fldCharType="end"/>
      </w:r>
      <w:r w:rsidR="00167DFA">
        <w:t xml:space="preserve"> Bir diğer durum olarak </w:t>
      </w:r>
      <w:r w:rsidR="00167DFA" w:rsidRPr="001A62CC">
        <w:t>V ≠ 0</w:t>
      </w:r>
      <w:r w:rsidR="00167DFA">
        <w:t xml:space="preserve"> olasılığını ele alalım, bu durumda eşitlik 3.27’ye bakacak olursak zamana bağlı bir faz farkının söz konusu olduğu açıktır. Bu durumda eşitlik 3.26b zamana bağlı hale gelecektir yani Josephson eklemi üzeridne zamana bağlı bir akım yoğunluğu söz konusu olacaktır. Bu fiziksel durum AC Josephson etkisi olarak adlandırılır. </w:t>
      </w:r>
      <w:r w:rsidR="00167DFA">
        <w:fldChar w:fldCharType="begin"/>
      </w:r>
      <w:r w:rsidR="00167DFA">
        <w:instrText xml:space="preserve"> ADDIN ZOTERO_ITEM CSL_CITATION {"citationID":"mKTVfrSv","properties":{"formattedCitation":"[23]","plainCitation":"[23]","noteIndex":0},"citationItems":[{"id":106,"uris":["http://zotero.org/groups/2780715/items/N9ZDFFK9"],"itemData":{"id":106,"type":"book","call-number":"QC176.8.T8 B37 1982","event-place":"New York","ISBN":"978-0-471-01469-0","number-of-pages":"529","publisher":"Wiley","publisher-place":"New York","source":"Library of Congress ISBN","title":"Physics and applications of the Josephson effect","author":[{"family":"Barone","given":"Antonio"},{"family":"Paternò","given":"Gianfranco"}],"issued":{"date-parts":[["1982"]]}}}],"schema":"https://github.com/citation-style-language/schema/raw/master/csl-citation.json"} </w:instrText>
      </w:r>
      <w:r w:rsidR="00167DFA">
        <w:fldChar w:fldCharType="separate"/>
      </w:r>
      <w:r w:rsidR="00167DFA" w:rsidRPr="00167DFA">
        <w:t>[23]</w:t>
      </w:r>
      <w:r w:rsidR="00167DFA">
        <w:fldChar w:fldCharType="end"/>
      </w:r>
    </w:p>
    <w:p w14:paraId="070169E0" w14:textId="238C8285" w:rsidR="0015088E" w:rsidRDefault="0015088E" w:rsidP="0015088E">
      <w:pPr>
        <w:pStyle w:val="BASLIK3"/>
        <w:rPr>
          <w:lang w:val="en-US"/>
        </w:rPr>
      </w:pPr>
      <w:proofErr w:type="spellStart"/>
      <w:r>
        <w:rPr>
          <w:lang w:val="en-US"/>
        </w:rPr>
        <w:t>Manyetik</w:t>
      </w:r>
      <w:proofErr w:type="spellEnd"/>
      <w:r>
        <w:rPr>
          <w:lang w:val="en-US"/>
        </w:rPr>
        <w:t xml:space="preserve"> Alan </w:t>
      </w:r>
      <w:proofErr w:type="spellStart"/>
      <w:r>
        <w:rPr>
          <w:lang w:val="en-US"/>
        </w:rPr>
        <w:t>Etkisi</w:t>
      </w:r>
      <w:proofErr w:type="spellEnd"/>
    </w:p>
    <w:p w14:paraId="0FDFDCA2" w14:textId="28495D37" w:rsidR="0015088E" w:rsidRDefault="0015088E" w:rsidP="0015088E">
      <w:pPr>
        <w:pStyle w:val="GOVDE"/>
      </w:pPr>
      <w:r>
        <w:t>Bir Josephson ekleminin dışarıdan uygulanan bir manyetik alana</w:t>
      </w:r>
      <w:r w:rsidR="00A125E0">
        <w:t xml:space="preserve"> şekil </w:t>
      </w:r>
      <w:proofErr w:type="spellStart"/>
      <w:r w:rsidR="00A125E0">
        <w:t>XX</w:t>
      </w:r>
      <w:r>
        <w:t>’teki</w:t>
      </w:r>
      <w:proofErr w:type="spellEnd"/>
      <w:r>
        <w:t xml:space="preserve"> gibi maruz kaldığını düşünelim</w:t>
      </w:r>
      <w:r w:rsidR="00A125E0">
        <w:t xml:space="preserve">. Eşitlik 3.16’ da bulunan </w:t>
      </w:r>
      <w:proofErr w:type="spellStart"/>
      <w:r w:rsidR="00A125E0">
        <w:t>süperiletkenler</w:t>
      </w:r>
      <w:proofErr w:type="spellEnd"/>
      <w:r w:rsidR="00A125E0">
        <w:t xml:space="preserve"> için türetmiş olduğumuz akım yoğunluğu ifadesini</w:t>
      </w:r>
      <w:r w:rsidR="00B055B0">
        <w:t>,</w:t>
      </w:r>
      <w:r w:rsidR="006B03E5">
        <w:t xml:space="preserve"> aşağıda tanımlanmış olan dönüşümleri kullanarak</w:t>
      </w:r>
      <w:r w:rsidR="00B055B0">
        <w:t xml:space="preserve"> bir süperiletken için Cooper çifti dalga fonksiyonunun fazının uzaysal değişimini</w:t>
      </w:r>
      <w:r w:rsidR="003001BB">
        <w:t xml:space="preserve"> yani faz farkını</w:t>
      </w:r>
      <w:r w:rsidR="00B055B0">
        <w:t xml:space="preserve"> ifade edebiliriz.</w:t>
      </w:r>
    </w:p>
    <w:tbl>
      <w:tblPr>
        <w:tblStyle w:val="TableGrid"/>
        <w:tblW w:w="8222" w:type="dxa"/>
        <w:tblInd w:w="108" w:type="dxa"/>
        <w:tblLook w:val="04A0" w:firstRow="1" w:lastRow="0" w:firstColumn="1" w:lastColumn="0" w:noHBand="0" w:noVBand="1"/>
      </w:tblPr>
      <w:tblGrid>
        <w:gridCol w:w="6808"/>
        <w:gridCol w:w="1414"/>
      </w:tblGrid>
      <w:tr w:rsidR="003001BB" w14:paraId="6714ADDE" w14:textId="77777777" w:rsidTr="003D400C">
        <w:trPr>
          <w:trHeight w:val="603"/>
        </w:trPr>
        <w:tc>
          <w:tcPr>
            <w:tcW w:w="7306" w:type="dxa"/>
          </w:tcPr>
          <w:p w14:paraId="5EAEE937" w14:textId="34DD9610" w:rsidR="003001BB" w:rsidRPr="006321FF" w:rsidRDefault="004E5385" w:rsidP="003D400C">
            <m:oMathPara>
              <m:oMath>
                <m:r>
                  <m:rPr>
                    <m:sty m:val="bi"/>
                  </m:rPr>
                  <w:rPr>
                    <w:rFonts w:ascii="Cambria Math" w:hAnsi="Cambria Math"/>
                  </w:rPr>
                  <w:lastRenderedPageBreak/>
                  <m:t>A→A+</m:t>
                </m:r>
                <m:r>
                  <m:rPr>
                    <m:sty m:val="p"/>
                  </m:rPr>
                  <w:rPr>
                    <w:rFonts w:ascii="Cambria Math" w:hAnsi="Cambria Math"/>
                  </w:rPr>
                  <m:t>∇</m:t>
                </m:r>
                <m:r>
                  <w:rPr>
                    <w:rFonts w:ascii="Cambria Math" w:hAnsi="Cambria Math"/>
                  </w:rPr>
                  <m:t>χ</m:t>
                </m:r>
              </m:oMath>
            </m:oMathPara>
          </w:p>
        </w:tc>
        <w:tc>
          <w:tcPr>
            <w:tcW w:w="916" w:type="dxa"/>
          </w:tcPr>
          <w:p w14:paraId="7735D40B" w14:textId="5F59D9A6" w:rsidR="003001BB" w:rsidRDefault="003001BB" w:rsidP="003D400C">
            <w:pPr>
              <w:jc w:val="center"/>
            </w:pPr>
            <w:ins w:id="221" w:author="Sasan Razmkhah" w:date="2021-08-29T20:22:00Z">
              <w:r>
                <w:t>(</w:t>
              </w:r>
            </w:ins>
            <w:r>
              <w:t>3.28a</w:t>
            </w:r>
            <w:ins w:id="222" w:author="Sasan Razmkhah" w:date="2021-08-29T20:22:00Z">
              <w:r>
                <w:t>)</w:t>
              </w:r>
            </w:ins>
          </w:p>
        </w:tc>
      </w:tr>
      <w:tr w:rsidR="003001BB" w14:paraId="4C30C088" w14:textId="77777777" w:rsidTr="003D400C">
        <w:trPr>
          <w:trHeight w:val="603"/>
        </w:trPr>
        <w:tc>
          <w:tcPr>
            <w:tcW w:w="7306" w:type="dxa"/>
          </w:tcPr>
          <w:p w14:paraId="1F5F11DD" w14:textId="236D789A" w:rsidR="003001BB" w:rsidRPr="006321FF" w:rsidRDefault="004E5385" w:rsidP="003D400C">
            <m:oMathPara>
              <m:oMath>
                <m:r>
                  <w:rPr>
                    <w:rFonts w:ascii="Cambria Math" w:hAnsi="Cambria Math"/>
                  </w:rPr>
                  <m:t>U</m:t>
                </m:r>
                <m:r>
                  <m:rPr>
                    <m:sty m:val="bi"/>
                  </m:rPr>
                  <w:rPr>
                    <w:rFonts w:ascii="Cambria Math" w:hAnsi="Cambria Math"/>
                  </w:rPr>
                  <m:t>→</m:t>
                </m:r>
                <m:r>
                  <w:rPr>
                    <w:rFonts w:ascii="Cambria Math" w:hAnsi="Cambria Math"/>
                  </w:rPr>
                  <m:t>U-</m:t>
                </m:r>
                <m:f>
                  <m:fPr>
                    <m:ctrlPr>
                      <w:rPr>
                        <w:rFonts w:ascii="Cambria Math" w:hAnsi="Cambria Math"/>
                        <w:i/>
                      </w:rPr>
                    </m:ctrlPr>
                  </m:fPr>
                  <m:num>
                    <m:r>
                      <w:rPr>
                        <w:rFonts w:ascii="Cambria Math" w:hAnsi="Cambria Math"/>
                      </w:rPr>
                      <m:t>∂χ</m:t>
                    </m:r>
                  </m:num>
                  <m:den>
                    <m:r>
                      <w:rPr>
                        <w:rFonts w:ascii="Cambria Math" w:hAnsi="Cambria Math"/>
                      </w:rPr>
                      <m:t>∂t</m:t>
                    </m:r>
                  </m:den>
                </m:f>
              </m:oMath>
            </m:oMathPara>
          </w:p>
        </w:tc>
        <w:tc>
          <w:tcPr>
            <w:tcW w:w="916" w:type="dxa"/>
          </w:tcPr>
          <w:p w14:paraId="1D3D1A90" w14:textId="7B2B7BF1" w:rsidR="003001BB" w:rsidRDefault="003001BB" w:rsidP="003D400C">
            <w:pPr>
              <w:jc w:val="center"/>
            </w:pPr>
            <w:ins w:id="223" w:author="Sasan Razmkhah" w:date="2021-08-29T20:22:00Z">
              <w:r>
                <w:t>(</w:t>
              </w:r>
            </w:ins>
            <w:r>
              <w:t>3.28b</w:t>
            </w:r>
            <w:ins w:id="224" w:author="Sasan Razmkhah" w:date="2021-08-29T20:22:00Z">
              <w:r>
                <w:t>)</w:t>
              </w:r>
            </w:ins>
          </w:p>
        </w:tc>
      </w:tr>
      <w:tr w:rsidR="003001BB" w14:paraId="2698DECC" w14:textId="77777777" w:rsidTr="003D400C">
        <w:trPr>
          <w:trHeight w:val="603"/>
        </w:trPr>
        <w:tc>
          <w:tcPr>
            <w:tcW w:w="7306" w:type="dxa"/>
          </w:tcPr>
          <w:p w14:paraId="0557006B" w14:textId="561EBB15" w:rsidR="003001BB" w:rsidRPr="006321FF" w:rsidRDefault="007F305E" w:rsidP="003D400C">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r>
                          <w:rPr>
                            <w:rFonts w:ascii="Cambria Math" w:eastAsiaTheme="minorEastAsia" w:hAnsi="Cambria Math"/>
                          </w:rPr>
                          <m:t>(</m:t>
                        </m:r>
                        <m:r>
                          <m:rPr>
                            <m:sty m:val="b"/>
                          </m:rPr>
                          <w:rPr>
                            <w:rFonts w:ascii="Cambria Math" w:hAnsi="Cambria Math"/>
                          </w:rPr>
                          <m:t>r</m:t>
                        </m:r>
                        <m:r>
                          <w:rPr>
                            <w:rFonts w:ascii="Cambria Math" w:hAnsi="Cambria Math"/>
                          </w:rPr>
                          <m:t>,t</m:t>
                        </m:r>
                        <m:r>
                          <w:rPr>
                            <w:rFonts w:ascii="Cambria Math" w:eastAsiaTheme="minorEastAsia" w:hAnsi="Cambria Math"/>
                          </w:rPr>
                          <m:t>)</m:t>
                        </m:r>
                      </m:e>
                      <m:sub>
                        <m:r>
                          <w:rPr>
                            <w:rFonts w:ascii="Cambria Math" w:hAnsi="Cambria Math"/>
                          </w:rPr>
                          <m:t>L</m:t>
                        </m:r>
                      </m:sub>
                    </m:sSub>
                  </m:num>
                  <m:den>
                    <m:r>
                      <w:rPr>
                        <w:rFonts w:ascii="Cambria Math" w:hAnsi="Cambria Math"/>
                      </w:rPr>
                      <m:t>∂t</m:t>
                    </m:r>
                  </m:den>
                </m:f>
                <m:r>
                  <w:rPr>
                    <w:rFonts w:ascii="Cambria Math" w:hAnsi="Cambria Math"/>
                  </w:rPr>
                  <m:t xml:space="preserve"> φ</m:t>
                </m:r>
                <m:r>
                  <m:rPr>
                    <m:sty m:val="bi"/>
                  </m:rPr>
                  <w:rPr>
                    <w:rFonts w:ascii="Cambria Math" w:hAnsi="Cambria Math"/>
                  </w:rPr>
                  <m:t>→</m:t>
                </m:r>
                <m:r>
                  <w:rPr>
                    <w:rFonts w:ascii="Cambria Math" w:hAnsi="Cambria Math"/>
                  </w:rPr>
                  <m:t>φ+</m:t>
                </m:r>
                <m:f>
                  <m:fPr>
                    <m:ctrlPr>
                      <w:rPr>
                        <w:rFonts w:ascii="Cambria Math" w:hAnsi="Cambria Math"/>
                        <w:i/>
                      </w:rPr>
                    </m:ctrlPr>
                  </m:fPr>
                  <m:num>
                    <m:r>
                      <w:rPr>
                        <w:rFonts w:ascii="Cambria Math" w:hAnsi="Cambria Math"/>
                      </w:rPr>
                      <m:t>2e</m:t>
                    </m:r>
                  </m:num>
                  <m:den>
                    <m:r>
                      <w:rPr>
                        <w:rFonts w:ascii="Cambria Math" w:hAnsi="Cambria Math"/>
                      </w:rPr>
                      <m:t>ℏc</m:t>
                    </m:r>
                  </m:den>
                </m:f>
                <m:r>
                  <w:rPr>
                    <w:rFonts w:ascii="Cambria Math" w:hAnsi="Cambria Math"/>
                  </w:rPr>
                  <m:t>χ</m:t>
                </m:r>
              </m:oMath>
            </m:oMathPara>
          </w:p>
        </w:tc>
        <w:tc>
          <w:tcPr>
            <w:tcW w:w="916" w:type="dxa"/>
          </w:tcPr>
          <w:p w14:paraId="75B7C8A2" w14:textId="5BC8C845" w:rsidR="003001BB" w:rsidRDefault="003001BB" w:rsidP="003D400C">
            <w:pPr>
              <w:jc w:val="center"/>
            </w:pPr>
            <w:ins w:id="225" w:author="Sasan Razmkhah" w:date="2021-08-29T20:22:00Z">
              <w:r>
                <w:t>(</w:t>
              </w:r>
            </w:ins>
            <w:r>
              <w:t>3.28c</w:t>
            </w:r>
            <w:ins w:id="226" w:author="Sasan Razmkhah" w:date="2021-08-29T20:22:00Z">
              <w:r>
                <w:t>)</w:t>
              </w:r>
            </w:ins>
          </w:p>
        </w:tc>
      </w:tr>
      <w:tr w:rsidR="003001BB" w14:paraId="5353AEA7" w14:textId="77777777" w:rsidTr="003D400C">
        <w:trPr>
          <w:trHeight w:val="603"/>
        </w:trPr>
        <w:tc>
          <w:tcPr>
            <w:tcW w:w="7306" w:type="dxa"/>
          </w:tcPr>
          <w:p w14:paraId="51A7F9F8" w14:textId="2233FDA7" w:rsidR="003001BB" w:rsidRPr="006321FF" w:rsidRDefault="007F305E" w:rsidP="003D400C">
            <m:oMathPara>
              <m:oMath>
                <m:sSub>
                  <m:sSubPr>
                    <m:ctrlPr>
                      <w:rPr>
                        <w:rFonts w:ascii="Cambria Math" w:hAnsi="Cambria Math"/>
                        <w:i/>
                      </w:rPr>
                    </m:ctrlPr>
                  </m:sSubPr>
                  <m:e>
                    <m:r>
                      <m:rPr>
                        <m:sty m:val="p"/>
                      </m:rPr>
                      <w:rPr>
                        <w:rFonts w:ascii="Cambria Math" w:hAnsi="Cambria Math"/>
                      </w:rPr>
                      <m:t>∇</m:t>
                    </m:r>
                    <m:r>
                      <w:rPr>
                        <w:rFonts w:ascii="Cambria Math" w:hAnsi="Cambria Math"/>
                      </w:rPr>
                      <m:t>φ</m:t>
                    </m:r>
                  </m:e>
                  <m:sub>
                    <m:r>
                      <w:rPr>
                        <w:rFonts w:ascii="Cambria Math" w:eastAsiaTheme="minorEastAsia" w:hAnsi="Cambria Math"/>
                      </w:rPr>
                      <m:t>L,R</m:t>
                    </m:r>
                  </m:sub>
                </m:sSub>
                <m:r>
                  <w:rPr>
                    <w:rFonts w:ascii="Cambria Math" w:eastAsiaTheme="minorEastAsia" w:hAnsi="Cambria Math"/>
                  </w:rPr>
                  <m:t>=</m:t>
                </m:r>
                <m:f>
                  <m:fPr>
                    <m:ctrlPr>
                      <w:rPr>
                        <w:rFonts w:ascii="Cambria Math" w:hAnsi="Cambria Math"/>
                        <w:i/>
                      </w:rPr>
                    </m:ctrlPr>
                  </m:fPr>
                  <m:num>
                    <m:r>
                      <w:rPr>
                        <w:rFonts w:ascii="Cambria Math" w:hAnsi="Cambria Math"/>
                      </w:rPr>
                      <m:t>2e</m:t>
                    </m:r>
                  </m:num>
                  <m:den>
                    <m:r>
                      <w:rPr>
                        <w:rFonts w:ascii="Cambria Math" w:hAnsi="Cambria Math"/>
                      </w:rPr>
                      <m:t>ℏc</m:t>
                    </m:r>
                  </m:den>
                </m:f>
                <m:d>
                  <m:dPr>
                    <m:ctrlPr>
                      <w:rPr>
                        <w:rFonts w:ascii="Cambria Math" w:hAnsi="Cambria Math"/>
                        <w:i/>
                      </w:rPr>
                    </m:ctrlPr>
                  </m:dPr>
                  <m:e>
                    <m:f>
                      <m:fPr>
                        <m:ctrlPr>
                          <w:rPr>
                            <w:rFonts w:ascii="Cambria Math" w:hAnsi="Cambria Math"/>
                            <w:i/>
                          </w:rPr>
                        </m:ctrlPr>
                      </m:fPr>
                      <m:num>
                        <m:r>
                          <w:rPr>
                            <w:rFonts w:ascii="Cambria Math" w:hAnsi="Cambria Math"/>
                          </w:rPr>
                          <m:t>mc</m:t>
                        </m:r>
                      </m:num>
                      <m:den>
                        <m:sSup>
                          <m:sSupPr>
                            <m:ctrlPr>
                              <w:rPr>
                                <w:rFonts w:ascii="Cambria Math" w:hAnsi="Cambria Math"/>
                                <w:i/>
                              </w:rPr>
                            </m:ctrlPr>
                          </m:sSupPr>
                          <m:e>
                            <m:r>
                              <w:rPr>
                                <w:rFonts w:ascii="Cambria Math" w:hAnsi="Cambria Math"/>
                              </w:rPr>
                              <m:t>2e</m:t>
                            </m:r>
                          </m:e>
                          <m:sup>
                            <m:r>
                              <w:rPr>
                                <w:rFonts w:ascii="Cambria Math" w:hAnsi="Cambria Math"/>
                              </w:rPr>
                              <m:t>2</m:t>
                            </m:r>
                          </m:sup>
                        </m:sSup>
                        <m:r>
                          <w:rPr>
                            <w:rFonts w:ascii="Cambria Math" w:hAnsi="Cambria Math"/>
                          </w:rPr>
                          <m:t>n(</m:t>
                        </m:r>
                        <m:r>
                          <m:rPr>
                            <m:sty m:val="bi"/>
                          </m:rPr>
                          <w:rPr>
                            <w:rFonts w:ascii="Cambria Math" w:hAnsi="Cambria Math"/>
                          </w:rPr>
                          <m:t>r</m:t>
                        </m:r>
                        <m:r>
                          <w:rPr>
                            <w:rFonts w:ascii="Cambria Math" w:hAnsi="Cambria Math"/>
                          </w:rPr>
                          <m:t>,t)</m:t>
                        </m:r>
                      </m:den>
                    </m:f>
                    <m:sSub>
                      <m:sSubPr>
                        <m:ctrlPr>
                          <w:rPr>
                            <w:rFonts w:ascii="Cambria Math" w:hAnsi="Cambria Math"/>
                            <w:i/>
                          </w:rPr>
                        </m:ctrlPr>
                      </m:sSubPr>
                      <m:e>
                        <m:r>
                          <m:rPr>
                            <m:sty m:val="b"/>
                          </m:rPr>
                          <w:rPr>
                            <w:rFonts w:ascii="Cambria Math" w:hAnsi="Cambria Math"/>
                          </w:rPr>
                          <m:t>J</m:t>
                        </m:r>
                      </m:e>
                      <m:sub>
                        <m:r>
                          <w:rPr>
                            <w:rFonts w:ascii="Cambria Math" w:eastAsiaTheme="minorEastAsia" w:hAnsi="Cambria Math"/>
                          </w:rPr>
                          <m:t>s</m:t>
                        </m:r>
                      </m:sub>
                    </m:sSub>
                    <m:r>
                      <m:rPr>
                        <m:sty m:val="p"/>
                      </m:rPr>
                      <w:rPr>
                        <w:rFonts w:ascii="Cambria Math" w:hAnsi="Cambria Math"/>
                      </w:rPr>
                      <m:t>+</m:t>
                    </m:r>
                    <m:r>
                      <m:rPr>
                        <m:sty m:val="b"/>
                      </m:rPr>
                      <w:rPr>
                        <w:rFonts w:ascii="Cambria Math" w:hAnsi="Cambria Math"/>
                      </w:rPr>
                      <m:t>A</m:t>
                    </m:r>
                    <m:r>
                      <w:rPr>
                        <w:rFonts w:ascii="Cambria Math" w:hAnsi="Cambria Math"/>
                      </w:rPr>
                      <m:t>(</m:t>
                    </m:r>
                    <m:r>
                      <m:rPr>
                        <m:sty m:val="bi"/>
                      </m:rPr>
                      <w:rPr>
                        <w:rFonts w:ascii="Cambria Math" w:hAnsi="Cambria Math"/>
                      </w:rPr>
                      <m:t>r</m:t>
                    </m:r>
                    <m:r>
                      <w:rPr>
                        <w:rFonts w:ascii="Cambria Math" w:hAnsi="Cambria Math"/>
                      </w:rPr>
                      <m:t>,t)</m:t>
                    </m:r>
                  </m:e>
                </m:d>
              </m:oMath>
            </m:oMathPara>
          </w:p>
        </w:tc>
        <w:tc>
          <w:tcPr>
            <w:tcW w:w="916" w:type="dxa"/>
          </w:tcPr>
          <w:p w14:paraId="342D9256" w14:textId="6B4208D6" w:rsidR="003001BB" w:rsidRDefault="003001BB" w:rsidP="003D400C">
            <w:pPr>
              <w:jc w:val="center"/>
            </w:pPr>
            <w:commentRangeStart w:id="227"/>
            <w:ins w:id="228" w:author="Sasan Razmkhah" w:date="2021-08-29T20:22:00Z">
              <w:r>
                <w:t>(</w:t>
              </w:r>
            </w:ins>
            <w:r>
              <w:t>3.28d</w:t>
            </w:r>
            <w:ins w:id="229" w:author="Sasan Razmkhah" w:date="2021-08-29T20:22:00Z">
              <w:r>
                <w:t>)</w:t>
              </w:r>
            </w:ins>
            <w:commentRangeEnd w:id="227"/>
            <w:r w:rsidR="002561F3">
              <w:rPr>
                <w:rStyle w:val="CommentReference"/>
              </w:rPr>
              <w:commentReference w:id="227"/>
            </w:r>
          </w:p>
        </w:tc>
      </w:tr>
    </w:tbl>
    <w:p w14:paraId="35620504" w14:textId="77777777" w:rsidR="00FB72D8" w:rsidRPr="00FB72D8" w:rsidRDefault="00FB72D8" w:rsidP="0015088E">
      <w:pPr>
        <w:pStyle w:val="GOVDE"/>
      </w:pPr>
    </w:p>
    <w:p w14:paraId="3FA30A09" w14:textId="77777777" w:rsidR="0015088E" w:rsidRDefault="0015088E" w:rsidP="0015088E">
      <w:pPr>
        <w:pStyle w:val="GOVDE"/>
        <w:keepNext/>
      </w:pPr>
      <w:r>
        <w:rPr>
          <w:noProof/>
        </w:rPr>
        <w:drawing>
          <wp:inline distT="0" distB="0" distL="0" distR="0" wp14:anchorId="00851EF0" wp14:editId="0F3662FC">
            <wp:extent cx="5219700" cy="34642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1"/>
                    <a:stretch>
                      <a:fillRect/>
                    </a:stretch>
                  </pic:blipFill>
                  <pic:spPr>
                    <a:xfrm>
                      <a:off x="0" y="0"/>
                      <a:ext cx="5219700" cy="3464265"/>
                    </a:xfrm>
                    <a:prstGeom prst="rect">
                      <a:avLst/>
                    </a:prstGeom>
                  </pic:spPr>
                </pic:pic>
              </a:graphicData>
            </a:graphic>
          </wp:inline>
        </w:drawing>
      </w:r>
    </w:p>
    <w:p w14:paraId="34CB172F" w14:textId="62AB7018" w:rsidR="0015088E" w:rsidRDefault="0015088E" w:rsidP="001A27DC">
      <w:pPr>
        <w:pStyle w:val="SekilFBESablonBolumI"/>
        <w:ind w:left="851"/>
      </w:pPr>
      <w:bookmarkStart w:id="230" w:name="_Ref107429953"/>
      <w:r>
        <w:t xml:space="preserve">Şekil </w:t>
      </w:r>
      <w:fldSimple w:instr=" SEQ Şekil \* ARABIC ">
        <w:r>
          <w:t>1</w:t>
        </w:r>
      </w:fldSimple>
      <w:bookmarkEnd w:id="230"/>
      <w:r w:rsidRPr="00A91AD6">
        <w:t>y yönündeki Manyetik alana maruz kalmış, Josephson eklemi.</w:t>
      </w:r>
      <w:r w:rsidR="001A27DC">
        <w:tab/>
      </w:r>
    </w:p>
    <w:p w14:paraId="6077F26B" w14:textId="73EBD258" w:rsidR="0015088E" w:rsidRDefault="0015088E" w:rsidP="0015088E">
      <w:pPr>
        <w:pStyle w:val="BASLIK3"/>
        <w:numPr>
          <w:ilvl w:val="0"/>
          <w:numId w:val="0"/>
        </w:numPr>
        <w:rPr>
          <w:lang w:val="en-US"/>
        </w:rPr>
      </w:pPr>
    </w:p>
    <w:p w14:paraId="1E7F0EA2" w14:textId="77777777" w:rsidR="00FB72D8" w:rsidRDefault="00FB72D8" w:rsidP="00FB72D8">
      <w:pPr>
        <w:pStyle w:val="GOVDE"/>
      </w:pPr>
      <w:r>
        <w:t xml:space="preserve">Yukarıda 3.28d’ de ifade etmiş olduğumuz </w:t>
      </w:r>
      <w:proofErr w:type="spellStart"/>
      <w:r>
        <w:t>fazızn</w:t>
      </w:r>
      <w:proofErr w:type="spellEnd"/>
      <w:r>
        <w:t xml:space="preserve"> uzaysal değişimi ifadesinin C</w:t>
      </w:r>
      <w:r>
        <w:rPr>
          <w:vertAlign w:val="subscript"/>
        </w:rPr>
        <w:t>L</w:t>
      </w:r>
      <w:r>
        <w:t xml:space="preserve"> ve C</w:t>
      </w:r>
      <w:r>
        <w:rPr>
          <w:vertAlign w:val="subscript"/>
        </w:rPr>
        <w:t>R</w:t>
      </w:r>
      <w:r>
        <w:t xml:space="preserve"> boyunca çizgi integrallerini alalım:</w:t>
      </w:r>
    </w:p>
    <w:p w14:paraId="38F15CBA" w14:textId="77777777" w:rsidR="00FB72D8" w:rsidRPr="0015088E" w:rsidRDefault="00FB72D8" w:rsidP="0015088E">
      <w:pPr>
        <w:pStyle w:val="BASLIK3"/>
        <w:numPr>
          <w:ilvl w:val="0"/>
          <w:numId w:val="0"/>
        </w:numPr>
        <w:rPr>
          <w:lang w:val="en-US"/>
        </w:rPr>
      </w:pPr>
    </w:p>
    <w:p w14:paraId="1EB2A89E" w14:textId="77777777" w:rsidR="0015088E" w:rsidRDefault="0015088E" w:rsidP="00945073">
      <w:pPr>
        <w:pStyle w:val="GOVDE"/>
      </w:pPr>
    </w:p>
    <w:p w14:paraId="538CDF70" w14:textId="584EAF35" w:rsidR="00D94813" w:rsidRPr="00D8258C" w:rsidRDefault="009568E7" w:rsidP="00842575">
      <w:pPr>
        <w:pStyle w:val="BASLIK1"/>
      </w:pPr>
      <w:r w:rsidRPr="009568E7">
        <w:rPr>
          <w:lang w:val="en-US"/>
        </w:rPr>
        <w:t xml:space="preserve">TİTREŞİMLİ AKIŞ İLE ISI AKTARIMININ ETKİLEŞİMİ </w:t>
      </w:r>
      <w:bookmarkEnd w:id="28"/>
      <w:bookmarkEnd w:id="29"/>
      <w:bookmarkEnd w:id="30"/>
      <w:bookmarkEnd w:id="36"/>
    </w:p>
    <w:p w14:paraId="5E64B52F" w14:textId="77777777" w:rsidR="00D94813" w:rsidRPr="00E9219D" w:rsidRDefault="00D94813" w:rsidP="00D94813">
      <w:pPr>
        <w:pStyle w:val="BASLIK2"/>
        <w:rPr>
          <w:lang w:val="en-US"/>
        </w:rPr>
      </w:pPr>
      <w:bookmarkStart w:id="231" w:name="_Toc190755321"/>
      <w:bookmarkStart w:id="232" w:name="_Toc190755899"/>
      <w:bookmarkStart w:id="233" w:name="_Toc224357599"/>
      <w:bookmarkStart w:id="234" w:name="_Toc286759116"/>
      <w:proofErr w:type="spellStart"/>
      <w:r w:rsidRPr="00E9219D">
        <w:rPr>
          <w:lang w:val="en-US"/>
        </w:rPr>
        <w:lastRenderedPageBreak/>
        <w:t>Amaç</w:t>
      </w:r>
      <w:bookmarkEnd w:id="231"/>
      <w:bookmarkEnd w:id="232"/>
      <w:bookmarkEnd w:id="233"/>
      <w:bookmarkEnd w:id="234"/>
      <w:proofErr w:type="spellEnd"/>
    </w:p>
    <w:p w14:paraId="5887C2AF" w14:textId="77777777" w:rsidR="00D94813" w:rsidRPr="00E9219D" w:rsidRDefault="009568E7" w:rsidP="009568E7">
      <w:pPr>
        <w:pStyle w:val="GOVDE"/>
        <w:rPr>
          <w:lang w:val="en-US"/>
        </w:rPr>
      </w:pPr>
      <w:r w:rsidRPr="009568E7">
        <w:t>Literatürde titreşimli akış ile ısı aktarımının etkileşimini inceleyen deneysel ya da sayısal farklı yöntemlerle yapılan çalışmalar bulunmaktadır. Ancak bu çalışmaların büyük bir kısmında akışkan olarak gazlar esas alınmaktadır. Bu çalışmada kullanılan su gibi sıvı akışkanlar için yapılan çalışmalar oldukça azdır. Ayrıca teorik çalışmalarda önemli ölçüde basitleştirici varsayımlar kullanılmaktadır. Birçok çalışmada akışkan sıkıştırılamaz kabul edilmiştir. Bu durum akustik alanda meydana gelen sıkıştırma ve seyreltme bölgelerini tarif etmekte, ikincil akışları hesaplamakta yetersiz kalmaktadır.</w:t>
      </w:r>
    </w:p>
    <w:p w14:paraId="6B44A204" w14:textId="77777777" w:rsidR="00D94813" w:rsidRPr="00E9219D" w:rsidRDefault="009568E7" w:rsidP="00020D15">
      <w:pPr>
        <w:pStyle w:val="BASLIK2"/>
        <w:rPr>
          <w:lang w:val="en-US"/>
        </w:rPr>
      </w:pPr>
      <w:bookmarkStart w:id="235" w:name="_Toc190755322"/>
      <w:bookmarkStart w:id="236" w:name="_Toc190755900"/>
      <w:bookmarkStart w:id="237" w:name="_Toc224357600"/>
      <w:bookmarkStart w:id="238" w:name="_Toc286759117"/>
      <w:r w:rsidRPr="009568E7">
        <w:rPr>
          <w:bCs/>
        </w:rPr>
        <w:t xml:space="preserve">Deneysel Çalışmalar </w:t>
      </w:r>
      <w:bookmarkEnd w:id="235"/>
      <w:bookmarkEnd w:id="236"/>
      <w:bookmarkEnd w:id="237"/>
      <w:bookmarkEnd w:id="238"/>
    </w:p>
    <w:p w14:paraId="4308699D" w14:textId="77777777" w:rsidR="00D94813" w:rsidRPr="00E9219D" w:rsidRDefault="009568E7" w:rsidP="00020D15">
      <w:pPr>
        <w:pStyle w:val="GOVDE"/>
        <w:rPr>
          <w:lang w:val="en-US"/>
        </w:rPr>
      </w:pPr>
      <w:r>
        <w:rPr>
          <w:sz w:val="23"/>
          <w:szCs w:val="23"/>
        </w:rPr>
        <w:t>Akustik titreşimler ile oluşturulan dalga formunu ve akışkan içerisindeki yayılımını incelemek için matematiksel bir model oluşturulmuştur. Bu model uygun sınır koşulları ile seçilen sayısal yöntem ile çözümlenmiştir.</w:t>
      </w:r>
    </w:p>
    <w:p w14:paraId="34C8971C" w14:textId="77777777" w:rsidR="00D94813" w:rsidRPr="00E9219D" w:rsidRDefault="007F305E" w:rsidP="00D94813">
      <w:pPr>
        <w:jc w:val="center"/>
        <w:rPr>
          <w:lang w:val="en-US"/>
        </w:rPr>
      </w:pPr>
      <w:r>
        <w:rPr>
          <w:noProof/>
        </w:rPr>
      </w:r>
      <w:r>
        <w:rPr>
          <w:noProof/>
        </w:rPr>
        <w:pict w14:anchorId="3A13D332">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972" o:spid="_x0000_s2186" type="#_x0000_t65" style="width:261pt;height:171pt;visibility:visible;mso-wrap-style:square;mso-left-percent:-10001;mso-top-percent:-10001;mso-position-horizontal:absolute;mso-position-horizontal-relative:char;mso-position-vertical:absolute;mso-position-vertical-relative:line;mso-left-percent:-10001;mso-top-percent:-10001;v-text-anchor:top">
            <v:textbox style="mso-next-textbox:#AutoShape 972">
              <w:txbxContent>
                <w:p w14:paraId="114FB8D2" w14:textId="77777777" w:rsidR="006B59FB" w:rsidRDefault="006B59FB" w:rsidP="00D94813">
                  <w:pPr>
                    <w:jc w:val="center"/>
                    <w:rPr>
                      <w:sz w:val="72"/>
                      <w:szCs w:val="72"/>
                    </w:rPr>
                  </w:pPr>
                </w:p>
                <w:p w14:paraId="3A7210F4" w14:textId="77777777" w:rsidR="006B59FB" w:rsidRPr="00EC3881" w:rsidRDefault="006B59FB" w:rsidP="00D94813">
                  <w:pPr>
                    <w:jc w:val="center"/>
                    <w:rPr>
                      <w:sz w:val="72"/>
                      <w:szCs w:val="72"/>
                    </w:rPr>
                  </w:pPr>
                  <w:r w:rsidRPr="00EC3881">
                    <w:rPr>
                      <w:sz w:val="72"/>
                      <w:szCs w:val="72"/>
                    </w:rPr>
                    <w:t>ÖRNEK</w:t>
                  </w:r>
                </w:p>
                <w:p w14:paraId="4501311D" w14:textId="77777777" w:rsidR="006B59FB" w:rsidRPr="00EC3881" w:rsidRDefault="006B59FB" w:rsidP="00D94813">
                  <w:pPr>
                    <w:jc w:val="center"/>
                    <w:rPr>
                      <w:sz w:val="72"/>
                      <w:szCs w:val="72"/>
                    </w:rPr>
                  </w:pPr>
                  <w:r w:rsidRPr="00EC3881">
                    <w:rPr>
                      <w:sz w:val="72"/>
                      <w:szCs w:val="72"/>
                    </w:rPr>
                    <w:t>ŞEKİL</w:t>
                  </w:r>
                </w:p>
              </w:txbxContent>
            </v:textbox>
            <w10:anchorlock/>
          </v:shape>
        </w:pict>
      </w:r>
    </w:p>
    <w:p w14:paraId="0E59D64E" w14:textId="77777777" w:rsidR="00D94813" w:rsidRPr="00C24D57" w:rsidRDefault="00952DCD" w:rsidP="00952DCD">
      <w:pPr>
        <w:pStyle w:val="SekilFBESablonBolumII"/>
      </w:pPr>
      <w:bookmarkStart w:id="239" w:name="_Ref148464581"/>
      <w:bookmarkStart w:id="240" w:name="_Toc190621349"/>
      <w:bookmarkStart w:id="241" w:name="_Toc279660642"/>
      <w:r w:rsidRPr="00952DCD">
        <w:t>Sabit uca çarpan ve yansıyan dalga</w:t>
      </w:r>
      <w:r w:rsidR="00D94813" w:rsidRPr="00C24D57">
        <w:t>.</w:t>
      </w:r>
      <w:bookmarkEnd w:id="239"/>
      <w:bookmarkEnd w:id="240"/>
      <w:bookmarkEnd w:id="241"/>
    </w:p>
    <w:p w14:paraId="277F2C9A" w14:textId="77777777" w:rsidR="00D94813" w:rsidRPr="00E9219D" w:rsidRDefault="009568E7" w:rsidP="00020D15">
      <w:pPr>
        <w:pStyle w:val="GOVDE"/>
        <w:spacing w:before="240"/>
        <w:rPr>
          <w:lang w:val="en-US"/>
        </w:rPr>
      </w:pPr>
      <w:r w:rsidRPr="009568E7">
        <w:t xml:space="preserve">Akustik titreşimler kendini tekrar eden sıkıştırma ve genişleme basınç değişimleri ile hareket ederler. Bu titreşimlerle akışkanın etkileşiminin etkili bir şekilde modellenebilmesi için denklemlerin sıkıştırılabilir formunun kullanılması gerekmektedir. Bu çalışmada </w:t>
      </w:r>
      <w:proofErr w:type="spellStart"/>
      <w:r w:rsidRPr="009568E7">
        <w:t>Navier-Stokes</w:t>
      </w:r>
      <w:proofErr w:type="spellEnd"/>
      <w:r w:rsidRPr="009568E7">
        <w:t xml:space="preserve"> denklemlerinin tam sıkıştırılabilir formu kullanılmıştır.</w:t>
      </w:r>
    </w:p>
    <w:p w14:paraId="54DEE79C" w14:textId="77777777" w:rsidR="00D94813" w:rsidRPr="00E9219D" w:rsidRDefault="009568E7" w:rsidP="00D94813">
      <w:pPr>
        <w:pStyle w:val="BASLIK2"/>
        <w:rPr>
          <w:lang w:val="en-US"/>
        </w:rPr>
      </w:pPr>
      <w:bookmarkStart w:id="242" w:name="_Toc190755323"/>
      <w:bookmarkStart w:id="243" w:name="_Toc190755901"/>
      <w:bookmarkStart w:id="244" w:name="_Toc224357601"/>
      <w:bookmarkStart w:id="245" w:name="_Toc286759118"/>
      <w:r w:rsidRPr="009568E7">
        <w:rPr>
          <w:bCs/>
        </w:rPr>
        <w:lastRenderedPageBreak/>
        <w:t xml:space="preserve">Araştırma Gereksinimleri </w:t>
      </w:r>
      <w:bookmarkEnd w:id="242"/>
      <w:bookmarkEnd w:id="243"/>
      <w:bookmarkEnd w:id="244"/>
      <w:bookmarkEnd w:id="245"/>
    </w:p>
    <w:p w14:paraId="06683972" w14:textId="77777777" w:rsidR="00D94813" w:rsidRDefault="009568E7" w:rsidP="00020D15">
      <w:pPr>
        <w:pStyle w:val="GOVDE"/>
        <w:rPr>
          <w:lang w:val="en-US"/>
        </w:rPr>
      </w:pPr>
      <w:r w:rsidRPr="009568E7">
        <w:t>Literatürde titreşimli akış ile ısı aktarımının etkileşimini inceleyen deneysel ya da sayısal farklı yöntemlerle yapılan çalışmalar bulunmaktadır. Ancak bu çalışmaların büyük bir kısmında akışkan olarak gazlar esas alınmaktadır. Bu çalışmada kullanılan su gibi sıvı akışkanlar için yapılan çalışmalar oldukça azdır. Ayrıca teorik çalışmalarda önemli ölçüde basitleştirici varsayımlar kullanılmaktadır. Birçok çalışmada akışkan sıkıştırılamaz kabul edilmiştir. Bu durum akustik alanda meydana gelen sıkıştırma ve seyreltme bölgelerini tarif etmekte, ikincil akışları hesaplamakta yetersiz kalmaktadır</w:t>
      </w:r>
      <w:r w:rsidR="00D94813" w:rsidRPr="00E9219D">
        <w:rPr>
          <w:lang w:val="en-US"/>
        </w:rPr>
        <w:t>.</w:t>
      </w:r>
    </w:p>
    <w:p w14:paraId="677081DC" w14:textId="77777777" w:rsidR="00D332ED" w:rsidRDefault="00D332ED" w:rsidP="00D332ED">
      <w:pPr>
        <w:rPr>
          <w:b/>
          <w:lang w:val="en-US"/>
        </w:rPr>
      </w:pPr>
    </w:p>
    <w:p w14:paraId="6232BEA5" w14:textId="77777777" w:rsidR="00D332ED" w:rsidRPr="003B779E" w:rsidRDefault="00D332ED" w:rsidP="00D332ED">
      <w:pPr>
        <w:jc w:val="center"/>
        <w:sectPr w:rsidR="00D332ED" w:rsidRPr="003B779E" w:rsidSect="00363881">
          <w:headerReference w:type="default" r:id="rId42"/>
          <w:footerReference w:type="even" r:id="rId43"/>
          <w:footerReference w:type="default" r:id="rId44"/>
          <w:pgSz w:w="11906" w:h="16838"/>
          <w:pgMar w:top="1418" w:right="1418" w:bottom="1418" w:left="2268" w:header="709" w:footer="709" w:gutter="0"/>
          <w:cols w:space="708"/>
          <w:docGrid w:linePitch="360"/>
        </w:sectPr>
      </w:pPr>
    </w:p>
    <w:p w14:paraId="4FC8A518" w14:textId="77777777" w:rsidR="00783B32" w:rsidRPr="00DA4221" w:rsidRDefault="007F305E" w:rsidP="00783B32">
      <w:pPr>
        <w:pStyle w:val="BASLIK1"/>
      </w:pPr>
      <w:bookmarkStart w:id="246" w:name="_Toc190755324"/>
      <w:bookmarkStart w:id="247" w:name="_Toc190755902"/>
      <w:bookmarkStart w:id="248" w:name="_Toc224357602"/>
      <w:bookmarkStart w:id="249" w:name="_Toc286759119"/>
      <w:r>
        <w:lastRenderedPageBreak/>
        <w:pict w14:anchorId="2599FB69">
          <v:group id="Group 141" o:spid="_x0000_s2125" style="position:absolute;left:0;text-align:left;margin-left:147pt;margin-top:-54.25pt;width:426pt;height:189.75pt;z-index:251856384;mso-position-horizontal-relative:page" coordorigin="-4248,7218" coordsize="8183,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">
            <v:shape id="AutoShape 8" o:spid="_x0000_s2126" type="#_x0000_t186" style="position:absolute;left:1368;top:7218;width:2567;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XPL4A&#10;AADbAAAADwAAAGRycy9kb3ducmV2LnhtbERP24rCMBB9F/Yfwizsm6a7qGg1SlFcfPXyAWMzttVm&#10;UpKo2b/fCIJvczjXmS+jacWdnG8sK/geZCCIS6sbrhQcD5v+BIQPyBpby6TgjzwsFx+9OebaPnhH&#10;932oRAphn6OCOoQul9KXNRn0A9sRJ+5sncGQoKukdvhI4aaVP1k2lgYbTg01drSqqbzub0bBFC+/&#10;ReFOo1WUw2PUk/V2GNZKfX3GYgYiUAxv8cu91Wn+FJ6/p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Hylzy+AAAA2wAAAA8AAAAAAAAAAAAAAAAAmAIAAGRycy9kb3ducmV2&#10;LnhtbFBLBQYAAAAABAAEAPUAAACDAwAAAAA=&#10;" filled="t" fillcolor="#ff9" strokecolor="red">
              <v:textbox style="mso-next-textbox:#AutoShape 8">
                <w:txbxContent>
                  <w:p w14:paraId="1C5B921E" w14:textId="77777777" w:rsidR="006B59FB" w:rsidRDefault="006B59FB" w:rsidP="00905019">
                    <w:r>
                      <w:rPr>
                        <w:lang w:val="en-GB"/>
                      </w:rPr>
                      <w:t xml:space="preserve">Her BÖLÜM BAŞLIĞI yeni </w:t>
                    </w:r>
                    <w:proofErr w:type="spellStart"/>
                    <w:r>
                      <w:rPr>
                        <w:lang w:val="en-GB"/>
                      </w:rPr>
                      <w:t>bir</w:t>
                    </w:r>
                    <w:proofErr w:type="spellEnd"/>
                    <w:r>
                      <w:rPr>
                        <w:lang w:val="en-GB"/>
                      </w:rPr>
                      <w:t xml:space="preserve"> </w:t>
                    </w:r>
                    <w:proofErr w:type="spellStart"/>
                    <w:r>
                      <w:rPr>
                        <w:lang w:val="en-GB"/>
                      </w:rPr>
                      <w:t>sayfadan</w:t>
                    </w:r>
                    <w:proofErr w:type="spellEnd"/>
                    <w:r>
                      <w:rPr>
                        <w:lang w:val="en-GB"/>
                      </w:rPr>
                      <w:t xml:space="preserve"> </w:t>
                    </w:r>
                    <w:proofErr w:type="spellStart"/>
                    <w:r>
                      <w:rPr>
                        <w:lang w:val="en-GB"/>
                      </w:rPr>
                      <w:t>başlamatılmalıdır</w:t>
                    </w:r>
                    <w:proofErr w:type="spellEnd"/>
                    <w:r>
                      <w:rPr>
                        <w:lang w:val="en-GB"/>
                      </w:rPr>
                      <w:t xml:space="preserve">. </w:t>
                    </w:r>
                    <w:proofErr w:type="spellStart"/>
                    <w:r>
                      <w:rPr>
                        <w:lang w:val="en-GB"/>
                      </w:rPr>
                      <w:t>Ve</w:t>
                    </w:r>
                    <w:proofErr w:type="spellEnd"/>
                    <w:r>
                      <w:rPr>
                        <w:lang w:val="en-GB"/>
                      </w:rPr>
                      <w:t xml:space="preserve"> </w:t>
                    </w:r>
                    <w:proofErr w:type="spellStart"/>
                    <w:r>
                      <w:rPr>
                        <w:lang w:val="en-GB"/>
                      </w:rPr>
                      <w:t>Bölüm</w:t>
                    </w:r>
                    <w:proofErr w:type="spellEnd"/>
                    <w:r>
                      <w:rPr>
                        <w:lang w:val="en-GB"/>
                      </w:rPr>
                      <w:t xml:space="preserve"> </w:t>
                    </w:r>
                    <w:proofErr w:type="spellStart"/>
                    <w:r>
                      <w:rPr>
                        <w:lang w:val="en-GB"/>
                      </w:rPr>
                      <w:t>başlıkları</w:t>
                    </w:r>
                    <w:proofErr w:type="spellEnd"/>
                    <w:r>
                      <w:rPr>
                        <w:lang w:val="en-GB"/>
                      </w:rPr>
                      <w:t xml:space="preserve"> BÜYÜK HARFLERLE </w:t>
                    </w:r>
                    <w:proofErr w:type="spellStart"/>
                    <w:r>
                      <w:rPr>
                        <w:lang w:val="en-GB"/>
                      </w:rPr>
                      <w:t>yazılmalıdır</w:t>
                    </w:r>
                    <w:proofErr w:type="spellEnd"/>
                    <w:r>
                      <w:rPr>
                        <w:lang w:val="en-GB"/>
                      </w:rPr>
                      <w:t>.</w:t>
                    </w:r>
                  </w:p>
                  <w:p w14:paraId="00014EA9" w14:textId="77777777" w:rsidR="006B59FB" w:rsidRPr="00480905" w:rsidRDefault="006B59FB" w:rsidP="00905019">
                    <w:pPr>
                      <w:rPr>
                        <w:b/>
                        <w:color w:val="FF0000"/>
                      </w:rPr>
                    </w:pPr>
                    <w:r w:rsidRPr="00480905">
                      <w:rPr>
                        <w:b/>
                        <w:color w:val="FF0000"/>
                      </w:rPr>
                      <w:t>Bu bir nottur, çıktı almadan önce siliniz.</w:t>
                    </w:r>
                  </w:p>
                </w:txbxContent>
              </v:textbox>
            </v:shape>
            <v:line id="Line 56" o:spid="_x0000_s2127" style="position:absolute;flip:x;visibility:visible;mso-wrap-style:square" from="-4248,9098" to="1169,9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QsMAAADbAAAADwAAAGRycy9kb3ducmV2LnhtbESPT2vCQBTE70K/w/KE3sxGDyIxq0il&#10;0lPBPxC8PbPPJDb7Nma3Sfrtu4LgcZj5zTDpejC16Kh1lWUF0ygGQZxbXXGh4HT8nCxAOI+ssbZM&#10;Cv7IwXr1Nkox0bbnPXUHX4hQwi5BBaX3TSKly0sy6CLbEAfvaluDPsi2kLrFPpSbWs7ieC4NVhwW&#10;Smzoo6T85/BrFMyu2f7+3eBZ7i7x7TzXmdfbTKn38bBZgvA0+Ff4SX/pwE3h8S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b/0LDAAAA2wAAAA8AAAAAAAAAAAAA&#10;AAAAoQIAAGRycy9kb3ducmV2LnhtbFBLBQYAAAAABAAEAPkAAACRAwAAAAA=&#10;" strokecolor="red">
              <v:stroke endarrow="block"/>
            </v:line>
            <w10:wrap anchorx="page"/>
          </v:group>
        </w:pict>
      </w:r>
      <w:r w:rsidR="00783B32" w:rsidRPr="00905019">
        <w:rPr>
          <w:bCs/>
        </w:rPr>
        <w:t xml:space="preserve">MATEMATİKSEL MODEL VE SAYISAL YÖNTEM </w:t>
      </w:r>
      <w:bookmarkEnd w:id="246"/>
      <w:bookmarkEnd w:id="247"/>
      <w:bookmarkEnd w:id="248"/>
      <w:bookmarkEnd w:id="249"/>
    </w:p>
    <w:p w14:paraId="5F726BCC" w14:textId="77777777" w:rsidR="00783B32" w:rsidRPr="00E9219D" w:rsidRDefault="00783B32" w:rsidP="00783B32">
      <w:pPr>
        <w:pStyle w:val="BASLIK3"/>
        <w:rPr>
          <w:lang w:val="en-US"/>
        </w:rPr>
      </w:pPr>
      <w:r>
        <w:t>Amaç</w:t>
      </w:r>
    </w:p>
    <w:p w14:paraId="439E6865" w14:textId="77777777" w:rsidR="00D94813" w:rsidRPr="00E9219D" w:rsidRDefault="004857D6" w:rsidP="002546E3">
      <w:pPr>
        <w:spacing w:before="120" w:after="120" w:line="360" w:lineRule="auto"/>
        <w:jc w:val="both"/>
        <w:rPr>
          <w:lang w:val="en-US"/>
        </w:rPr>
      </w:pPr>
      <w:r w:rsidRPr="004857D6">
        <w:t>Akustik titreşimler ile oluşturulan dalga formunu ve akışkan içerisindeki yayılımını incelemek için matematiksel bir model oluşturulmuştur. Bu model uygun sınır koşulları ile seçilen sayısal yöntem ile çözümlenmiştir.</w:t>
      </w:r>
    </w:p>
    <w:p w14:paraId="2F17CB20" w14:textId="77777777" w:rsidR="00D94813" w:rsidRPr="00E9219D" w:rsidRDefault="004857D6" w:rsidP="0029511E">
      <w:pPr>
        <w:pStyle w:val="BASLIK3"/>
        <w:rPr>
          <w:lang w:val="en-US"/>
        </w:rPr>
      </w:pPr>
      <w:bookmarkStart w:id="250" w:name="_Toc190755326"/>
      <w:bookmarkStart w:id="251" w:name="_Toc190755904"/>
      <w:bookmarkStart w:id="252" w:name="_Toc224357604"/>
      <w:bookmarkStart w:id="253" w:name="_Toc286759121"/>
      <w:r w:rsidRPr="004857D6">
        <w:t>Temel Denklemler</w:t>
      </w:r>
      <w:bookmarkEnd w:id="250"/>
      <w:bookmarkEnd w:id="251"/>
      <w:bookmarkEnd w:id="252"/>
      <w:bookmarkEnd w:id="253"/>
    </w:p>
    <w:p w14:paraId="3ED85BB3" w14:textId="77777777" w:rsidR="00D94813" w:rsidRPr="00E9219D" w:rsidRDefault="004857D6" w:rsidP="00020D15">
      <w:pPr>
        <w:pStyle w:val="GOVDE"/>
        <w:rPr>
          <w:lang w:val="en-US"/>
        </w:rPr>
      </w:pPr>
      <w:r w:rsidRPr="004857D6">
        <w:t xml:space="preserve">Bu çalışmada </w:t>
      </w:r>
      <w:proofErr w:type="spellStart"/>
      <w:r w:rsidRPr="004857D6">
        <w:t>Navier-Stokes</w:t>
      </w:r>
      <w:proofErr w:type="spellEnd"/>
      <w:r w:rsidRPr="004857D6">
        <w:t xml:space="preserve"> denklemlerinin tam sıkıştırılabilir formu kullanılmıştır. </w:t>
      </w:r>
    </w:p>
    <w:p w14:paraId="0D42AA09" w14:textId="77777777" w:rsidR="00D94813" w:rsidRDefault="004857D6" w:rsidP="002546E3">
      <w:pPr>
        <w:pStyle w:val="GOVDE"/>
      </w:pPr>
      <w:r w:rsidRPr="004857D6">
        <w:t xml:space="preserve">İki boyutlu </w:t>
      </w:r>
      <w:proofErr w:type="spellStart"/>
      <w:r w:rsidRPr="004857D6">
        <w:t>kartezyen</w:t>
      </w:r>
      <w:proofErr w:type="spellEnd"/>
      <w:r w:rsidRPr="004857D6">
        <w:t xml:space="preserve"> sistemde süreklilik denklemi Eşitlik (3.1), momentum denklemleri Eşitlik (3.2-3.3) </w:t>
      </w:r>
      <w:r>
        <w:t>ile gösterildiği şekildedir:</w:t>
      </w:r>
    </w:p>
    <w:p w14:paraId="5181E419" w14:textId="76DA7195" w:rsidR="00CB0221" w:rsidRPr="00E9219D" w:rsidRDefault="007F305E" w:rsidP="00CB0221">
      <w:pPr>
        <w:pStyle w:val="GOVDE"/>
        <w:jc w:val="right"/>
        <w:rPr>
          <w:lang w:val="en-US"/>
        </w:rPr>
      </w:pPr>
      <w:r>
        <w:rPr>
          <w:position w:val="-12"/>
        </w:rPr>
        <w:pict w14:anchorId="031E83CE">
          <v:shape id="AutoShape 744" o:spid="_x0000_s2129" type="#_x0000_t186" style="position:absolute;left:0;text-align:left;margin-left:-62.25pt;margin-top:14.6pt;width:122.25pt;height:132.75pt;z-index:2517427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" filled="t" fillcolor="#ff9" strokecolor="red">
            <v:textbox style="mso-next-textbox:#AutoShape 744">
              <w:txbxContent>
                <w:p w14:paraId="6271A4D2" w14:textId="77777777" w:rsidR="006B59FB" w:rsidRDefault="006B59FB" w:rsidP="008D17B1">
                  <w:r w:rsidRPr="00713778">
                    <w:t xml:space="preserve">Denklemler metin bloğuna ortalı olarak </w:t>
                  </w:r>
                  <w:proofErr w:type="spellStart"/>
                  <w:r w:rsidRPr="00713778">
                    <w:t>hizalandırılır</w:t>
                  </w:r>
                  <w:proofErr w:type="spellEnd"/>
                  <w:r>
                    <w:t>.</w:t>
                  </w:r>
                </w:p>
                <w:p w14:paraId="3CCD08D2" w14:textId="77777777" w:rsidR="006B59FB" w:rsidRPr="0097055D" w:rsidRDefault="006B59FB" w:rsidP="008D17B1">
                  <w:pPr>
                    <w:rPr>
                      <w:b/>
                      <w:color w:val="FF0000"/>
                    </w:rPr>
                  </w:pPr>
                  <w:r w:rsidRPr="0097055D">
                    <w:rPr>
                      <w:b/>
                      <w:color w:val="FF0000"/>
                    </w:rPr>
                    <w:t>Bu bir nottur, çıktı almadan önce siliniz.</w:t>
                  </w:r>
                </w:p>
              </w:txbxContent>
            </v:textbox>
          </v:shape>
        </w:pict>
      </w:r>
      <w:r>
        <w:pict w14:anchorId="1F4EA13F">
          <v:line id="_x0000_s2178" style="position:absolute;left:0;text-align:left;flip:y;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58.1pt" to="71.8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" strokecolor="red">
            <v:stroke endarrow="block"/>
          </v:line>
        </w:pict>
      </w:r>
      <w:r>
        <w:pict w14:anchorId="268CA6E9">
          <v:line id="Line 9" o:spid="_x0000_s2177" style="position:absolute;left:0;text-align:left;flip:y;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85pt,69.35pt" to="369.6pt,1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" strokecolor="red">
            <v:stroke endarrow="block"/>
          </v:line>
        </w:pict>
      </w:r>
      <w:r>
        <w:pict w14:anchorId="7CEBF4E2">
          <v:shape id="AutoShape 586" o:spid="_x0000_s2128" type="#_x0000_t186" style="position:absolute;left:0;text-align:left;margin-left:350.25pt;margin-top:135.35pt;width:222.75pt;height:53.2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" filled="t" fillcolor="#ff9" strokecolor="red">
            <v:textbox style="mso-next-textbox:#AutoShape 586">
              <w:txbxContent>
                <w:p w14:paraId="471CC192" w14:textId="77777777" w:rsidR="006B59FB" w:rsidRDefault="006B59FB" w:rsidP="00D94813">
                  <w:r>
                    <w:t xml:space="preserve">Denklem numaraları sağa yaslanır. </w:t>
                  </w:r>
                </w:p>
                <w:p w14:paraId="353AE8D0" w14:textId="77777777" w:rsidR="006B59FB" w:rsidRPr="0097055D" w:rsidRDefault="006B59FB" w:rsidP="00D94813">
                  <w:pPr>
                    <w:rPr>
                      <w:b/>
                      <w:color w:val="FF0000"/>
                    </w:rPr>
                  </w:pPr>
                  <w:r w:rsidRPr="0097055D">
                    <w:rPr>
                      <w:b/>
                      <w:color w:val="FF0000"/>
                    </w:rPr>
                    <w:t>Bu bir nottur, çıktı almadan önce siliniz.</w:t>
                  </w:r>
                </w:p>
              </w:txbxContent>
            </v:textbox>
            <w10:wrap anchorx="page"/>
          </v:shape>
        </w:pict>
      </w:r>
      <w:r w:rsidR="00CB0221" w:rsidRPr="00CB0221">
        <w:rPr>
          <w:noProof/>
        </w:rPr>
        <w:drawing>
          <wp:inline distT="0" distB="0" distL="0" distR="0" wp14:anchorId="44B3397F" wp14:editId="2AB197CE">
            <wp:extent cx="4591050" cy="17526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591050" cy="1752600"/>
                    </a:xfrm>
                    <a:prstGeom prst="rect">
                      <a:avLst/>
                    </a:prstGeom>
                  </pic:spPr>
                </pic:pic>
              </a:graphicData>
            </a:graphic>
          </wp:inline>
        </w:drawing>
      </w:r>
    </w:p>
    <w:p w14:paraId="7F188232" w14:textId="77777777" w:rsidR="00D94813" w:rsidRPr="00E9219D" w:rsidRDefault="001C77CA" w:rsidP="002A4008">
      <w:pPr>
        <w:pStyle w:val="GOVDE"/>
        <w:ind w:left="709"/>
        <w:rPr>
          <w:lang w:val="en-US"/>
        </w:rPr>
      </w:pPr>
      <w:proofErr w:type="spellStart"/>
      <w:r>
        <w:rPr>
          <w:lang w:val="en-US"/>
        </w:rPr>
        <w:t>Parametrelertektekaçıklanmalıdır</w:t>
      </w:r>
      <w:proofErr w:type="spellEnd"/>
      <w:r w:rsidR="00D94813" w:rsidRPr="00E9219D">
        <w:rPr>
          <w:lang w:val="en-US"/>
        </w:rPr>
        <w:t>.</w:t>
      </w:r>
    </w:p>
    <w:p w14:paraId="6A47C6AD" w14:textId="77777777" w:rsidR="00D94813" w:rsidRPr="00E9219D" w:rsidRDefault="007946B3" w:rsidP="0029511E">
      <w:pPr>
        <w:pStyle w:val="BASLIK3"/>
        <w:rPr>
          <w:lang w:val="en-US"/>
        </w:rPr>
      </w:pPr>
      <w:bookmarkStart w:id="254" w:name="_Toc190755328"/>
      <w:bookmarkStart w:id="255" w:name="_Toc190755906"/>
      <w:bookmarkStart w:id="256" w:name="_Toc224357606"/>
      <w:bookmarkStart w:id="257" w:name="_Toc286759123"/>
      <w:r w:rsidRPr="007946B3">
        <w:t>Hal Denklemi</w:t>
      </w:r>
      <w:bookmarkEnd w:id="254"/>
      <w:bookmarkEnd w:id="255"/>
      <w:bookmarkEnd w:id="256"/>
      <w:bookmarkEnd w:id="257"/>
    </w:p>
    <w:p w14:paraId="5E9DC744" w14:textId="77777777" w:rsidR="00D94813" w:rsidRPr="00E9219D" w:rsidRDefault="007946B3" w:rsidP="00B16C70">
      <w:pPr>
        <w:pStyle w:val="GOVDE"/>
        <w:rPr>
          <w:lang w:val="en-US"/>
        </w:rPr>
      </w:pPr>
      <w:r w:rsidRPr="007946B3">
        <w:t xml:space="preserve">Basınç, yoğunluk ve sıcaklık arasındaki ilişkiyi tanımlamak için bir hal denklemine ihtiyaç </w:t>
      </w:r>
      <w:proofErr w:type="gramStart"/>
      <w:r w:rsidRPr="007946B3">
        <w:t>duyulmaktadır</w:t>
      </w:r>
      <w:r w:rsidR="00D94813" w:rsidRPr="00E9219D">
        <w:rPr>
          <w:lang w:val="en-US"/>
        </w:rPr>
        <w:t>.</w:t>
      </w:r>
      <w:r w:rsidRPr="007946B3">
        <w:t>Burada</w:t>
      </w:r>
      <w:proofErr w:type="gramEnd"/>
      <w:r w:rsidRPr="007946B3">
        <w:t xml:space="preserve"> (=8.31439 ) ideal gaz sabitidir. R / J </w:t>
      </w:r>
      <w:proofErr w:type="spellStart"/>
      <w:r w:rsidRPr="007946B3">
        <w:t>molK</w:t>
      </w:r>
      <w:proofErr w:type="spellEnd"/>
      <w:r>
        <w:t xml:space="preserve">. </w:t>
      </w:r>
      <w:r w:rsidRPr="007946B3">
        <w:t>Temel denklemler kontrol hacim tabanlı açık bir sonlu farklar metodu ile çözümlenmiştir. Taşınım terimleri Akı Düzeltmeli Taşınım (FCT) algoritması ile çözümlenirken, iletim terimleri merkezi farklar yöntemiyle ayrıklaştırılarak çözülmüştür.</w:t>
      </w:r>
    </w:p>
    <w:p w14:paraId="65F27589" w14:textId="77777777" w:rsidR="00D94813" w:rsidRPr="00E9219D" w:rsidRDefault="00D94813" w:rsidP="00D94813">
      <w:pPr>
        <w:pStyle w:val="GOVDE"/>
        <w:keepLines/>
        <w:rPr>
          <w:lang w:val="en-US"/>
        </w:rPr>
      </w:pPr>
    </w:p>
    <w:p w14:paraId="2193EFF3" w14:textId="77777777" w:rsidR="00D94813" w:rsidRPr="00E9219D" w:rsidRDefault="007F305E" w:rsidP="00D94813">
      <w:pPr>
        <w:pStyle w:val="GOVDE"/>
        <w:jc w:val="center"/>
        <w:rPr>
          <w:lang w:val="en-US"/>
        </w:rPr>
      </w:pPr>
      <w:r>
        <w:lastRenderedPageBreak/>
        <w:pict w14:anchorId="7A197C12">
          <v:group id="Group 555" o:spid="_x0000_s2130" style="position:absolute;left:0;text-align:left;margin-left:56.9pt;margin-top:40.8pt;width:353.3pt;height:179.25pt;z-index:251668992;mso-position-horizontal-relative:margin" coordorigin="905,2937" coordsize="4804,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">
            <v:shape id="AutoShape 557" o:spid="_x0000_s2131" type="#_x0000_t186" style="position:absolute;left:3549;top:2937;width:2160;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OcAA&#10;AADbAAAADwAAAGRycy9kb3ducmV2LnhtbERP3WrCMBS+H+wdwhl4N9NJHa4zSmlReqvzAc6as7Zb&#10;c1KSqPHtl4Gwu/Px/Z71NppRXMj5wbKCl3kGgri1euBOwelj97wC4QOyxtEyKbiRh+3m8WGNhbZX&#10;PtDlGDqRQtgXqKAPYSqk9G1PBv3cTsSJ+7LOYEjQdVI7vKZwM8pFlr1KgwOnhh4nqnpqf45no+AN&#10;v/dl6T6XVZT5KepV3eShVmr2FMt3EIFi+Bff3Y1O85fw90s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dOcAAAADbAAAADwAAAAAAAAAAAAAAAACYAgAAZHJzL2Rvd25y&#10;ZXYueG1sUEsFBgAAAAAEAAQA9QAAAIUDAAAAAA==&#10;" filled="t" fillcolor="#ff9" strokecolor="red">
              <v:textbox style="mso-next-textbox:#AutoShape 557">
                <w:txbxContent>
                  <w:p w14:paraId="21941D2A" w14:textId="77777777" w:rsidR="006B59FB" w:rsidRDefault="006B59FB" w:rsidP="00D94813">
                    <w:r>
                      <w:t xml:space="preserve">Şekiller sola yaslı </w:t>
                    </w:r>
                    <w:proofErr w:type="spellStart"/>
                    <w:r>
                      <w:t>yazlılır</w:t>
                    </w:r>
                    <w:proofErr w:type="spellEnd"/>
                    <w:r>
                      <w:t>.</w:t>
                    </w:r>
                  </w:p>
                  <w:p w14:paraId="4A2F9020" w14:textId="77777777" w:rsidR="006B59FB" w:rsidRDefault="006B59FB" w:rsidP="00D94813"/>
                  <w:p w14:paraId="1DB8FA7D" w14:textId="77777777" w:rsidR="006B59FB" w:rsidRPr="0097055D" w:rsidRDefault="006B59FB" w:rsidP="00D94813">
                    <w:pPr>
                      <w:rPr>
                        <w:b/>
                        <w:color w:val="FF0000"/>
                      </w:rPr>
                    </w:pPr>
                    <w:r w:rsidRPr="0097055D">
                      <w:rPr>
                        <w:b/>
                        <w:color w:val="FF0000"/>
                      </w:rPr>
                      <w:t>Bu bir not</w:t>
                    </w:r>
                    <w:r>
                      <w:rPr>
                        <w:b/>
                        <w:color w:val="FF0000"/>
                      </w:rPr>
                      <w:t>tur, çıktı al</w:t>
                    </w:r>
                    <w:r w:rsidRPr="0097055D">
                      <w:rPr>
                        <w:b/>
                        <w:color w:val="FF0000"/>
                      </w:rPr>
                      <w:t>madan önce siliniz.</w:t>
                    </w:r>
                  </w:p>
                </w:txbxContent>
              </v:textbox>
            </v:shape>
            <v:line id="Line 558" o:spid="_x0000_s2132" style="position:absolute;flip:x;visibility:visible;mso-wrap-style:square" from="905,5674" to="4261,9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IIEMAAAADbAAAADwAAAGRycy9kb3ducmV2LnhtbERPy6rCMBDdC/5DGMGdprpQqUYRRXF1&#10;wQcUd2MzttVmUpuovX9vLlxwN4fznNmiMaV4Ue0KywoG/QgEcWp1wZmC03HTm4BwHlljaZkU/JKD&#10;xbzdmmGs7Zv39Dr4TIQQdjEqyL2vYildmpNB17cVceCutjboA6wzqWt8h3BTymEUjaTBgkNDjhWt&#10;ckrvh6dRMLwm+8dPhWe5vUS380gnXq8TpbqdZjkF4anxX/G/e6fD/DH8/RIO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SCBDAAAAA2wAAAA8AAAAAAAAAAAAAAAAA&#10;oQIAAGRycy9kb3ducmV2LnhtbFBLBQYAAAAABAAEAPkAAACOAwAAAAA=&#10;" strokecolor="red">
              <v:stroke endarrow="block"/>
            </v:line>
            <w10:wrap anchorx="margin"/>
          </v:group>
        </w:pict>
      </w:r>
      <w:r>
        <w:rPr>
          <w:noProof/>
        </w:rPr>
      </w:r>
      <w:r>
        <w:rPr>
          <w:noProof/>
        </w:rPr>
        <w:pict w14:anchorId="745EED38">
          <v:shape id="AutoShape 969" o:spid="_x0000_s2185" type="#_x0000_t65" style="width:308.6pt;height:179.75pt;visibility:visible;mso-wrap-style:square;mso-left-percent:-10001;mso-top-percent:-10001;mso-position-horizontal:absolute;mso-position-horizontal-relative:char;mso-position-vertical:absolute;mso-position-vertical-relative:line;mso-left-percent:-10001;mso-top-percent:-10001;v-text-anchor:top">
            <v:textbox style="mso-next-textbox:#AutoShape 969">
              <w:txbxContent>
                <w:p w14:paraId="0C7CD8FC" w14:textId="77777777" w:rsidR="006B59FB" w:rsidRPr="00BB12F0" w:rsidRDefault="006B59FB" w:rsidP="00D94813">
                  <w:pPr>
                    <w:jc w:val="center"/>
                    <w:rPr>
                      <w:b/>
                      <w:sz w:val="40"/>
                      <w:szCs w:val="40"/>
                    </w:rPr>
                  </w:pPr>
                </w:p>
                <w:p w14:paraId="2C9CFC83" w14:textId="77777777" w:rsidR="006B59FB" w:rsidRPr="000B2781" w:rsidRDefault="006B59FB" w:rsidP="00D94813">
                  <w:pPr>
                    <w:jc w:val="center"/>
                    <w:rPr>
                      <w:b/>
                      <w:sz w:val="96"/>
                      <w:szCs w:val="96"/>
                    </w:rPr>
                  </w:pPr>
                  <w:r w:rsidRPr="000B2781">
                    <w:rPr>
                      <w:b/>
                      <w:sz w:val="96"/>
                      <w:szCs w:val="96"/>
                    </w:rPr>
                    <w:t>ÖRNEK</w:t>
                  </w:r>
                </w:p>
                <w:p w14:paraId="1D8FF393" w14:textId="77777777" w:rsidR="006B59FB" w:rsidRPr="000B2781" w:rsidRDefault="006B59FB" w:rsidP="00D94813">
                  <w:pPr>
                    <w:jc w:val="center"/>
                    <w:rPr>
                      <w:b/>
                      <w:sz w:val="96"/>
                      <w:szCs w:val="96"/>
                    </w:rPr>
                  </w:pPr>
                  <w:r w:rsidRPr="000B2781">
                    <w:rPr>
                      <w:b/>
                      <w:sz w:val="96"/>
                      <w:szCs w:val="96"/>
                    </w:rPr>
                    <w:t>ŞEKİL</w:t>
                  </w:r>
                </w:p>
              </w:txbxContent>
            </v:textbox>
            <w10:anchorlock/>
          </v:shape>
        </w:pict>
      </w:r>
    </w:p>
    <w:p w14:paraId="4368F553" w14:textId="77777777" w:rsidR="00D94813" w:rsidRPr="00E9219D" w:rsidRDefault="00D94813" w:rsidP="000E09BD">
      <w:pPr>
        <w:pStyle w:val="SekilFBESablonBolumIII"/>
      </w:pPr>
      <w:bookmarkStart w:id="258" w:name="_Toc427064100"/>
      <w:r w:rsidRPr="00E9219D">
        <w:t>Birden fazla satırlı şekil isimlendirmesinde önemli nokta</w:t>
      </w:r>
      <w:r w:rsidRPr="00E9219D">
        <w:br/>
        <w:t>satırların aynı hizadan başlamasıdır.</w:t>
      </w:r>
      <w:bookmarkEnd w:id="258"/>
    </w:p>
    <w:p w14:paraId="2C9845E6" w14:textId="77777777" w:rsidR="00D94813" w:rsidRDefault="001B7A6E" w:rsidP="00B16C70">
      <w:pPr>
        <w:pStyle w:val="GOVDE"/>
        <w:rPr>
          <w:lang w:val="en-US"/>
        </w:rPr>
      </w:pPr>
      <w:r w:rsidRPr="001B7A6E">
        <w:t>Basınç, yoğunluk ve sıcaklık arasındaki ilişkiyi tanımlamak için bir hal denklemine ihtiyaç duyulmaktadır</w:t>
      </w:r>
      <w:r w:rsidRPr="001B7A6E">
        <w:rPr>
          <w:lang w:val="en-US"/>
        </w:rPr>
        <w:t xml:space="preserve">. </w:t>
      </w:r>
      <w:r w:rsidR="001B5C6C">
        <w:t>Burada (=8.31439</w:t>
      </w:r>
      <w:r w:rsidRPr="001B7A6E">
        <w:t xml:space="preserve">) ideal gaz sabitidir. R / J </w:t>
      </w:r>
      <w:proofErr w:type="spellStart"/>
      <w:r w:rsidRPr="001B7A6E">
        <w:t>molK</w:t>
      </w:r>
      <w:proofErr w:type="spellEnd"/>
      <w:r w:rsidRPr="001B7A6E">
        <w:t>. Temel denklemler kontrol hacim tabanlı açık bir sonlu farklar metodu ile çözümlenmiştir. Taşınım terimleri Akı Düzeltmeli Taşınım (FCT) algoritması ile çözümlenirken, iletim terimleri merkezi farklar yöntemiyle ayrıklaştırılarak çözülmüştür</w:t>
      </w:r>
      <w:r w:rsidR="00D94813" w:rsidRPr="00E9219D">
        <w:rPr>
          <w:lang w:val="en-US"/>
        </w:rPr>
        <w:t>.</w:t>
      </w:r>
    </w:p>
    <w:p w14:paraId="68BE4CBD" w14:textId="77777777" w:rsidR="00AE6457" w:rsidRPr="00AE6457" w:rsidRDefault="00AE6457" w:rsidP="00AE6457">
      <w:pPr>
        <w:pStyle w:val="BASLIK2"/>
        <w:rPr>
          <w:lang w:val="en-US"/>
        </w:rPr>
      </w:pPr>
      <w:r w:rsidRPr="00AE6457">
        <w:rPr>
          <w:lang w:val="en-US"/>
        </w:rPr>
        <w:t>Sayısal Yöntem</w:t>
      </w:r>
    </w:p>
    <w:p w14:paraId="6792D3BD" w14:textId="77777777" w:rsidR="00D94813" w:rsidRDefault="00211797" w:rsidP="00B16C70">
      <w:pPr>
        <w:pStyle w:val="GOVDE"/>
      </w:pPr>
      <w:r w:rsidRPr="00211797">
        <w:t>Temel denklemler kontrol hacim tabanlı açık bir sonlu farklar metodu ile çözümlenmiştir. Taşınım terimleri Akı Düzeltmeli Taşınım (FCT) algoritması ile çözümlenirken, iletim terimleri merkezi farklar yöntemiyle ayrıklaştırılarak çözülmüştür.</w:t>
      </w:r>
    </w:p>
    <w:p w14:paraId="06D1D4C7" w14:textId="77777777" w:rsidR="00D43D40" w:rsidRDefault="00D43D40" w:rsidP="00D43D40">
      <w:pPr>
        <w:pStyle w:val="GOVDE"/>
      </w:pPr>
      <w:r w:rsidRPr="00211797">
        <w:t>Temel denklemler kontrol hacim tabanlı açık bir sonlu farklar metodu ile çözümlenmiştir. Taşınım terimleri Akı Düzeltmeli Taşınım (FCT) algoritması ile çözümlenirken, iletim terimleri merkezi farklar yöntemiyle ayrıklaştırılarak çözülmüştür.</w:t>
      </w:r>
    </w:p>
    <w:p w14:paraId="3ADC84F9" w14:textId="77777777" w:rsidR="00D43D40" w:rsidRDefault="00D43D40" w:rsidP="00D43D40">
      <w:pPr>
        <w:pStyle w:val="GOVDE"/>
      </w:pPr>
      <w:r w:rsidRPr="00211797">
        <w:t>Temel denklemler kontrol hacim tabanlı açık bir sonlu farklar metodu ile çözümlenmiştir. Taşınım terimleri Akı Düzeltmeli Taşınım (FCT) algoritması ile çözümlenirken, iletim terimleri merkezi farklar yöntemiyle ayrıklaştırılarak çözülmüştür.</w:t>
      </w:r>
    </w:p>
    <w:p w14:paraId="38E62484" w14:textId="77777777" w:rsidR="00006F3C" w:rsidRDefault="00006F3C" w:rsidP="00B16C70">
      <w:pPr>
        <w:pStyle w:val="GOVDE"/>
      </w:pPr>
    </w:p>
    <w:p w14:paraId="7013B08B" w14:textId="77777777" w:rsidR="00006F3C" w:rsidRDefault="00006F3C" w:rsidP="00B16C70">
      <w:pPr>
        <w:pStyle w:val="GOVDE"/>
      </w:pPr>
    </w:p>
    <w:tbl>
      <w:tblPr>
        <w:tblW w:w="9444" w:type="dxa"/>
        <w:jc w:val="center"/>
        <w:tblBorders>
          <w:insideH w:val="dotted" w:sz="4" w:space="0" w:color="auto"/>
          <w:insideV w:val="dotted" w:sz="4" w:space="0" w:color="auto"/>
        </w:tblBorders>
        <w:tblLayout w:type="fixed"/>
        <w:tblLook w:val="01E0" w:firstRow="1" w:lastRow="1" w:firstColumn="1" w:lastColumn="1" w:noHBand="0" w:noVBand="0"/>
      </w:tblPr>
      <w:tblGrid>
        <w:gridCol w:w="4932"/>
        <w:gridCol w:w="4512"/>
      </w:tblGrid>
      <w:tr w:rsidR="00006F3C" w:rsidRPr="00006F3C" w14:paraId="6009725F" w14:textId="77777777" w:rsidTr="008C5E9E">
        <w:trPr>
          <w:jc w:val="center"/>
        </w:trPr>
        <w:tc>
          <w:tcPr>
            <w:tcW w:w="4932" w:type="dxa"/>
          </w:tcPr>
          <w:p w14:paraId="3E68C779" w14:textId="77777777" w:rsidR="00006F3C" w:rsidRPr="00006F3C" w:rsidRDefault="00EE7AEA" w:rsidP="00553664">
            <w:pPr>
              <w:pStyle w:val="GOVDE"/>
              <w:ind w:left="709" w:hanging="709"/>
              <w:rPr>
                <w:b/>
                <w:lang w:val="en-US"/>
              </w:rPr>
            </w:pPr>
            <w:r>
              <w:rPr>
                <w:noProof/>
              </w:rPr>
              <w:lastRenderedPageBreak/>
              <w:drawing>
                <wp:inline distT="0" distB="0" distL="0" distR="0" wp14:anchorId="78BF75FA" wp14:editId="641DE2BE">
                  <wp:extent cx="2994660" cy="888365"/>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994660" cy="888365"/>
                          </a:xfrm>
                          <a:prstGeom prst="rect">
                            <a:avLst/>
                          </a:prstGeom>
                        </pic:spPr>
                      </pic:pic>
                    </a:graphicData>
                  </a:graphic>
                </wp:inline>
              </w:drawing>
            </w:r>
            <w:r w:rsidR="00006F3C" w:rsidRPr="00006F3C">
              <w:rPr>
                <w:b/>
                <w:lang w:val="en-US"/>
              </w:rPr>
              <w:t>(a)</w:t>
            </w:r>
          </w:p>
        </w:tc>
        <w:tc>
          <w:tcPr>
            <w:tcW w:w="4512" w:type="dxa"/>
          </w:tcPr>
          <w:p w14:paraId="54B933EA" w14:textId="77777777" w:rsidR="00006F3C" w:rsidRPr="00006F3C" w:rsidRDefault="00EE7AEA" w:rsidP="00006F3C">
            <w:pPr>
              <w:pStyle w:val="GOVDE"/>
              <w:rPr>
                <w:lang w:val="en-US"/>
              </w:rPr>
            </w:pPr>
            <w:r>
              <w:rPr>
                <w:noProof/>
              </w:rPr>
              <w:drawing>
                <wp:inline distT="0" distB="0" distL="0" distR="0" wp14:anchorId="699074A7" wp14:editId="65D81E81">
                  <wp:extent cx="2727960" cy="80073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727960" cy="800735"/>
                          </a:xfrm>
                          <a:prstGeom prst="rect">
                            <a:avLst/>
                          </a:prstGeom>
                        </pic:spPr>
                      </pic:pic>
                    </a:graphicData>
                  </a:graphic>
                </wp:inline>
              </w:drawing>
            </w:r>
            <w:r w:rsidR="00006F3C" w:rsidRPr="00006F3C">
              <w:rPr>
                <w:b/>
                <w:lang w:val="en-US"/>
              </w:rPr>
              <w:t>(b)</w:t>
            </w:r>
          </w:p>
        </w:tc>
      </w:tr>
      <w:tr w:rsidR="00006F3C" w:rsidRPr="00006F3C" w14:paraId="303F2E42" w14:textId="77777777" w:rsidTr="008C5E9E">
        <w:trPr>
          <w:jc w:val="center"/>
        </w:trPr>
        <w:tc>
          <w:tcPr>
            <w:tcW w:w="4932" w:type="dxa"/>
          </w:tcPr>
          <w:p w14:paraId="65758299" w14:textId="77777777" w:rsidR="00006F3C" w:rsidRPr="00006F3C" w:rsidRDefault="00EE7AEA" w:rsidP="00553664">
            <w:pPr>
              <w:pStyle w:val="GOVDE"/>
              <w:ind w:left="709" w:hanging="709"/>
              <w:rPr>
                <w:lang w:val="en-US"/>
              </w:rPr>
            </w:pPr>
            <w:r>
              <w:rPr>
                <w:noProof/>
              </w:rPr>
              <w:drawing>
                <wp:inline distT="0" distB="0" distL="0" distR="0" wp14:anchorId="2F173406" wp14:editId="28339902">
                  <wp:extent cx="2994660" cy="911860"/>
                  <wp:effectExtent l="0" t="0" r="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994660" cy="911860"/>
                          </a:xfrm>
                          <a:prstGeom prst="rect">
                            <a:avLst/>
                          </a:prstGeom>
                        </pic:spPr>
                      </pic:pic>
                    </a:graphicData>
                  </a:graphic>
                </wp:inline>
              </w:drawing>
            </w:r>
            <w:r w:rsidR="00006F3C" w:rsidRPr="00006F3C">
              <w:rPr>
                <w:b/>
                <w:lang w:val="en-US"/>
              </w:rPr>
              <w:t>(c)</w:t>
            </w:r>
          </w:p>
        </w:tc>
        <w:tc>
          <w:tcPr>
            <w:tcW w:w="4512" w:type="dxa"/>
          </w:tcPr>
          <w:p w14:paraId="68200A7C" w14:textId="77777777" w:rsidR="00006F3C" w:rsidRPr="00006F3C" w:rsidRDefault="00EE7AEA" w:rsidP="00EE7AEA">
            <w:pPr>
              <w:pStyle w:val="GOVDE"/>
              <w:rPr>
                <w:lang w:val="en-US"/>
              </w:rPr>
            </w:pPr>
            <w:r>
              <w:rPr>
                <w:noProof/>
              </w:rPr>
              <w:drawing>
                <wp:inline distT="0" distB="0" distL="0" distR="0" wp14:anchorId="5E81987F" wp14:editId="2CC437E0">
                  <wp:extent cx="2727960" cy="816610"/>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727960" cy="816610"/>
                          </a:xfrm>
                          <a:prstGeom prst="rect">
                            <a:avLst/>
                          </a:prstGeom>
                        </pic:spPr>
                      </pic:pic>
                    </a:graphicData>
                  </a:graphic>
                </wp:inline>
              </w:drawing>
            </w:r>
            <w:r w:rsidR="00006F3C" w:rsidRPr="00006F3C">
              <w:rPr>
                <w:b/>
                <w:lang w:val="en-US"/>
              </w:rPr>
              <w:t>(d)</w:t>
            </w:r>
          </w:p>
        </w:tc>
      </w:tr>
    </w:tbl>
    <w:p w14:paraId="02DE7372" w14:textId="77777777" w:rsidR="00D94813" w:rsidRDefault="007F305E" w:rsidP="009914EE">
      <w:pPr>
        <w:pStyle w:val="SekilFBESablonBolumIII"/>
      </w:pPr>
      <w:bookmarkStart w:id="259" w:name="_Toc427064101"/>
      <w:r>
        <w:rPr>
          <w:lang w:val="tr-TR"/>
        </w:rPr>
        <w:pict w14:anchorId="7EA049E3">
          <v:line id="_x0000_s2175" style="position:absolute;left:0;text-align:left;flip:x;z-index:25186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9.5pt,-6.6pt" to="316.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" strokecolor="red">
            <v:stroke endarrow="block"/>
            <w10:wrap anchorx="page"/>
          </v:line>
        </w:pict>
      </w:r>
      <w:r w:rsidR="00006F3C">
        <w:t xml:space="preserve">Farklı </w:t>
      </w:r>
      <w:r w:rsidR="00006F3C" w:rsidRPr="00006F3C">
        <w:t>periyotta (a)</w:t>
      </w:r>
      <w:r w:rsidR="00006F3C">
        <w:sym w:font="Symbol" w:char="F070"/>
      </w:r>
      <w:r w:rsidR="00006F3C" w:rsidRPr="00006F3C">
        <w:t>/ 2 , (b)</w:t>
      </w:r>
      <w:r w:rsidR="008F5618" w:rsidRPr="008F5618">
        <w:sym w:font="Symbol" w:char="F070"/>
      </w:r>
      <w:r w:rsidR="00006F3C" w:rsidRPr="00006F3C">
        <w:t>, (c)3</w:t>
      </w:r>
      <w:r w:rsidR="00006F3C">
        <w:sym w:font="Symbol" w:char="F070"/>
      </w:r>
      <w:r w:rsidR="00006F3C" w:rsidRPr="00006F3C">
        <w:t>/2 , (d)2</w:t>
      </w:r>
      <w:r w:rsidR="00006F3C">
        <w:sym w:font="Symbol" w:char="F070"/>
      </w:r>
      <w:r w:rsidR="00006F3C" w:rsidRPr="00006F3C">
        <w:t>anlar</w:t>
      </w:r>
      <w:r w:rsidR="00553664">
        <w:t xml:space="preserve">ında basınç </w:t>
      </w:r>
      <w:r w:rsidR="00006F3C" w:rsidRPr="00006F3C">
        <w:t>konturleri</w:t>
      </w:r>
      <w:r w:rsidR="00D94813" w:rsidRPr="00E9219D">
        <w:t>.</w:t>
      </w:r>
      <w:r w:rsidR="00553664">
        <w:t xml:space="preserve"> ( periyod aralığı 1500-1600 dir.)</w:t>
      </w:r>
      <w:bookmarkEnd w:id="259"/>
    </w:p>
    <w:p w14:paraId="2AFF8B3F" w14:textId="77777777" w:rsidR="00D43D40" w:rsidRDefault="007F305E" w:rsidP="00CA1402">
      <w:pPr>
        <w:pStyle w:val="GOVDE"/>
        <w:keepLines/>
      </w:pPr>
      <w:r>
        <w:pict w14:anchorId="663F8E89">
          <v:shape id="AutoShape 579" o:spid="_x0000_s2134" type="#_x0000_t186" style="position:absolute;left:0;text-align:left;margin-left:0;margin-top:.65pt;width:308.25pt;height:78pt;z-index:251863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" filled="t" fillcolor="#ff9" strokecolor="red">
            <v:textbox style="mso-next-textbox:#AutoShape 579">
              <w:txbxContent>
                <w:p w14:paraId="6B94FB37" w14:textId="77777777" w:rsidR="006B59FB" w:rsidRDefault="006B59FB" w:rsidP="00006F3C">
                  <w:r>
                    <w:t xml:space="preserve">Çoklu şekillerde </w:t>
                  </w:r>
                  <w:proofErr w:type="spellStart"/>
                  <w:r>
                    <w:t>herbir</w:t>
                  </w:r>
                  <w:proofErr w:type="spellEnd"/>
                  <w:r>
                    <w:t xml:space="preserve"> farklı şekil, gerekiyorsa (metin içinde </w:t>
                  </w:r>
                  <w:proofErr w:type="spellStart"/>
                  <w:r>
                    <w:t>herbirine</w:t>
                  </w:r>
                  <w:proofErr w:type="spellEnd"/>
                  <w:r>
                    <w:t xml:space="preserve"> birine atıf yapılacaksa) teker teker </w:t>
                  </w:r>
                  <w:proofErr w:type="spellStart"/>
                  <w:r>
                    <w:t>harflendirilerek</w:t>
                  </w:r>
                  <w:proofErr w:type="spellEnd"/>
                  <w:r>
                    <w:t xml:space="preserve"> ve açıklamasıyla verilir. </w:t>
                  </w:r>
                </w:p>
                <w:p w14:paraId="4D764B04" w14:textId="77777777" w:rsidR="006B59FB" w:rsidRPr="0097055D" w:rsidRDefault="006B59FB" w:rsidP="00006F3C">
                  <w:pPr>
                    <w:rPr>
                      <w:b/>
                      <w:color w:val="FF0000"/>
                    </w:rPr>
                  </w:pPr>
                  <w:r>
                    <w:rPr>
                      <w:b/>
                      <w:color w:val="FF0000"/>
                    </w:rPr>
                    <w:t>Bu bir nottur, çıktı al</w:t>
                  </w:r>
                  <w:r w:rsidRPr="0097055D">
                    <w:rPr>
                      <w:b/>
                      <w:color w:val="FF0000"/>
                    </w:rPr>
                    <w:t>madan önce siliniz.</w:t>
                  </w:r>
                </w:p>
              </w:txbxContent>
            </v:textbox>
            <w10:wrap anchorx="page"/>
          </v:shape>
        </w:pict>
      </w:r>
      <w:r>
        <w:pict w14:anchorId="2F4C0E63">
          <v:group id="Group 152" o:spid="_x0000_s2135" style="position:absolute;left:0;text-align:left;margin-left:25.9pt;margin-top:681.3pt;width:486pt;height:92.65pt;z-index:251861504" coordorigin="1368,13922" coordsize="9720,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">
            <v:shape id="AutoShape 11" o:spid="_x0000_s2136" type="#_x0000_t186" style="position:absolute;left:1368;top:14378;width:97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Pc8AA&#10;AADcAAAADwAAAGRycy9kb3ducmV2LnhtbERPzWoCMRC+F3yHMEJvNatV0dUoi9LiteoDjJtxd3Uz&#10;WZKo6ds3gtDbfHy/s1xH04o7Od9YVjAcZCCIS6sbrhQcD18fMxA+IGtsLZOCX/KwXvXelphr++Af&#10;uu9DJVII+xwV1CF0uZS+rMmgH9iOOHFn6wyGBF0ltcNHCjetHGXZVBpsODXU2NGmpvK6vxkFc7x8&#10;F4U7TTZRjo9Rz7a7cdgq9d6PxQJEoBj+xS/3Tqf5k094PpMu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VPc8AAAADcAAAADwAAAAAAAAAAAAAAAACYAgAAZHJzL2Rvd25y&#10;ZXYueG1sUEsFBgAAAAAEAAQA9QAAAIUDAAAAAA==&#10;" filled="t" fillcolor="#ff9" strokecolor="red">
              <v:textbox style="mso-next-textbox:#AutoShape 11">
                <w:txbxContent>
                  <w:p w14:paraId="0A133B82" w14:textId="77777777" w:rsidR="006B59FB" w:rsidRDefault="006B59FB" w:rsidP="00006F3C">
                    <w:r>
                      <w:t xml:space="preserve">Çoklu şekillerde </w:t>
                    </w:r>
                    <w:proofErr w:type="spellStart"/>
                    <w:r>
                      <w:t>herbir</w:t>
                    </w:r>
                    <w:proofErr w:type="spellEnd"/>
                    <w:r>
                      <w:t xml:space="preserve"> farklı şekil, gerekiyorsa (metin içinde </w:t>
                    </w:r>
                    <w:proofErr w:type="spellStart"/>
                    <w:r>
                      <w:t>herbirine</w:t>
                    </w:r>
                    <w:proofErr w:type="spellEnd"/>
                    <w:r>
                      <w:t xml:space="preserve"> birine atıf yapılacaksa) teker teker </w:t>
                    </w:r>
                    <w:proofErr w:type="spellStart"/>
                    <w:r>
                      <w:t>harflendirilerek</w:t>
                    </w:r>
                    <w:proofErr w:type="spellEnd"/>
                    <w:r>
                      <w:t xml:space="preserve"> ve açıklamasıyla verilir. Genel bir isim yeterli ise </w:t>
                    </w:r>
                    <w:proofErr w:type="spellStart"/>
                    <w:r>
                      <w:t>harflendirmeye</w:t>
                    </w:r>
                    <w:proofErr w:type="spellEnd"/>
                    <w:r>
                      <w:t xml:space="preserve"> </w:t>
                    </w:r>
                    <w:r w:rsidRPr="00630EC6">
                      <w:rPr>
                        <w:b/>
                      </w:rPr>
                      <w:t>eklerde</w:t>
                    </w:r>
                    <w:r>
                      <w:t xml:space="preserve"> gerek duyulmaz.</w:t>
                    </w:r>
                  </w:p>
                  <w:p w14:paraId="1EDEA2F3" w14:textId="77777777" w:rsidR="006B59FB" w:rsidRPr="0097055D" w:rsidRDefault="006B59FB" w:rsidP="00006F3C">
                    <w:pPr>
                      <w:rPr>
                        <w:b/>
                        <w:color w:val="FF0000"/>
                      </w:rPr>
                    </w:pPr>
                    <w:r>
                      <w:rPr>
                        <w:b/>
                        <w:color w:val="FF0000"/>
                      </w:rPr>
                      <w:t>Bu bir nottur, çıktı al</w:t>
                    </w:r>
                    <w:r w:rsidRPr="0097055D">
                      <w:rPr>
                        <w:b/>
                        <w:color w:val="FF0000"/>
                      </w:rPr>
                      <w:t>madan önce siliniz.</w:t>
                    </w:r>
                  </w:p>
                </w:txbxContent>
              </v:textbox>
            </v:shape>
            <v:line id="Line 12" o:spid="_x0000_s2137" style="position:absolute;flip:x;visibility:visible;mso-wrap-style:square" from="7128,13922" to="7668,14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8RNMMAAADcAAAADwAAAGRycy9kb3ducmV2LnhtbERPS2vCQBC+F/wPywi91U2lisSsUpQW&#10;T4IPCLmN2TGJZmfT7DaJ/75bKPQ2H99zkvVgatFR6yrLCl4nEQji3OqKCwXn08fLAoTzyBpry6Tg&#10;QQ7Wq9FTgrG2PR+oO/pChBB2MSoovW9iKV1ekkE3sQ1x4K62NegDbAupW+xDuKnlNIrm0mDFoaHE&#10;hjYl5ffjt1EwvaaHr32Dmfy8RLdsrlOvt6lSz+PhfQnC0+D/xX/unQ7zZ2/w+0y4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fETTDAAAA3AAAAA8AAAAAAAAAAAAA&#10;AAAAoQIAAGRycy9kb3ducmV2LnhtbFBLBQYAAAAABAAEAPkAAACRAwAAAAA=&#10;" strokecolor="red">
              <v:stroke endarrow="block"/>
            </v:line>
          </v:group>
        </w:pict>
      </w:r>
      <w:r w:rsidR="00D43D40" w:rsidRPr="00211797">
        <w:t>Temel denklemler kontrol hacim tabanlı açık bir sonlu farklar metodu ile çözümlenmiştir. Taşınım terimleri Akı Düzeltmeli Taşınım (FCT) algoritması ile çözümlenirken, iletim terimleri merkezi farklar yöntemiyle ayrıklaştırılarak çözülmüştür.</w:t>
      </w:r>
    </w:p>
    <w:p w14:paraId="288DB786" w14:textId="77777777" w:rsidR="00D43D40" w:rsidRDefault="00D43D40" w:rsidP="00D43D40">
      <w:pPr>
        <w:pStyle w:val="GOVDE"/>
      </w:pPr>
      <w:r w:rsidRPr="00211797">
        <w:t>Temel denklemler kontrol hacim tabanlı açık bir sonlu farklar metodu ile çözümlenmiştir. Taşınım terimleri Akı Düzeltmeli Taşınım (FCT) algoritması ile çözümlenirken, iletim terimleri merkezi farklar yöntemiyle ayrıklaştırılarak çözülmüştür.</w:t>
      </w:r>
    </w:p>
    <w:p w14:paraId="5FC64CAB" w14:textId="77777777" w:rsidR="00AE6457" w:rsidRPr="00E9219D" w:rsidRDefault="00AE6457" w:rsidP="00AE6457">
      <w:pPr>
        <w:pStyle w:val="BASLIK2"/>
        <w:rPr>
          <w:lang w:val="en-US"/>
        </w:rPr>
      </w:pPr>
      <w:bookmarkStart w:id="260" w:name="_Toc190755330"/>
      <w:bookmarkStart w:id="261" w:name="_Toc190755908"/>
      <w:bookmarkStart w:id="262" w:name="_Toc224357608"/>
      <w:bookmarkStart w:id="263" w:name="_Toc286759125"/>
      <w:r w:rsidRPr="00AE6457">
        <w:rPr>
          <w:lang w:val="en-US"/>
        </w:rPr>
        <w:t>Taşınım Algoritması</w:t>
      </w:r>
      <w:bookmarkEnd w:id="260"/>
      <w:bookmarkEnd w:id="261"/>
      <w:bookmarkEnd w:id="262"/>
      <w:bookmarkEnd w:id="263"/>
    </w:p>
    <w:p w14:paraId="557836C7" w14:textId="77777777" w:rsidR="00AE6457" w:rsidRPr="00E9219D" w:rsidRDefault="00AE6097" w:rsidP="00AE6457">
      <w:pPr>
        <w:pStyle w:val="GOVDE"/>
        <w:rPr>
          <w:lang w:val="en-US"/>
        </w:rPr>
      </w:pPr>
      <w:proofErr w:type="spellStart"/>
      <w:r w:rsidRPr="00AE6097">
        <w:rPr>
          <w:lang w:val="en-US"/>
        </w:rPr>
        <w:t>Akı</w:t>
      </w:r>
      <w:proofErr w:type="spellEnd"/>
      <w:r w:rsidRPr="00AE6097">
        <w:rPr>
          <w:lang w:val="en-US"/>
        </w:rPr>
        <w:t xml:space="preserve"> </w:t>
      </w:r>
      <w:proofErr w:type="spellStart"/>
      <w:r w:rsidRPr="00AE6097">
        <w:rPr>
          <w:lang w:val="en-US"/>
        </w:rPr>
        <w:t>DüzeltmeliTaşınım</w:t>
      </w:r>
      <w:proofErr w:type="spellEnd"/>
      <w:r w:rsidRPr="00AE6097">
        <w:rPr>
          <w:lang w:val="en-US"/>
        </w:rPr>
        <w:t xml:space="preserve"> (FCT) </w:t>
      </w:r>
      <w:proofErr w:type="spellStart"/>
      <w:r w:rsidRPr="00AE6097">
        <w:rPr>
          <w:lang w:val="en-US"/>
        </w:rPr>
        <w:t>algoritmasızamanabağlı</w:t>
      </w:r>
      <w:proofErr w:type="spellEnd"/>
      <w:r w:rsidRPr="00AE6097">
        <w:rPr>
          <w:lang w:val="en-US"/>
        </w:rPr>
        <w:t xml:space="preserve">, 1-boyutlu, lineerolmayangenelsüreklilikdenkleminiçözmekiçingeliştirilenyüksekmertebeden, </w:t>
      </w:r>
      <w:proofErr w:type="spellStart"/>
      <w:r w:rsidRPr="00AE6097">
        <w:rPr>
          <w:lang w:val="en-US"/>
        </w:rPr>
        <w:t>lineerolmayan</w:t>
      </w:r>
      <w:proofErr w:type="spellEnd"/>
      <w:r w:rsidRPr="00AE6097">
        <w:rPr>
          <w:lang w:val="en-US"/>
        </w:rPr>
        <w:t xml:space="preserve">, </w:t>
      </w:r>
      <w:proofErr w:type="spellStart"/>
      <w:r w:rsidRPr="00AE6097">
        <w:rPr>
          <w:lang w:val="en-US"/>
        </w:rPr>
        <w:t>monoton</w:t>
      </w:r>
      <w:proofErr w:type="spellEnd"/>
      <w:r w:rsidRPr="00AE6097">
        <w:rPr>
          <w:lang w:val="en-US"/>
        </w:rPr>
        <w:t xml:space="preserve">, </w:t>
      </w:r>
      <w:proofErr w:type="spellStart"/>
      <w:r w:rsidRPr="00AE6097">
        <w:rPr>
          <w:lang w:val="en-US"/>
        </w:rPr>
        <w:t>konservatifveartılık-koruyucubiralgoritmadır</w:t>
      </w:r>
      <w:proofErr w:type="spellEnd"/>
      <w:r w:rsidRPr="00AE6097">
        <w:rPr>
          <w:lang w:val="en-US"/>
        </w:rPr>
        <w:t xml:space="preserve"> (Oran, 1987). Bu </w:t>
      </w:r>
      <w:proofErr w:type="spellStart"/>
      <w:r w:rsidRPr="00AE6097">
        <w:rPr>
          <w:lang w:val="en-US"/>
        </w:rPr>
        <w:t>algoritmadördüncümertebefazdoğruluğunasahipolup</w:t>
      </w:r>
      <w:proofErr w:type="spellEnd"/>
      <w:r w:rsidRPr="00AE6097">
        <w:rPr>
          <w:lang w:val="en-US"/>
        </w:rPr>
        <w:t xml:space="preserve">, minimum </w:t>
      </w:r>
      <w:proofErr w:type="spellStart"/>
      <w:r w:rsidRPr="00AE6097">
        <w:rPr>
          <w:lang w:val="en-US"/>
        </w:rPr>
        <w:t>sayısalyayınımlakeskingradyanlarıçözebilmektedir</w:t>
      </w:r>
      <w:proofErr w:type="spellEnd"/>
      <w:r w:rsidR="00AE6457" w:rsidRPr="00AE6457">
        <w:rPr>
          <w:lang w:val="en-US"/>
        </w:rPr>
        <w:t>.</w:t>
      </w:r>
    </w:p>
    <w:p w14:paraId="7FDA5764" w14:textId="77777777" w:rsidR="00D94813" w:rsidRPr="00E9219D" w:rsidRDefault="00D94813" w:rsidP="006B100F">
      <w:pPr>
        <w:pStyle w:val="GOVDE"/>
        <w:rPr>
          <w:lang w:val="en-US"/>
        </w:rPr>
      </w:pPr>
    </w:p>
    <w:p w14:paraId="76579521" w14:textId="77777777" w:rsidR="00D94813" w:rsidRPr="00E9219D" w:rsidRDefault="00D94813" w:rsidP="00D94813">
      <w:pPr>
        <w:pStyle w:val="GOVDE"/>
        <w:keepLines/>
        <w:rPr>
          <w:lang w:val="en-US"/>
        </w:rPr>
      </w:pPr>
    </w:p>
    <w:p w14:paraId="1901124B" w14:textId="77777777" w:rsidR="00D94813" w:rsidRPr="00E9219D" w:rsidRDefault="00D94813" w:rsidP="00D94813">
      <w:pPr>
        <w:pStyle w:val="GOVDE"/>
        <w:keepLines/>
        <w:rPr>
          <w:lang w:val="en-US"/>
        </w:rPr>
        <w:sectPr w:rsidR="00D94813" w:rsidRPr="00E9219D" w:rsidSect="0071176B">
          <w:footerReference w:type="even" r:id="rId50"/>
          <w:footerReference w:type="default" r:id="rId51"/>
          <w:pgSz w:w="11906" w:h="16838"/>
          <w:pgMar w:top="1418" w:right="1418" w:bottom="1418" w:left="2268" w:header="709" w:footer="709" w:gutter="0"/>
          <w:cols w:space="708"/>
          <w:docGrid w:linePitch="360"/>
        </w:sectPr>
      </w:pPr>
    </w:p>
    <w:p w14:paraId="59279219" w14:textId="77777777" w:rsidR="00D94813" w:rsidRPr="00E9219D" w:rsidRDefault="00B42E6E" w:rsidP="00D94813">
      <w:pPr>
        <w:jc w:val="center"/>
        <w:rPr>
          <w:lang w:val="en-US"/>
        </w:rPr>
      </w:pPr>
      <w:r w:rsidRPr="00B42E6E">
        <w:rPr>
          <w:noProof/>
        </w:rPr>
        <w:lastRenderedPageBreak/>
        <w:drawing>
          <wp:inline distT="0" distB="0" distL="0" distR="0" wp14:anchorId="13D0C608" wp14:editId="4B49E11F">
            <wp:extent cx="5381625" cy="35814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381625" cy="3581400"/>
                    </a:xfrm>
                    <a:prstGeom prst="rect">
                      <a:avLst/>
                    </a:prstGeom>
                  </pic:spPr>
                </pic:pic>
              </a:graphicData>
            </a:graphic>
          </wp:inline>
        </w:drawing>
      </w:r>
    </w:p>
    <w:p w14:paraId="5E1CB487" w14:textId="77777777" w:rsidR="00D94813" w:rsidRPr="00E9219D" w:rsidRDefault="007F305E" w:rsidP="009914EE">
      <w:pPr>
        <w:pStyle w:val="SekilFBESablonBolumIII"/>
        <w:rPr>
          <w:i/>
        </w:rPr>
      </w:pPr>
      <w:bookmarkStart w:id="264" w:name="_Toc280279297"/>
      <w:bookmarkStart w:id="265" w:name="_Toc427064102"/>
      <w:r>
        <w:rPr>
          <w:lang w:val="tr-TR"/>
        </w:rPr>
        <w:pict w14:anchorId="6C4E2F49">
          <v:group id="Group 923" o:spid="_x0000_s2138" style="position:absolute;left:0;text-align:left;margin-left:-31.15pt;margin-top:29.85pt;width:357pt;height:142.5pt;z-index:251829760" coordorigin="768,8942" coordsize="7140,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">
            <v:shape id="AutoShape 576" o:spid="_x0000_s2139" type="#_x0000_t186" style="position:absolute;left:768;top:8942;width:4200;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BYsEA&#10;AADbAAAADwAAAGRycy9kb3ducmV2LnhtbESPwW7CMBBE75X4B2uRuBUHFCoIGBSBQFxL+YBtvCSB&#10;eB3ZBszf15Uq9TiamTea1SaaTjzI+daygsk4A0FcWd1yreD8tX+fg/ABWWNnmRS8yMNmPXhbYaHt&#10;kz/pcQq1SBD2BSpoQugLKX3VkEE/tj1x8i7WGQxJulpqh88EN52cZtmHNNhyWmiwp21D1e10NwoW&#10;eD2UpfuebaPMz1HPd8c87JQaDWO5BBEohv/wX/uoFcxy+P2SfoB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ZgWLBAAAA2wAAAA8AAAAAAAAAAAAAAAAAmAIAAGRycy9kb3du&#10;cmV2LnhtbFBLBQYAAAAABAAEAPUAAACGAwAAAAA=&#10;" filled="t" fillcolor="#ff9" strokecolor="red">
              <v:textbox style="mso-next-textbox:#AutoShape 576">
                <w:txbxContent>
                  <w:p w14:paraId="4199378C" w14:textId="77777777" w:rsidR="006B59FB" w:rsidRPr="00B2706F" w:rsidRDefault="006B59FB" w:rsidP="00D94813">
                    <w:r w:rsidRPr="00B2706F">
                      <w:t xml:space="preserve">Sayfa numarası, </w:t>
                    </w:r>
                    <w:proofErr w:type="gramStart"/>
                    <w:r w:rsidRPr="00B2706F">
                      <w:t>kağıt</w:t>
                    </w:r>
                    <w:proofErr w:type="gramEnd"/>
                    <w:r w:rsidRPr="00B2706F">
                      <w:t xml:space="preserve"> dikey tutulduğunda sayfanın kısa kenarının alt-ortasına, yatay tutulduğunda uzun </w:t>
                    </w:r>
                    <w:proofErr w:type="spellStart"/>
                    <w:r w:rsidRPr="00B2706F">
                      <w:t>kenarınının</w:t>
                    </w:r>
                    <w:proofErr w:type="spellEnd"/>
                    <w:r w:rsidRPr="00B2706F">
                      <w:t xml:space="preserve"> alt-ortasına yazılır.</w:t>
                    </w:r>
                  </w:p>
                  <w:p w14:paraId="2DF4DE50" w14:textId="77777777" w:rsidR="006B59FB" w:rsidRDefault="006B59FB" w:rsidP="00D94813">
                    <w:pPr>
                      <w:rPr>
                        <w:b/>
                        <w:color w:val="FF0000"/>
                      </w:rPr>
                    </w:pPr>
                  </w:p>
                  <w:p w14:paraId="26015E7C" w14:textId="77777777" w:rsidR="006B59FB" w:rsidRPr="00E42B1A" w:rsidRDefault="006B59FB" w:rsidP="00D94813">
                    <w:pPr>
                      <w:rPr>
                        <w:b/>
                        <w:color w:val="FF0000"/>
                      </w:rPr>
                    </w:pPr>
                    <w:r w:rsidRPr="00E42B1A">
                      <w:rPr>
                        <w:b/>
                        <w:color w:val="FF0000"/>
                      </w:rPr>
                      <w:t>Bu bir nottur, çıktı a</w:t>
                    </w:r>
                    <w:r>
                      <w:rPr>
                        <w:b/>
                        <w:color w:val="FF0000"/>
                      </w:rPr>
                      <w:t>l</w:t>
                    </w:r>
                    <w:r w:rsidRPr="00E42B1A">
                      <w:rPr>
                        <w:b/>
                        <w:color w:val="FF0000"/>
                      </w:rPr>
                      <w:t>madan önce siliniz.</w:t>
                    </w:r>
                  </w:p>
                </w:txbxContent>
              </v:textbox>
            </v:shape>
            <v:line id="Line 577" o:spid="_x0000_s2140" style="position:absolute;visibility:visible;mso-wrap-style:square" from="5206,10301" to="7908,1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ipKsMAAADbAAAADwAAAGRycy9kb3ducmV2LnhtbESPUWvCQBCE34X+h2MLfdOLUoOkniKK&#10;0FoQtKXPS26bC83thtzVpP/eEwo+DjPzDbNcD75RF+pCLWxgOslAEZdia64MfH7sxwtQISJbbITJ&#10;wB8FWK8eRkssrPR8oss5VipBOBRowMXYFlqH0pHHMJGWOHnf0nmMSXaVth32Ce4bPcuyXHusOS04&#10;bGnrqPw5/3oDX2/5cHCzfnfcSV6592c59CzGPD0OmxdQkYZ4D/+3X62B+RxuX9IP0K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qSrDAAAA2wAAAA8AAAAAAAAAAAAA&#10;AAAAoQIAAGRycy9kb3ducmV2LnhtbFBLBQYAAAAABAAEAPkAAACRAwAAAAA=&#10;" strokecolor="red">
              <v:stroke endarrow="block"/>
            </v:line>
          </v:group>
        </w:pict>
      </w:r>
      <w:r w:rsidR="00D94813" w:rsidRPr="00E9219D">
        <w:t xml:space="preserve">Yatay tam sayfa </w:t>
      </w:r>
      <w:r w:rsidR="00B42E6E">
        <w:t xml:space="preserve">örnek </w:t>
      </w:r>
      <w:r w:rsidR="00D94813" w:rsidRPr="00E9219D">
        <w:t>şekil</w:t>
      </w:r>
      <w:r w:rsidR="001A2DDD">
        <w:t>.</w:t>
      </w:r>
      <w:bookmarkEnd w:id="264"/>
      <w:bookmarkEnd w:id="265"/>
    </w:p>
    <w:p w14:paraId="0E468B05" w14:textId="77777777" w:rsidR="00D94813" w:rsidRPr="00E9219D" w:rsidRDefault="00D94813" w:rsidP="00D94813">
      <w:pPr>
        <w:rPr>
          <w:i/>
          <w:lang w:val="en-US"/>
        </w:rPr>
        <w:sectPr w:rsidR="00D94813" w:rsidRPr="00E9219D" w:rsidSect="0071176B">
          <w:pgSz w:w="16838" w:h="11906" w:orient="landscape"/>
          <w:pgMar w:top="2268" w:right="1418" w:bottom="1418" w:left="1418" w:header="709" w:footer="709" w:gutter="0"/>
          <w:cols w:space="708"/>
          <w:docGrid w:linePitch="360"/>
        </w:sectPr>
      </w:pPr>
    </w:p>
    <w:p w14:paraId="434FE87A" w14:textId="77777777" w:rsidR="00D94813" w:rsidRPr="00E9219D" w:rsidRDefault="007F305E" w:rsidP="009914EE">
      <w:pPr>
        <w:pStyle w:val="CizelgeFBESablonBolumIII"/>
        <w:ind w:left="-9214" w:firstLine="10065"/>
        <w:jc w:val="left"/>
      </w:pPr>
      <w:bookmarkStart w:id="266" w:name="_Toc202259465"/>
      <w:r>
        <w:rPr>
          <w:noProof/>
          <w:lang w:val="tr-TR" w:eastAsia="tr-TR"/>
        </w:rPr>
        <w:lastRenderedPageBreak/>
        <w:pict w14:anchorId="0E78F93C">
          <v:line id="Line 911" o:spid="_x0000_s2174" style="position:absolute;left:0;text-align:left;flip:x y;z-index:251825664;visibility:visible;mso-wrap-style:square;mso-wrap-distance-left:9pt;mso-wrap-distance-top:0;mso-wrap-distance-right:9pt;mso-wrap-distance-bottom:0;mso-position-horizontal:absolute;mso-position-horizontal-relative:text;mso-position-vertical:absolute;mso-position-vertical-relative:text" from="275.8pt,817.65pt" to="326.15pt,8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" strokecolor="red">
            <v:stroke endarrow="block"/>
          </v:line>
        </w:pict>
      </w:r>
      <w:r>
        <w:rPr>
          <w:noProof/>
          <w:lang w:val="tr-TR" w:eastAsia="tr-TR"/>
        </w:rPr>
        <w:pict w14:anchorId="51FE340F">
          <v:shape id="AutoShape 561" o:spid="_x0000_s2141" type="#_x0000_t186" style="position:absolute;left:0;text-align:left;margin-left:-15.15pt;margin-top:-57.4pt;width:405pt;height:54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" filled="t" fillcolor="#ff9" strokecolor="red">
            <v:textbox style="mso-next-textbox:#AutoShape 561">
              <w:txbxContent>
                <w:p w14:paraId="15E339A3" w14:textId="77777777" w:rsidR="006B59FB" w:rsidRDefault="006B59FB" w:rsidP="00D94813">
                  <w:r>
                    <w:t xml:space="preserve">Eğer dikey sayfaya sığamayacak kadar büyük bir çizelge var ise, yatay bir sayfaya çizelge hazırlanır ve </w:t>
                  </w:r>
                  <w:proofErr w:type="spellStart"/>
                  <w:proofErr w:type="gramStart"/>
                  <w:r>
                    <w:t>ortalanır.Kırmızı</w:t>
                  </w:r>
                  <w:proofErr w:type="spellEnd"/>
                  <w:proofErr w:type="gramEnd"/>
                  <w:r>
                    <w:t xml:space="preserve"> çizgi ile gösterildiği gibi iki satırın yazıları hizalanır</w:t>
                  </w:r>
                </w:p>
                <w:p w14:paraId="4926F1CA" w14:textId="77777777" w:rsidR="006B59FB" w:rsidRPr="000867F7" w:rsidRDefault="006B59FB" w:rsidP="00D94813">
                  <w:pPr>
                    <w:rPr>
                      <w:b/>
                      <w:color w:val="FF0000"/>
                    </w:rPr>
                  </w:pPr>
                  <w:r w:rsidRPr="000867F7">
                    <w:rPr>
                      <w:b/>
                      <w:color w:val="FF0000"/>
                    </w:rPr>
                    <w:t>Bu bir nottur, çıktı almadan önce siliniz.</w:t>
                  </w:r>
                </w:p>
              </w:txbxContent>
            </v:textbox>
          </v:shape>
        </w:pict>
      </w:r>
      <w:r w:rsidR="00B24430">
        <w:t>Örnekyatayçizelgegösterimi.</w:t>
      </w:r>
      <w:r w:rsidR="00D94813" w:rsidRPr="00E9219D">
        <w:t>Yataysayfadabirdenfazlasatırlı</w:t>
      </w:r>
      <w:r w:rsidR="00D94813">
        <w:t>çizelge</w:t>
      </w:r>
      <w:r w:rsidR="001E46D0">
        <w:t xml:space="preserve">isimlendirme: </w:t>
      </w:r>
      <w:proofErr w:type="spellStart"/>
      <w:r w:rsidR="00D94813" w:rsidRPr="00E9219D">
        <w:t>önemlinoktasatırlarınaynıhizadanbaşlamasıdır</w:t>
      </w:r>
      <w:proofErr w:type="spellEnd"/>
      <w:r w:rsidR="00D94813" w:rsidRPr="00E9219D">
        <w:t>.</w:t>
      </w:r>
      <w:bookmarkEnd w:id="266"/>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9"/>
        <w:gridCol w:w="1443"/>
        <w:gridCol w:w="1476"/>
        <w:gridCol w:w="780"/>
        <w:gridCol w:w="903"/>
        <w:gridCol w:w="780"/>
        <w:gridCol w:w="763"/>
        <w:gridCol w:w="771"/>
      </w:tblGrid>
      <w:tr w:rsidR="00D94813" w:rsidRPr="00E9219D" w14:paraId="752D0953" w14:textId="77777777" w:rsidTr="007015F6">
        <w:trPr>
          <w:cantSplit/>
          <w:jc w:val="center"/>
        </w:trPr>
        <w:tc>
          <w:tcPr>
            <w:tcW w:w="1861" w:type="pct"/>
            <w:vMerge w:val="restart"/>
            <w:vAlign w:val="center"/>
          </w:tcPr>
          <w:p w14:paraId="6B9669DB" w14:textId="77777777" w:rsidR="00D94813" w:rsidRPr="00E9219D" w:rsidRDefault="00D94813" w:rsidP="00D94813">
            <w:pPr>
              <w:jc w:val="center"/>
              <w:rPr>
                <w:lang w:val="en-US"/>
              </w:rPr>
            </w:pPr>
            <w:proofErr w:type="spellStart"/>
            <w:r w:rsidRPr="00E9219D">
              <w:rPr>
                <w:lang w:val="en-US"/>
              </w:rPr>
              <w:t>Parametre</w:t>
            </w:r>
            <w:proofErr w:type="spellEnd"/>
          </w:p>
          <w:p w14:paraId="0467F916" w14:textId="77777777" w:rsidR="00D94813" w:rsidRPr="00E9219D" w:rsidRDefault="00D94813" w:rsidP="00D94813">
            <w:pPr>
              <w:jc w:val="center"/>
              <w:rPr>
                <w:lang w:val="en-US"/>
              </w:rPr>
            </w:pPr>
          </w:p>
        </w:tc>
        <w:tc>
          <w:tcPr>
            <w:tcW w:w="655" w:type="pct"/>
            <w:vMerge w:val="restart"/>
            <w:vAlign w:val="center"/>
          </w:tcPr>
          <w:p w14:paraId="23CB84A8" w14:textId="77777777" w:rsidR="00D94813" w:rsidRPr="00E9219D" w:rsidRDefault="00D94813" w:rsidP="00D94813">
            <w:pPr>
              <w:jc w:val="center"/>
              <w:rPr>
                <w:lang w:val="en-US"/>
              </w:rPr>
            </w:pPr>
            <w:proofErr w:type="spellStart"/>
            <w:r w:rsidRPr="00E9219D">
              <w:rPr>
                <w:lang w:val="en-US"/>
              </w:rPr>
              <w:t>Kolon</w:t>
            </w:r>
            <w:proofErr w:type="spellEnd"/>
            <w:r w:rsidRPr="00E9219D">
              <w:rPr>
                <w:lang w:val="en-US"/>
              </w:rPr>
              <w:t xml:space="preserve"> 2</w:t>
            </w:r>
          </w:p>
          <w:p w14:paraId="51ACD555" w14:textId="77777777" w:rsidR="00D94813" w:rsidRPr="00E9219D" w:rsidRDefault="00D94813" w:rsidP="00D94813">
            <w:pPr>
              <w:jc w:val="center"/>
              <w:rPr>
                <w:lang w:val="en-US"/>
              </w:rPr>
            </w:pPr>
          </w:p>
        </w:tc>
        <w:tc>
          <w:tcPr>
            <w:tcW w:w="670" w:type="pct"/>
            <w:vMerge w:val="restart"/>
            <w:vAlign w:val="center"/>
          </w:tcPr>
          <w:p w14:paraId="6E80EF79" w14:textId="77777777" w:rsidR="00D94813" w:rsidRPr="00E9219D" w:rsidRDefault="00D94813" w:rsidP="00D94813">
            <w:pPr>
              <w:jc w:val="center"/>
              <w:rPr>
                <w:lang w:val="en-US"/>
              </w:rPr>
            </w:pPr>
            <w:proofErr w:type="spellStart"/>
            <w:r w:rsidRPr="00E9219D">
              <w:rPr>
                <w:lang w:val="en-US"/>
              </w:rPr>
              <w:t>Kolon</w:t>
            </w:r>
            <w:proofErr w:type="spellEnd"/>
            <w:r w:rsidRPr="00E9219D">
              <w:rPr>
                <w:lang w:val="en-US"/>
              </w:rPr>
              <w:t xml:space="preserve"> 3</w:t>
            </w:r>
          </w:p>
          <w:p w14:paraId="636FEDBD" w14:textId="77777777" w:rsidR="00D94813" w:rsidRPr="00E9219D" w:rsidRDefault="00D94813" w:rsidP="00D94813">
            <w:pPr>
              <w:jc w:val="center"/>
              <w:rPr>
                <w:lang w:val="en-US"/>
              </w:rPr>
            </w:pPr>
          </w:p>
        </w:tc>
        <w:tc>
          <w:tcPr>
            <w:tcW w:w="1118" w:type="pct"/>
            <w:gridSpan w:val="3"/>
          </w:tcPr>
          <w:p w14:paraId="5800645E" w14:textId="77777777" w:rsidR="00D94813" w:rsidRPr="00E9219D" w:rsidRDefault="00D94813" w:rsidP="00D94813">
            <w:pPr>
              <w:jc w:val="center"/>
              <w:rPr>
                <w:lang w:val="en-US"/>
              </w:rPr>
            </w:pPr>
            <w:proofErr w:type="spellStart"/>
            <w:r w:rsidRPr="00E9219D">
              <w:rPr>
                <w:lang w:val="en-US"/>
              </w:rPr>
              <w:t>Kolon</w:t>
            </w:r>
            <w:proofErr w:type="spellEnd"/>
            <w:r w:rsidRPr="00E9219D">
              <w:rPr>
                <w:lang w:val="en-US"/>
              </w:rPr>
              <w:t xml:space="preserve"> 4</w:t>
            </w:r>
          </w:p>
        </w:tc>
        <w:tc>
          <w:tcPr>
            <w:tcW w:w="696" w:type="pct"/>
            <w:gridSpan w:val="2"/>
          </w:tcPr>
          <w:p w14:paraId="22175BE4" w14:textId="77777777" w:rsidR="00D94813" w:rsidRPr="00E9219D" w:rsidRDefault="00D94813" w:rsidP="00D94813">
            <w:pPr>
              <w:jc w:val="center"/>
              <w:rPr>
                <w:lang w:val="en-US"/>
              </w:rPr>
            </w:pPr>
            <w:proofErr w:type="spellStart"/>
            <w:r w:rsidRPr="00E9219D">
              <w:rPr>
                <w:lang w:val="en-US"/>
              </w:rPr>
              <w:t>Kolon</w:t>
            </w:r>
            <w:proofErr w:type="spellEnd"/>
            <w:r w:rsidRPr="00E9219D">
              <w:rPr>
                <w:lang w:val="en-US"/>
              </w:rPr>
              <w:t xml:space="preserve"> 5</w:t>
            </w:r>
          </w:p>
        </w:tc>
      </w:tr>
      <w:tr w:rsidR="00D94813" w:rsidRPr="00E9219D" w14:paraId="7FEB3D90" w14:textId="77777777" w:rsidTr="007015F6">
        <w:trPr>
          <w:cantSplit/>
          <w:jc w:val="center"/>
        </w:trPr>
        <w:tc>
          <w:tcPr>
            <w:tcW w:w="1861" w:type="pct"/>
            <w:vMerge/>
            <w:vAlign w:val="center"/>
          </w:tcPr>
          <w:p w14:paraId="5BCBAAA3" w14:textId="77777777" w:rsidR="00D94813" w:rsidRPr="00E9219D" w:rsidRDefault="00D94813" w:rsidP="00D94813">
            <w:pPr>
              <w:pStyle w:val="TableColumnHead"/>
            </w:pPr>
          </w:p>
        </w:tc>
        <w:tc>
          <w:tcPr>
            <w:tcW w:w="655" w:type="pct"/>
            <w:vMerge/>
            <w:vAlign w:val="center"/>
          </w:tcPr>
          <w:p w14:paraId="2F5E283A" w14:textId="77777777" w:rsidR="00D94813" w:rsidRPr="00E9219D" w:rsidRDefault="00D94813" w:rsidP="00D94813">
            <w:pPr>
              <w:pStyle w:val="TableColumnHead"/>
            </w:pPr>
          </w:p>
        </w:tc>
        <w:tc>
          <w:tcPr>
            <w:tcW w:w="670" w:type="pct"/>
            <w:vMerge/>
            <w:vAlign w:val="center"/>
          </w:tcPr>
          <w:p w14:paraId="4A39F9F5" w14:textId="77777777" w:rsidR="00D94813" w:rsidRPr="00E9219D" w:rsidRDefault="00D94813" w:rsidP="00D94813">
            <w:pPr>
              <w:pStyle w:val="TableColumnHead"/>
            </w:pPr>
          </w:p>
        </w:tc>
        <w:tc>
          <w:tcPr>
            <w:tcW w:w="354" w:type="pct"/>
          </w:tcPr>
          <w:p w14:paraId="2D371162" w14:textId="77777777" w:rsidR="00D94813" w:rsidRPr="00E9219D" w:rsidRDefault="00D94813" w:rsidP="00D94813">
            <w:pPr>
              <w:jc w:val="center"/>
              <w:rPr>
                <w:lang w:val="en-US"/>
              </w:rPr>
            </w:pPr>
            <w:r w:rsidRPr="00E9219D">
              <w:rPr>
                <w:lang w:val="en-US"/>
              </w:rPr>
              <w:t xml:space="preserve">Alt </w:t>
            </w:r>
            <w:proofErr w:type="spellStart"/>
            <w:r w:rsidRPr="00E9219D">
              <w:rPr>
                <w:lang w:val="en-US"/>
              </w:rPr>
              <w:t>kolon</w:t>
            </w:r>
            <w:proofErr w:type="spellEnd"/>
          </w:p>
        </w:tc>
        <w:tc>
          <w:tcPr>
            <w:tcW w:w="410" w:type="pct"/>
          </w:tcPr>
          <w:p w14:paraId="34A2AD3A" w14:textId="77777777" w:rsidR="00D94813" w:rsidRPr="00E9219D" w:rsidRDefault="00D94813" w:rsidP="00D94813">
            <w:pPr>
              <w:jc w:val="center"/>
              <w:rPr>
                <w:lang w:val="en-US"/>
              </w:rPr>
            </w:pPr>
            <w:r w:rsidRPr="00E9219D">
              <w:rPr>
                <w:lang w:val="en-US"/>
              </w:rPr>
              <w:t xml:space="preserve">Alt </w:t>
            </w:r>
            <w:proofErr w:type="spellStart"/>
            <w:r w:rsidRPr="00E9219D">
              <w:rPr>
                <w:lang w:val="en-US"/>
              </w:rPr>
              <w:t>kolon</w:t>
            </w:r>
            <w:proofErr w:type="spellEnd"/>
          </w:p>
        </w:tc>
        <w:tc>
          <w:tcPr>
            <w:tcW w:w="354" w:type="pct"/>
          </w:tcPr>
          <w:p w14:paraId="5FDC4EA1" w14:textId="77777777" w:rsidR="00D94813" w:rsidRPr="00E9219D" w:rsidRDefault="00D94813" w:rsidP="00D94813">
            <w:pPr>
              <w:jc w:val="center"/>
              <w:rPr>
                <w:lang w:val="en-US"/>
              </w:rPr>
            </w:pPr>
            <w:r w:rsidRPr="00E9219D">
              <w:rPr>
                <w:lang w:val="en-US"/>
              </w:rPr>
              <w:t xml:space="preserve">Alt </w:t>
            </w:r>
            <w:proofErr w:type="spellStart"/>
            <w:r w:rsidRPr="00E9219D">
              <w:rPr>
                <w:lang w:val="en-US"/>
              </w:rPr>
              <w:t>kolon</w:t>
            </w:r>
            <w:proofErr w:type="spellEnd"/>
          </w:p>
        </w:tc>
        <w:tc>
          <w:tcPr>
            <w:tcW w:w="346" w:type="pct"/>
          </w:tcPr>
          <w:p w14:paraId="21C1580C" w14:textId="77777777" w:rsidR="00D94813" w:rsidRPr="00E9219D" w:rsidRDefault="00D94813" w:rsidP="00D94813">
            <w:pPr>
              <w:jc w:val="center"/>
              <w:rPr>
                <w:lang w:val="en-US"/>
              </w:rPr>
            </w:pPr>
            <w:r w:rsidRPr="00E9219D">
              <w:rPr>
                <w:lang w:val="en-US"/>
              </w:rPr>
              <w:t xml:space="preserve">Alt </w:t>
            </w:r>
            <w:proofErr w:type="spellStart"/>
            <w:r w:rsidRPr="00E9219D">
              <w:rPr>
                <w:lang w:val="en-US"/>
              </w:rPr>
              <w:t>kolon</w:t>
            </w:r>
            <w:proofErr w:type="spellEnd"/>
          </w:p>
        </w:tc>
        <w:tc>
          <w:tcPr>
            <w:tcW w:w="350" w:type="pct"/>
          </w:tcPr>
          <w:p w14:paraId="115B8ADF" w14:textId="77777777" w:rsidR="00D94813" w:rsidRPr="00E9219D" w:rsidRDefault="00D94813" w:rsidP="00D94813">
            <w:pPr>
              <w:jc w:val="center"/>
              <w:rPr>
                <w:lang w:val="en-US"/>
              </w:rPr>
            </w:pPr>
            <w:r w:rsidRPr="00E9219D">
              <w:rPr>
                <w:lang w:val="en-US"/>
              </w:rPr>
              <w:t xml:space="preserve">Alt </w:t>
            </w:r>
            <w:proofErr w:type="spellStart"/>
            <w:r w:rsidRPr="00E9219D">
              <w:rPr>
                <w:lang w:val="en-US"/>
              </w:rPr>
              <w:t>kolon</w:t>
            </w:r>
            <w:proofErr w:type="spellEnd"/>
          </w:p>
        </w:tc>
      </w:tr>
      <w:tr w:rsidR="00D94813" w:rsidRPr="00E9219D" w14:paraId="1A0E5040" w14:textId="77777777" w:rsidTr="007015F6">
        <w:trPr>
          <w:jc w:val="center"/>
        </w:trPr>
        <w:tc>
          <w:tcPr>
            <w:tcW w:w="1861" w:type="pct"/>
            <w:vAlign w:val="center"/>
          </w:tcPr>
          <w:p w14:paraId="7EA5B21F"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w:t>
            </w:r>
          </w:p>
        </w:tc>
        <w:tc>
          <w:tcPr>
            <w:tcW w:w="655" w:type="pct"/>
            <w:vAlign w:val="center"/>
          </w:tcPr>
          <w:p w14:paraId="35AF565C" w14:textId="77777777" w:rsidR="00D94813" w:rsidRPr="00E9219D" w:rsidRDefault="00D94813" w:rsidP="00D94813">
            <w:pPr>
              <w:jc w:val="center"/>
              <w:rPr>
                <w:lang w:val="en-US"/>
              </w:rPr>
            </w:pPr>
          </w:p>
        </w:tc>
        <w:tc>
          <w:tcPr>
            <w:tcW w:w="670" w:type="pct"/>
            <w:vAlign w:val="center"/>
          </w:tcPr>
          <w:p w14:paraId="2290CE15" w14:textId="77777777" w:rsidR="00D94813" w:rsidRPr="00E9219D" w:rsidRDefault="00D94813" w:rsidP="00D94813">
            <w:pPr>
              <w:jc w:val="center"/>
              <w:rPr>
                <w:lang w:val="en-US"/>
              </w:rPr>
            </w:pPr>
          </w:p>
        </w:tc>
        <w:tc>
          <w:tcPr>
            <w:tcW w:w="354" w:type="pct"/>
          </w:tcPr>
          <w:p w14:paraId="283EBA1F"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0976FD79"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34E6C600"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1446CCF0"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7B30CBFB"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6B28FCC7" w14:textId="77777777" w:rsidTr="007015F6">
        <w:trPr>
          <w:jc w:val="center"/>
        </w:trPr>
        <w:tc>
          <w:tcPr>
            <w:tcW w:w="1861" w:type="pct"/>
            <w:vAlign w:val="center"/>
          </w:tcPr>
          <w:p w14:paraId="322968AA"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2</w:t>
            </w:r>
          </w:p>
        </w:tc>
        <w:tc>
          <w:tcPr>
            <w:tcW w:w="655" w:type="pct"/>
            <w:vAlign w:val="center"/>
          </w:tcPr>
          <w:p w14:paraId="79A10B2F" w14:textId="77777777" w:rsidR="00D94813" w:rsidRPr="00E9219D" w:rsidRDefault="00D94813" w:rsidP="00D94813">
            <w:pPr>
              <w:jc w:val="center"/>
              <w:rPr>
                <w:lang w:val="en-US"/>
              </w:rPr>
            </w:pPr>
          </w:p>
        </w:tc>
        <w:tc>
          <w:tcPr>
            <w:tcW w:w="670" w:type="pct"/>
            <w:vAlign w:val="center"/>
          </w:tcPr>
          <w:p w14:paraId="32370A94" w14:textId="77777777" w:rsidR="00D94813" w:rsidRPr="00E9219D" w:rsidRDefault="00D94813" w:rsidP="00D94813">
            <w:pPr>
              <w:jc w:val="center"/>
              <w:rPr>
                <w:lang w:val="en-US"/>
              </w:rPr>
            </w:pPr>
          </w:p>
        </w:tc>
        <w:tc>
          <w:tcPr>
            <w:tcW w:w="354" w:type="pct"/>
          </w:tcPr>
          <w:p w14:paraId="049D9707"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2CB7910E"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194491B1"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7695F157"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71587FBA"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5929C369" w14:textId="77777777" w:rsidTr="007015F6">
        <w:trPr>
          <w:jc w:val="center"/>
        </w:trPr>
        <w:tc>
          <w:tcPr>
            <w:tcW w:w="1861" w:type="pct"/>
            <w:vAlign w:val="center"/>
          </w:tcPr>
          <w:p w14:paraId="1E764206"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3</w:t>
            </w:r>
          </w:p>
        </w:tc>
        <w:tc>
          <w:tcPr>
            <w:tcW w:w="655" w:type="pct"/>
            <w:vAlign w:val="center"/>
          </w:tcPr>
          <w:p w14:paraId="39CFB107" w14:textId="77777777" w:rsidR="00D94813" w:rsidRPr="00E9219D" w:rsidRDefault="00D94813" w:rsidP="00D94813">
            <w:pPr>
              <w:jc w:val="center"/>
              <w:rPr>
                <w:lang w:val="en-US"/>
              </w:rPr>
            </w:pPr>
          </w:p>
        </w:tc>
        <w:tc>
          <w:tcPr>
            <w:tcW w:w="670" w:type="pct"/>
            <w:vAlign w:val="center"/>
          </w:tcPr>
          <w:p w14:paraId="6FC73301" w14:textId="77777777" w:rsidR="00D94813" w:rsidRPr="00E9219D" w:rsidRDefault="00D94813" w:rsidP="00D94813">
            <w:pPr>
              <w:jc w:val="center"/>
              <w:rPr>
                <w:lang w:val="en-US"/>
              </w:rPr>
            </w:pPr>
          </w:p>
        </w:tc>
        <w:tc>
          <w:tcPr>
            <w:tcW w:w="354" w:type="pct"/>
          </w:tcPr>
          <w:p w14:paraId="47FCA8EB"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42E92D71"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06811B60"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2203E4C1"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0A6B8068"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63683C8F" w14:textId="77777777" w:rsidTr="007015F6">
        <w:trPr>
          <w:jc w:val="center"/>
        </w:trPr>
        <w:tc>
          <w:tcPr>
            <w:tcW w:w="1861" w:type="pct"/>
            <w:vAlign w:val="center"/>
          </w:tcPr>
          <w:p w14:paraId="323A84BD"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4</w:t>
            </w:r>
          </w:p>
        </w:tc>
        <w:tc>
          <w:tcPr>
            <w:tcW w:w="655" w:type="pct"/>
            <w:vAlign w:val="center"/>
          </w:tcPr>
          <w:p w14:paraId="0A03083A" w14:textId="77777777" w:rsidR="00D94813" w:rsidRPr="00E9219D" w:rsidRDefault="00D94813" w:rsidP="00D94813">
            <w:pPr>
              <w:jc w:val="center"/>
              <w:rPr>
                <w:lang w:val="en-US"/>
              </w:rPr>
            </w:pPr>
          </w:p>
        </w:tc>
        <w:tc>
          <w:tcPr>
            <w:tcW w:w="670" w:type="pct"/>
            <w:vAlign w:val="center"/>
          </w:tcPr>
          <w:p w14:paraId="315F4A13" w14:textId="77777777" w:rsidR="00D94813" w:rsidRPr="00E9219D" w:rsidRDefault="00D94813" w:rsidP="00D94813">
            <w:pPr>
              <w:jc w:val="center"/>
              <w:rPr>
                <w:lang w:val="en-US"/>
              </w:rPr>
            </w:pPr>
          </w:p>
        </w:tc>
        <w:tc>
          <w:tcPr>
            <w:tcW w:w="354" w:type="pct"/>
          </w:tcPr>
          <w:p w14:paraId="2FA98CCD"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168B5C68"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7B64C3A4"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63B25DD1"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4CC602DA"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7B401887" w14:textId="77777777" w:rsidTr="007015F6">
        <w:trPr>
          <w:jc w:val="center"/>
        </w:trPr>
        <w:tc>
          <w:tcPr>
            <w:tcW w:w="1861" w:type="pct"/>
            <w:vAlign w:val="center"/>
          </w:tcPr>
          <w:p w14:paraId="30E83236"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5</w:t>
            </w:r>
          </w:p>
        </w:tc>
        <w:tc>
          <w:tcPr>
            <w:tcW w:w="655" w:type="pct"/>
            <w:vAlign w:val="center"/>
          </w:tcPr>
          <w:p w14:paraId="56DB098C" w14:textId="77777777" w:rsidR="00D94813" w:rsidRPr="00E9219D" w:rsidRDefault="00D94813" w:rsidP="00D94813">
            <w:pPr>
              <w:jc w:val="center"/>
              <w:rPr>
                <w:lang w:val="en-US"/>
              </w:rPr>
            </w:pPr>
          </w:p>
        </w:tc>
        <w:tc>
          <w:tcPr>
            <w:tcW w:w="670" w:type="pct"/>
            <w:vAlign w:val="center"/>
          </w:tcPr>
          <w:p w14:paraId="2C0A2816" w14:textId="77777777" w:rsidR="00D94813" w:rsidRPr="00E9219D" w:rsidRDefault="00D94813" w:rsidP="00D94813">
            <w:pPr>
              <w:jc w:val="center"/>
              <w:rPr>
                <w:lang w:val="en-US"/>
              </w:rPr>
            </w:pPr>
          </w:p>
        </w:tc>
        <w:tc>
          <w:tcPr>
            <w:tcW w:w="354" w:type="pct"/>
          </w:tcPr>
          <w:p w14:paraId="1CB0A0DF"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3F184C6D"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2238BB08"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756BD5AE"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44F161C2"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77020894" w14:textId="77777777" w:rsidTr="007015F6">
        <w:trPr>
          <w:jc w:val="center"/>
        </w:trPr>
        <w:tc>
          <w:tcPr>
            <w:tcW w:w="1861" w:type="pct"/>
            <w:vAlign w:val="center"/>
          </w:tcPr>
          <w:p w14:paraId="64F9F711"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6</w:t>
            </w:r>
          </w:p>
        </w:tc>
        <w:tc>
          <w:tcPr>
            <w:tcW w:w="655" w:type="pct"/>
            <w:vAlign w:val="center"/>
          </w:tcPr>
          <w:p w14:paraId="6488231C" w14:textId="77777777" w:rsidR="00D94813" w:rsidRPr="00E9219D" w:rsidRDefault="00D94813" w:rsidP="00D94813">
            <w:pPr>
              <w:jc w:val="center"/>
              <w:rPr>
                <w:lang w:val="en-US"/>
              </w:rPr>
            </w:pPr>
          </w:p>
        </w:tc>
        <w:tc>
          <w:tcPr>
            <w:tcW w:w="670" w:type="pct"/>
            <w:vAlign w:val="center"/>
          </w:tcPr>
          <w:p w14:paraId="55B7E481" w14:textId="77777777" w:rsidR="00D94813" w:rsidRPr="00E9219D" w:rsidRDefault="00D94813" w:rsidP="00D94813">
            <w:pPr>
              <w:jc w:val="center"/>
              <w:rPr>
                <w:lang w:val="en-US"/>
              </w:rPr>
            </w:pPr>
          </w:p>
        </w:tc>
        <w:tc>
          <w:tcPr>
            <w:tcW w:w="354" w:type="pct"/>
          </w:tcPr>
          <w:p w14:paraId="0AC601F5"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6945C65B"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34D76D4C"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4788C717"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654A85F6"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3AA3E3BF" w14:textId="77777777" w:rsidTr="007015F6">
        <w:trPr>
          <w:jc w:val="center"/>
        </w:trPr>
        <w:tc>
          <w:tcPr>
            <w:tcW w:w="1861" w:type="pct"/>
            <w:vAlign w:val="center"/>
          </w:tcPr>
          <w:p w14:paraId="24100A48"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7</w:t>
            </w:r>
          </w:p>
        </w:tc>
        <w:tc>
          <w:tcPr>
            <w:tcW w:w="655" w:type="pct"/>
            <w:vAlign w:val="center"/>
          </w:tcPr>
          <w:p w14:paraId="16673105" w14:textId="77777777" w:rsidR="00D94813" w:rsidRPr="00E9219D" w:rsidRDefault="00D94813" w:rsidP="00D94813">
            <w:pPr>
              <w:jc w:val="center"/>
              <w:rPr>
                <w:lang w:val="en-US"/>
              </w:rPr>
            </w:pPr>
          </w:p>
        </w:tc>
        <w:tc>
          <w:tcPr>
            <w:tcW w:w="670" w:type="pct"/>
            <w:vAlign w:val="center"/>
          </w:tcPr>
          <w:p w14:paraId="0FD03D86" w14:textId="77777777" w:rsidR="00D94813" w:rsidRPr="00E9219D" w:rsidRDefault="00D94813" w:rsidP="00D94813">
            <w:pPr>
              <w:jc w:val="center"/>
              <w:rPr>
                <w:lang w:val="en-US"/>
              </w:rPr>
            </w:pPr>
          </w:p>
        </w:tc>
        <w:tc>
          <w:tcPr>
            <w:tcW w:w="354" w:type="pct"/>
          </w:tcPr>
          <w:p w14:paraId="42D4F3B4"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7E9618CD"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5F427D90"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14D7D85A"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3793C2C5"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7B29760F" w14:textId="77777777" w:rsidTr="007015F6">
        <w:trPr>
          <w:jc w:val="center"/>
        </w:trPr>
        <w:tc>
          <w:tcPr>
            <w:tcW w:w="1861" w:type="pct"/>
            <w:vAlign w:val="center"/>
          </w:tcPr>
          <w:p w14:paraId="3C64EA9B"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8</w:t>
            </w:r>
          </w:p>
        </w:tc>
        <w:tc>
          <w:tcPr>
            <w:tcW w:w="655" w:type="pct"/>
            <w:vAlign w:val="center"/>
          </w:tcPr>
          <w:p w14:paraId="06891C72" w14:textId="77777777" w:rsidR="00D94813" w:rsidRPr="00E9219D" w:rsidRDefault="00D94813" w:rsidP="00D94813">
            <w:pPr>
              <w:jc w:val="center"/>
              <w:rPr>
                <w:lang w:val="en-US"/>
              </w:rPr>
            </w:pPr>
          </w:p>
        </w:tc>
        <w:tc>
          <w:tcPr>
            <w:tcW w:w="670" w:type="pct"/>
            <w:vAlign w:val="center"/>
          </w:tcPr>
          <w:p w14:paraId="5514F69D" w14:textId="77777777" w:rsidR="00D94813" w:rsidRPr="00E9219D" w:rsidRDefault="00D94813" w:rsidP="00D94813">
            <w:pPr>
              <w:jc w:val="center"/>
              <w:rPr>
                <w:lang w:val="en-US"/>
              </w:rPr>
            </w:pPr>
          </w:p>
        </w:tc>
        <w:tc>
          <w:tcPr>
            <w:tcW w:w="354" w:type="pct"/>
          </w:tcPr>
          <w:p w14:paraId="2045BD87"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2E84AB60"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32AF58B8"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0BEB5254"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5DC21EEE"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0E0191BD" w14:textId="77777777" w:rsidTr="007015F6">
        <w:trPr>
          <w:jc w:val="center"/>
        </w:trPr>
        <w:tc>
          <w:tcPr>
            <w:tcW w:w="1861" w:type="pct"/>
            <w:vAlign w:val="center"/>
          </w:tcPr>
          <w:p w14:paraId="00A32958"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9</w:t>
            </w:r>
          </w:p>
        </w:tc>
        <w:tc>
          <w:tcPr>
            <w:tcW w:w="655" w:type="pct"/>
            <w:vAlign w:val="center"/>
          </w:tcPr>
          <w:p w14:paraId="0E75CD3E" w14:textId="77777777" w:rsidR="00D94813" w:rsidRPr="00E9219D" w:rsidRDefault="00D94813" w:rsidP="00D94813">
            <w:pPr>
              <w:jc w:val="center"/>
              <w:rPr>
                <w:lang w:val="en-US"/>
              </w:rPr>
            </w:pPr>
          </w:p>
        </w:tc>
        <w:tc>
          <w:tcPr>
            <w:tcW w:w="670" w:type="pct"/>
            <w:vAlign w:val="center"/>
          </w:tcPr>
          <w:p w14:paraId="584F86CF" w14:textId="77777777" w:rsidR="00D94813" w:rsidRPr="00E9219D" w:rsidRDefault="00D94813" w:rsidP="00D94813">
            <w:pPr>
              <w:jc w:val="center"/>
              <w:rPr>
                <w:lang w:val="en-US"/>
              </w:rPr>
            </w:pPr>
          </w:p>
        </w:tc>
        <w:tc>
          <w:tcPr>
            <w:tcW w:w="354" w:type="pct"/>
          </w:tcPr>
          <w:p w14:paraId="7DF39CE2"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05D67EFE"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10D2978A"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7A0C449F"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43B19082"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113B6238" w14:textId="77777777" w:rsidTr="007015F6">
        <w:trPr>
          <w:jc w:val="center"/>
        </w:trPr>
        <w:tc>
          <w:tcPr>
            <w:tcW w:w="1861" w:type="pct"/>
            <w:vAlign w:val="center"/>
          </w:tcPr>
          <w:p w14:paraId="6D40B036"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10</w:t>
            </w:r>
          </w:p>
        </w:tc>
        <w:tc>
          <w:tcPr>
            <w:tcW w:w="655" w:type="pct"/>
            <w:vAlign w:val="center"/>
          </w:tcPr>
          <w:p w14:paraId="65B4FC6E" w14:textId="77777777" w:rsidR="00D94813" w:rsidRPr="00E9219D" w:rsidRDefault="00D94813" w:rsidP="00D94813">
            <w:pPr>
              <w:jc w:val="center"/>
              <w:rPr>
                <w:lang w:val="en-US"/>
              </w:rPr>
            </w:pPr>
          </w:p>
        </w:tc>
        <w:tc>
          <w:tcPr>
            <w:tcW w:w="670" w:type="pct"/>
            <w:vAlign w:val="center"/>
          </w:tcPr>
          <w:p w14:paraId="6B44E8B1" w14:textId="77777777" w:rsidR="00D94813" w:rsidRPr="00E9219D" w:rsidRDefault="00D94813" w:rsidP="00D94813">
            <w:pPr>
              <w:jc w:val="center"/>
              <w:rPr>
                <w:lang w:val="en-US"/>
              </w:rPr>
            </w:pPr>
          </w:p>
        </w:tc>
        <w:tc>
          <w:tcPr>
            <w:tcW w:w="354" w:type="pct"/>
          </w:tcPr>
          <w:p w14:paraId="4D9FBB3F"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03DF3DED"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26575F00"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00E45BCB"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53A23796"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007B07ED" w14:textId="77777777" w:rsidTr="007015F6">
        <w:trPr>
          <w:jc w:val="center"/>
        </w:trPr>
        <w:tc>
          <w:tcPr>
            <w:tcW w:w="1861" w:type="pct"/>
            <w:vAlign w:val="center"/>
          </w:tcPr>
          <w:p w14:paraId="2E33AC6D"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11</w:t>
            </w:r>
          </w:p>
        </w:tc>
        <w:tc>
          <w:tcPr>
            <w:tcW w:w="655" w:type="pct"/>
            <w:vAlign w:val="center"/>
          </w:tcPr>
          <w:p w14:paraId="0F6AA047" w14:textId="77777777" w:rsidR="00D94813" w:rsidRPr="00E9219D" w:rsidRDefault="00D94813" w:rsidP="00D94813">
            <w:pPr>
              <w:jc w:val="center"/>
              <w:rPr>
                <w:lang w:val="en-US"/>
              </w:rPr>
            </w:pPr>
          </w:p>
        </w:tc>
        <w:tc>
          <w:tcPr>
            <w:tcW w:w="670" w:type="pct"/>
            <w:vAlign w:val="center"/>
          </w:tcPr>
          <w:p w14:paraId="08936CA2" w14:textId="77777777" w:rsidR="00D94813" w:rsidRPr="00E9219D" w:rsidRDefault="00D94813" w:rsidP="00D94813">
            <w:pPr>
              <w:jc w:val="center"/>
              <w:rPr>
                <w:lang w:val="en-US"/>
              </w:rPr>
            </w:pPr>
          </w:p>
        </w:tc>
        <w:tc>
          <w:tcPr>
            <w:tcW w:w="354" w:type="pct"/>
          </w:tcPr>
          <w:p w14:paraId="1ABB361B"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1B176694"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6BC6FB27"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4B9DFAA2"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06A4EF3F"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41137C01" w14:textId="77777777" w:rsidTr="007015F6">
        <w:trPr>
          <w:jc w:val="center"/>
        </w:trPr>
        <w:tc>
          <w:tcPr>
            <w:tcW w:w="1861" w:type="pct"/>
            <w:vAlign w:val="center"/>
          </w:tcPr>
          <w:p w14:paraId="0AEBBFE1"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12</w:t>
            </w:r>
          </w:p>
        </w:tc>
        <w:tc>
          <w:tcPr>
            <w:tcW w:w="655" w:type="pct"/>
            <w:vAlign w:val="center"/>
          </w:tcPr>
          <w:p w14:paraId="112CD7BC" w14:textId="77777777" w:rsidR="00D94813" w:rsidRPr="00E9219D" w:rsidRDefault="00D94813" w:rsidP="00D94813">
            <w:pPr>
              <w:jc w:val="center"/>
              <w:rPr>
                <w:lang w:val="en-US"/>
              </w:rPr>
            </w:pPr>
          </w:p>
        </w:tc>
        <w:tc>
          <w:tcPr>
            <w:tcW w:w="670" w:type="pct"/>
            <w:vAlign w:val="center"/>
          </w:tcPr>
          <w:p w14:paraId="005D00BC" w14:textId="77777777" w:rsidR="00D94813" w:rsidRPr="00E9219D" w:rsidRDefault="00D94813" w:rsidP="00D94813">
            <w:pPr>
              <w:jc w:val="center"/>
              <w:rPr>
                <w:lang w:val="en-US"/>
              </w:rPr>
            </w:pPr>
          </w:p>
        </w:tc>
        <w:tc>
          <w:tcPr>
            <w:tcW w:w="354" w:type="pct"/>
          </w:tcPr>
          <w:p w14:paraId="0AF1D553"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7A9182A4"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3B4DC7F7"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31FD2161"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56F64720"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7D69E46D" w14:textId="77777777" w:rsidTr="007015F6">
        <w:trPr>
          <w:jc w:val="center"/>
        </w:trPr>
        <w:tc>
          <w:tcPr>
            <w:tcW w:w="1861" w:type="pct"/>
            <w:vAlign w:val="center"/>
          </w:tcPr>
          <w:p w14:paraId="238902FD"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13</w:t>
            </w:r>
          </w:p>
        </w:tc>
        <w:tc>
          <w:tcPr>
            <w:tcW w:w="655" w:type="pct"/>
            <w:vAlign w:val="center"/>
          </w:tcPr>
          <w:p w14:paraId="5A446878" w14:textId="77777777" w:rsidR="00D94813" w:rsidRPr="00E9219D" w:rsidRDefault="00D94813" w:rsidP="00D94813">
            <w:pPr>
              <w:jc w:val="center"/>
              <w:rPr>
                <w:lang w:val="en-US"/>
              </w:rPr>
            </w:pPr>
          </w:p>
        </w:tc>
        <w:tc>
          <w:tcPr>
            <w:tcW w:w="670" w:type="pct"/>
            <w:vAlign w:val="center"/>
          </w:tcPr>
          <w:p w14:paraId="0D68A527" w14:textId="77777777" w:rsidR="00D94813" w:rsidRPr="00E9219D" w:rsidRDefault="00D94813" w:rsidP="00D94813">
            <w:pPr>
              <w:jc w:val="center"/>
              <w:rPr>
                <w:lang w:val="en-US"/>
              </w:rPr>
            </w:pPr>
          </w:p>
        </w:tc>
        <w:tc>
          <w:tcPr>
            <w:tcW w:w="354" w:type="pct"/>
          </w:tcPr>
          <w:p w14:paraId="02948FAE"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1858B6C4"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1E684BA8"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222B3D55"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6FDC9C6D"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695D6622" w14:textId="77777777" w:rsidTr="007015F6">
        <w:trPr>
          <w:jc w:val="center"/>
        </w:trPr>
        <w:tc>
          <w:tcPr>
            <w:tcW w:w="1861" w:type="pct"/>
            <w:vAlign w:val="center"/>
          </w:tcPr>
          <w:p w14:paraId="626D19EA"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14</w:t>
            </w:r>
          </w:p>
        </w:tc>
        <w:tc>
          <w:tcPr>
            <w:tcW w:w="655" w:type="pct"/>
            <w:vAlign w:val="center"/>
          </w:tcPr>
          <w:p w14:paraId="0E880AA4" w14:textId="77777777" w:rsidR="00D94813" w:rsidRPr="00E9219D" w:rsidRDefault="00D94813" w:rsidP="00D94813">
            <w:pPr>
              <w:jc w:val="center"/>
              <w:rPr>
                <w:lang w:val="en-US"/>
              </w:rPr>
            </w:pPr>
          </w:p>
        </w:tc>
        <w:tc>
          <w:tcPr>
            <w:tcW w:w="670" w:type="pct"/>
            <w:vAlign w:val="center"/>
          </w:tcPr>
          <w:p w14:paraId="140CE6E2" w14:textId="77777777" w:rsidR="00D94813" w:rsidRPr="00E9219D" w:rsidRDefault="00D94813" w:rsidP="00D94813">
            <w:pPr>
              <w:jc w:val="center"/>
              <w:rPr>
                <w:lang w:val="en-US"/>
              </w:rPr>
            </w:pPr>
          </w:p>
        </w:tc>
        <w:tc>
          <w:tcPr>
            <w:tcW w:w="354" w:type="pct"/>
          </w:tcPr>
          <w:p w14:paraId="4E023382"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457EE009"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2F65A2FF"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692ACF6D"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2A646AAE" w14:textId="77777777" w:rsidR="00D94813" w:rsidRPr="00E9219D" w:rsidRDefault="00D94813" w:rsidP="00D94813">
            <w:pPr>
              <w:pStyle w:val="TableContentFlushRight"/>
              <w:rPr>
                <w:rFonts w:ascii="Times New Roman" w:hAnsi="Times New Roman"/>
                <w:sz w:val="24"/>
                <w:szCs w:val="24"/>
                <w:lang w:eastAsia="tr-TR"/>
              </w:rPr>
            </w:pPr>
          </w:p>
        </w:tc>
      </w:tr>
      <w:tr w:rsidR="00D94813" w:rsidRPr="00E9219D" w14:paraId="63D03973" w14:textId="77777777" w:rsidTr="007015F6">
        <w:trPr>
          <w:jc w:val="center"/>
        </w:trPr>
        <w:tc>
          <w:tcPr>
            <w:tcW w:w="1861" w:type="pct"/>
            <w:vAlign w:val="center"/>
          </w:tcPr>
          <w:p w14:paraId="3F2406C9" w14:textId="77777777" w:rsidR="00D94813" w:rsidRPr="00E9219D" w:rsidRDefault="00D94813" w:rsidP="00D94813">
            <w:pPr>
              <w:rPr>
                <w:lang w:val="en-US"/>
              </w:rPr>
            </w:pPr>
            <w:proofErr w:type="spellStart"/>
            <w:r w:rsidRPr="00E9219D">
              <w:rPr>
                <w:lang w:val="en-US"/>
              </w:rPr>
              <w:t>Satır</w:t>
            </w:r>
            <w:proofErr w:type="spellEnd"/>
            <w:r w:rsidRPr="00E9219D">
              <w:rPr>
                <w:lang w:val="en-US"/>
              </w:rPr>
              <w:t xml:space="preserve"> 15</w:t>
            </w:r>
          </w:p>
        </w:tc>
        <w:tc>
          <w:tcPr>
            <w:tcW w:w="655" w:type="pct"/>
            <w:vAlign w:val="center"/>
          </w:tcPr>
          <w:p w14:paraId="64251E17" w14:textId="77777777" w:rsidR="00D94813" w:rsidRPr="00E9219D" w:rsidRDefault="00D94813" w:rsidP="00D94813">
            <w:pPr>
              <w:jc w:val="center"/>
              <w:rPr>
                <w:lang w:val="en-US"/>
              </w:rPr>
            </w:pPr>
          </w:p>
        </w:tc>
        <w:tc>
          <w:tcPr>
            <w:tcW w:w="670" w:type="pct"/>
            <w:vAlign w:val="center"/>
          </w:tcPr>
          <w:p w14:paraId="7F0046B9" w14:textId="77777777" w:rsidR="00D94813" w:rsidRPr="00E9219D" w:rsidRDefault="00D94813" w:rsidP="00D94813">
            <w:pPr>
              <w:jc w:val="center"/>
              <w:rPr>
                <w:lang w:val="en-US"/>
              </w:rPr>
            </w:pPr>
          </w:p>
        </w:tc>
        <w:tc>
          <w:tcPr>
            <w:tcW w:w="354" w:type="pct"/>
          </w:tcPr>
          <w:p w14:paraId="48A61667" w14:textId="77777777" w:rsidR="00D94813" w:rsidRPr="00E9219D" w:rsidRDefault="00D94813" w:rsidP="00D94813">
            <w:pPr>
              <w:pStyle w:val="TableContentFlushRight"/>
              <w:rPr>
                <w:rFonts w:ascii="Times New Roman" w:hAnsi="Times New Roman"/>
                <w:sz w:val="24"/>
                <w:szCs w:val="24"/>
                <w:lang w:eastAsia="tr-TR"/>
              </w:rPr>
            </w:pPr>
          </w:p>
        </w:tc>
        <w:tc>
          <w:tcPr>
            <w:tcW w:w="410" w:type="pct"/>
          </w:tcPr>
          <w:p w14:paraId="26B6362D" w14:textId="77777777" w:rsidR="00D94813" w:rsidRPr="00E9219D" w:rsidRDefault="00D94813" w:rsidP="00D94813">
            <w:pPr>
              <w:pStyle w:val="TableContentFlushRight"/>
              <w:rPr>
                <w:rFonts w:ascii="Times New Roman" w:hAnsi="Times New Roman"/>
                <w:sz w:val="24"/>
                <w:szCs w:val="24"/>
                <w:lang w:eastAsia="tr-TR"/>
              </w:rPr>
            </w:pPr>
          </w:p>
        </w:tc>
        <w:tc>
          <w:tcPr>
            <w:tcW w:w="354" w:type="pct"/>
          </w:tcPr>
          <w:p w14:paraId="37491E23" w14:textId="77777777" w:rsidR="00D94813" w:rsidRPr="00E9219D" w:rsidRDefault="00D94813" w:rsidP="00D94813">
            <w:pPr>
              <w:pStyle w:val="TableContentFlushRight"/>
              <w:rPr>
                <w:rFonts w:ascii="Times New Roman" w:hAnsi="Times New Roman"/>
                <w:sz w:val="24"/>
                <w:szCs w:val="24"/>
                <w:lang w:eastAsia="tr-TR"/>
              </w:rPr>
            </w:pPr>
          </w:p>
        </w:tc>
        <w:tc>
          <w:tcPr>
            <w:tcW w:w="346" w:type="pct"/>
          </w:tcPr>
          <w:p w14:paraId="0B15EAA0" w14:textId="77777777" w:rsidR="00D94813" w:rsidRPr="00E9219D" w:rsidRDefault="00D94813" w:rsidP="00D94813">
            <w:pPr>
              <w:pStyle w:val="TableContentFlushRight"/>
              <w:rPr>
                <w:rFonts w:ascii="Times New Roman" w:hAnsi="Times New Roman"/>
                <w:sz w:val="24"/>
                <w:szCs w:val="24"/>
                <w:lang w:eastAsia="tr-TR"/>
              </w:rPr>
            </w:pPr>
          </w:p>
        </w:tc>
        <w:tc>
          <w:tcPr>
            <w:tcW w:w="350" w:type="pct"/>
          </w:tcPr>
          <w:p w14:paraId="62D6C1A8" w14:textId="77777777" w:rsidR="00D94813" w:rsidRPr="00E9219D" w:rsidRDefault="00D94813" w:rsidP="00D94813">
            <w:pPr>
              <w:pStyle w:val="TableContentFlushRight"/>
              <w:rPr>
                <w:rFonts w:ascii="Times New Roman" w:hAnsi="Times New Roman"/>
                <w:sz w:val="24"/>
                <w:szCs w:val="24"/>
                <w:lang w:eastAsia="tr-TR"/>
              </w:rPr>
            </w:pPr>
          </w:p>
        </w:tc>
      </w:tr>
    </w:tbl>
    <w:p w14:paraId="4638CE70" w14:textId="77777777" w:rsidR="00D94813" w:rsidRDefault="00D94813" w:rsidP="00D94813">
      <w:pPr>
        <w:rPr>
          <w:lang w:val="en-US"/>
        </w:rPr>
      </w:pPr>
    </w:p>
    <w:p w14:paraId="0C547A7A" w14:textId="77777777" w:rsidR="00D94813" w:rsidRDefault="00D94813" w:rsidP="00D94813">
      <w:pPr>
        <w:rPr>
          <w:lang w:val="en-US"/>
        </w:rPr>
      </w:pPr>
    </w:p>
    <w:p w14:paraId="1FEB615B" w14:textId="77777777" w:rsidR="00D94813" w:rsidRDefault="00D94813" w:rsidP="00D94813">
      <w:pPr>
        <w:rPr>
          <w:lang w:val="en-US"/>
        </w:rPr>
      </w:pPr>
      <w:r>
        <w:rPr>
          <w:lang w:val="en-US"/>
        </w:rPr>
        <w:br w:type="page"/>
      </w:r>
    </w:p>
    <w:p w14:paraId="24029B07" w14:textId="77777777" w:rsidR="0051529C" w:rsidRDefault="0051529C" w:rsidP="00D94813">
      <w:pPr>
        <w:rPr>
          <w:lang w:val="en-US"/>
        </w:rPr>
      </w:pPr>
    </w:p>
    <w:p w14:paraId="13023383" w14:textId="77777777" w:rsidR="0051529C" w:rsidRDefault="0051529C" w:rsidP="00D94813">
      <w:pPr>
        <w:rPr>
          <w:lang w:val="en-US"/>
        </w:rPr>
      </w:pPr>
    </w:p>
    <w:p w14:paraId="567EE581" w14:textId="77777777" w:rsidR="00EC34EE" w:rsidRPr="00EC34EE" w:rsidRDefault="00EC34EE" w:rsidP="00EC34EE">
      <w:pPr>
        <w:rPr>
          <w:lang w:val="en-US"/>
        </w:rPr>
      </w:pPr>
    </w:p>
    <w:p w14:paraId="5D37798D" w14:textId="77777777" w:rsidR="00EC34EE" w:rsidRPr="00EC34EE" w:rsidRDefault="007F305E" w:rsidP="00EC34EE">
      <w:pPr>
        <w:rPr>
          <w:lang w:val="en-US"/>
        </w:rPr>
      </w:pPr>
      <w:r>
        <w:pict w14:anchorId="2020054F">
          <v:group id="_x0000_s2142" style="position:absolute;margin-left:35.1pt;margin-top:5.3pt;width:258.25pt;height:138.75pt;z-index:251909632" coordorigin="648,5478" coordsize="5165,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">
            <v:line id="Line 589" o:spid="_x0000_s2143" style="position:absolute;flip:x;visibility:visible;mso-wrap-style:square" from="4923,6758" to="5813,6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sVIMYAAADbAAAADwAAAGRycy9kb3ducmV2LnhtbESPT2vCQBTE7wW/w/KE3urG0JYa3QQr&#10;CNKD4B9Eb4/sMwlm36a7q6bfvisUehxm5jfMrOhNK27kfGNZwXiUgCAurW64UrDfLV8+QPiArLG1&#10;TAp+yEORD55mmGl75w3dtqESEcI+QwV1CF0mpS9rMuhHtiOO3tk6gyFKV0nt8B7hppVpkrxLgw3H&#10;hRo7WtRUXrZXo+DYrPdvxq0/T99f6XH3mqbJuTso9Tzs51MQgfrwH/5rr7SCyQQeX+IP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rFSDGAAAA2wAAAA8AAAAAAAAA&#10;AAAAAAAAoQIAAGRycy9kb3ducmV2LnhtbFBLBQYAAAAABAAEAPkAAACUAwAAAAA=&#10;" strokecolor="red"/>
            <v:shape id="AutoShape 590" o:spid="_x0000_s2144" type="#_x0000_t186" style="position:absolute;left:648;top:5478;width:4200;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GcIA&#10;AADcAAAADwAAAGRycy9kb3ducmV2LnhtbESPQW/CMAyF75P2HyJP4jbSTQxBR0AVCMQVxg/wGtN2&#10;a5wqySD8+/mAxM3We37v82KVXa8uFGLn2cDbuABFXHvbcWPg9LV9nYGKCdli75kM3CjCavn8tMDS&#10;+isf6HJMjZIQjiUaaFMaSq1j3ZLDOPYDsWhnHxwmWUOjbcCrhLtevxfFVDvsWBpaHGjdUv17/HMG&#10;5vizq6rw/bHOenLKdrbZT9LGmNFLrj5BJcrpYb5f763gF4Ivz8gE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P4ZwgAAANwAAAAPAAAAAAAAAAAAAAAAAJgCAABkcnMvZG93&#10;bnJldi54bWxQSwUGAAAAAAQABAD1AAAAhwMAAAAA&#10;" filled="t" fillcolor="#ff9" strokecolor="red">
              <v:textbox>
                <w:txbxContent>
                  <w:p w14:paraId="5E4A1ED8" w14:textId="77777777" w:rsidR="00EC34EE" w:rsidRDefault="00EC34EE" w:rsidP="00EC34EE">
                    <w:pPr>
                      <w:rPr>
                        <w:b/>
                        <w:color w:val="FF0000"/>
                      </w:rPr>
                    </w:pPr>
                    <w:r w:rsidRPr="006D4F6C">
                      <w:t>Arkalı önlü baskılarda her bölümün ilk sayfasının (birinci derece başlıkların) okuma yönünde sağdaki sayfada olmasına dikkat edilir.</w:t>
                    </w:r>
                  </w:p>
                  <w:p w14:paraId="5C8E2C18" w14:textId="77777777" w:rsidR="00EC34EE" w:rsidRPr="00E42B1A" w:rsidRDefault="00EC34EE" w:rsidP="00EC34EE">
                    <w:pPr>
                      <w:rPr>
                        <w:b/>
                        <w:color w:val="FF0000"/>
                      </w:rPr>
                    </w:pPr>
                    <w:r w:rsidRPr="00E42B1A">
                      <w:rPr>
                        <w:b/>
                        <w:color w:val="FF0000"/>
                      </w:rPr>
                      <w:t>Bu bir nottur, çıktı alamadan önce siliniz.</w:t>
                    </w:r>
                  </w:p>
                </w:txbxContent>
              </v:textbox>
            </v:shape>
            <v:line id="Line 591" o:spid="_x0000_s2145" style="position:absolute;visibility:visible;mso-wrap-style:square" from="5448,6788" to="5463,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V78EAAADcAAAADwAAAGRycy9kb3ducmV2LnhtbERPTWvCQBC9F/wPywi91Y0ioaSuUhSh&#10;WhCq4nnITrOh2ZmQ3Zr033cFwds83ucsVoNv1JW6UAsbmE4yUMSl2JorA+fT9uUVVIjIFhthMvBH&#10;AVbL0dMCCys9f9H1GCuVQjgUaMDF2BZah9KRxzCRljhx39J5jAl2lbYd9incN3qWZbn2WHNqcNjS&#10;2lH5c/z1Bi67fNi7Wb85bCSv3Odc9j2LMc/j4f0NVKQhPsR394dN87Mp3J5JF+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QVXvwQAAANwAAAAPAAAAAAAAAAAAAAAA&#10;AKECAABkcnMvZG93bnJldi54bWxQSwUGAAAAAAQABAD5AAAAjwMAAAAA&#10;" strokecolor="red">
              <v:stroke endarrow="block"/>
            </v:line>
          </v:group>
        </w:pict>
      </w:r>
    </w:p>
    <w:p w14:paraId="343F0172" w14:textId="77777777" w:rsidR="00EC34EE" w:rsidRPr="00EC34EE" w:rsidRDefault="00EC34EE" w:rsidP="00EC34EE">
      <w:pPr>
        <w:rPr>
          <w:lang w:val="en-US"/>
        </w:rPr>
      </w:pPr>
    </w:p>
    <w:p w14:paraId="7027497A" w14:textId="77777777" w:rsidR="00EC34EE" w:rsidRPr="00EC34EE" w:rsidRDefault="00EC34EE" w:rsidP="00EC34EE">
      <w:pPr>
        <w:rPr>
          <w:lang w:val="en-US"/>
        </w:rPr>
      </w:pPr>
    </w:p>
    <w:p w14:paraId="2E3AD012" w14:textId="77777777" w:rsidR="00EC34EE" w:rsidRPr="00EC34EE" w:rsidRDefault="00EC34EE" w:rsidP="00EC34EE">
      <w:pPr>
        <w:rPr>
          <w:lang w:val="en-US"/>
        </w:rPr>
      </w:pPr>
    </w:p>
    <w:p w14:paraId="214D1B08" w14:textId="77777777" w:rsidR="00EC34EE" w:rsidRPr="00EC34EE" w:rsidRDefault="00EC34EE" w:rsidP="00EC34EE">
      <w:pPr>
        <w:rPr>
          <w:lang w:val="en-US"/>
        </w:rPr>
      </w:pPr>
    </w:p>
    <w:p w14:paraId="2612C93D" w14:textId="77777777" w:rsidR="00EC34EE" w:rsidRPr="00EC34EE" w:rsidRDefault="00EC34EE" w:rsidP="00EC34EE">
      <w:pPr>
        <w:rPr>
          <w:lang w:val="en-US"/>
        </w:rPr>
      </w:pPr>
    </w:p>
    <w:p w14:paraId="39BF0001" w14:textId="77777777" w:rsidR="00EC34EE" w:rsidRPr="00EC34EE" w:rsidRDefault="00EC34EE" w:rsidP="00EC34EE">
      <w:pPr>
        <w:rPr>
          <w:lang w:val="en-US"/>
        </w:rPr>
      </w:pPr>
    </w:p>
    <w:p w14:paraId="6F6FEDD8" w14:textId="77777777" w:rsidR="00EC34EE" w:rsidRPr="00EC34EE" w:rsidRDefault="00EC34EE" w:rsidP="00EC34EE">
      <w:pPr>
        <w:rPr>
          <w:lang w:val="en-US"/>
        </w:rPr>
      </w:pPr>
    </w:p>
    <w:p w14:paraId="34045C40" w14:textId="77777777" w:rsidR="00EC34EE" w:rsidRPr="00EC34EE" w:rsidRDefault="00EC34EE" w:rsidP="00EC34EE">
      <w:pPr>
        <w:rPr>
          <w:lang w:val="en-US"/>
        </w:rPr>
      </w:pPr>
    </w:p>
    <w:p w14:paraId="2653C291" w14:textId="77777777" w:rsidR="00EC34EE" w:rsidRPr="00EC34EE" w:rsidRDefault="00EC34EE" w:rsidP="00EC34EE">
      <w:pPr>
        <w:rPr>
          <w:lang w:val="en-US"/>
        </w:rPr>
      </w:pPr>
    </w:p>
    <w:p w14:paraId="765BFACE" w14:textId="77777777" w:rsidR="00EC34EE" w:rsidRPr="00EC34EE" w:rsidRDefault="00EC34EE" w:rsidP="00EC34EE">
      <w:pPr>
        <w:rPr>
          <w:lang w:val="en-US"/>
        </w:rPr>
      </w:pPr>
    </w:p>
    <w:p w14:paraId="41B1B1A3" w14:textId="77777777" w:rsidR="00EC34EE" w:rsidRPr="00EC34EE" w:rsidRDefault="007F305E" w:rsidP="00EC34EE">
      <w:pPr>
        <w:rPr>
          <w:lang w:val="en-US"/>
        </w:rPr>
      </w:pPr>
      <w:r>
        <w:pict w14:anchorId="077863B8">
          <v:shape id="_x0000_s2146" type="#_x0000_t186" style="position:absolute;margin-left:0;margin-top:2pt;width:229.7pt;height:113.95pt;z-index:251910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" filled="t" fillcolor="#ff9" strokecolor="red">
            <v:textbox style="mso-next-textbox:#_x0000_s2146">
              <w:txbxContent>
                <w:p w14:paraId="5857C7C8" w14:textId="77777777" w:rsidR="00EC34EE" w:rsidRDefault="00EC34EE" w:rsidP="00EC34EE">
                  <w:r>
                    <w:t xml:space="preserve">Bir sonraki bölümün tek numaralı sayfaya denk gelmesi için çift numaralı olan bu sayfayı boş bıraktık. </w:t>
                  </w:r>
                </w:p>
                <w:p w14:paraId="3A983074" w14:textId="77777777" w:rsidR="00EC34EE" w:rsidRDefault="00EC34EE" w:rsidP="00EC34EE"/>
                <w:p w14:paraId="7B87A216" w14:textId="77777777" w:rsidR="00EC34EE" w:rsidRPr="00D86BFD" w:rsidRDefault="00EC34EE" w:rsidP="00EC34EE">
                  <w:pPr>
                    <w:rPr>
                      <w:b/>
                      <w:color w:val="FF0000"/>
                    </w:rPr>
                  </w:pPr>
                  <w:r w:rsidRPr="00480905">
                    <w:rPr>
                      <w:b/>
                      <w:color w:val="FF0000"/>
                    </w:rPr>
                    <w:t>Bu bir nottur, çıktı almadan önce siliniz.</w:t>
                  </w:r>
                </w:p>
              </w:txbxContent>
            </v:textbox>
            <w10:wrap anchorx="page"/>
          </v:shape>
        </w:pict>
      </w:r>
    </w:p>
    <w:p w14:paraId="58F89D58" w14:textId="77777777" w:rsidR="00EC34EE" w:rsidRPr="00EC34EE" w:rsidRDefault="00EC34EE" w:rsidP="00EC34EE">
      <w:pPr>
        <w:rPr>
          <w:lang w:val="en-US"/>
        </w:rPr>
      </w:pPr>
    </w:p>
    <w:p w14:paraId="54B91EB8" w14:textId="77777777" w:rsidR="00EC34EE" w:rsidRPr="00EC34EE" w:rsidRDefault="00EC34EE" w:rsidP="00EC34EE">
      <w:pPr>
        <w:rPr>
          <w:lang w:val="en-US"/>
        </w:rPr>
      </w:pPr>
    </w:p>
    <w:p w14:paraId="5CDC6C4F" w14:textId="77777777" w:rsidR="00EC34EE" w:rsidRPr="00EC34EE" w:rsidRDefault="00EC34EE" w:rsidP="00EC34EE">
      <w:pPr>
        <w:rPr>
          <w:lang w:val="en-US"/>
        </w:rPr>
      </w:pPr>
    </w:p>
    <w:p w14:paraId="0F33E905" w14:textId="77777777" w:rsidR="00EC34EE" w:rsidRPr="00EC34EE" w:rsidRDefault="00EC34EE" w:rsidP="00EC34EE">
      <w:pPr>
        <w:rPr>
          <w:lang w:val="en-US"/>
        </w:rPr>
      </w:pPr>
    </w:p>
    <w:p w14:paraId="557F21E2" w14:textId="77777777" w:rsidR="00EC34EE" w:rsidRPr="00EC34EE" w:rsidRDefault="00EC34EE" w:rsidP="00EC34EE">
      <w:pPr>
        <w:rPr>
          <w:lang w:val="en-US"/>
        </w:rPr>
      </w:pPr>
    </w:p>
    <w:p w14:paraId="0943B65E" w14:textId="77777777" w:rsidR="0051529C" w:rsidRDefault="0051529C" w:rsidP="00D94813">
      <w:pPr>
        <w:rPr>
          <w:lang w:val="en-US"/>
        </w:rPr>
      </w:pPr>
    </w:p>
    <w:p w14:paraId="05B7F0C5" w14:textId="77777777" w:rsidR="0051529C" w:rsidRDefault="0051529C" w:rsidP="00D94813">
      <w:pPr>
        <w:rPr>
          <w:lang w:val="en-US"/>
        </w:rPr>
      </w:pPr>
    </w:p>
    <w:p w14:paraId="7C9C6704" w14:textId="77777777" w:rsidR="0051529C" w:rsidRDefault="0051529C" w:rsidP="00D94813">
      <w:pPr>
        <w:rPr>
          <w:lang w:val="en-US"/>
        </w:rPr>
      </w:pPr>
    </w:p>
    <w:p w14:paraId="1729002A" w14:textId="77777777" w:rsidR="0051529C" w:rsidRDefault="0051529C" w:rsidP="00D94813">
      <w:pPr>
        <w:rPr>
          <w:lang w:val="en-US"/>
        </w:rPr>
      </w:pPr>
    </w:p>
    <w:p w14:paraId="1AF7FA8A" w14:textId="77777777" w:rsidR="0051529C" w:rsidRDefault="0051529C" w:rsidP="00D94813">
      <w:pPr>
        <w:rPr>
          <w:lang w:val="en-US"/>
        </w:rPr>
      </w:pPr>
    </w:p>
    <w:p w14:paraId="36534B36" w14:textId="77777777" w:rsidR="0051529C" w:rsidRDefault="0051529C" w:rsidP="00D94813">
      <w:pPr>
        <w:rPr>
          <w:lang w:val="en-US"/>
        </w:rPr>
      </w:pPr>
    </w:p>
    <w:p w14:paraId="3479309B" w14:textId="77777777" w:rsidR="0051529C" w:rsidRDefault="0051529C" w:rsidP="00D94813">
      <w:pPr>
        <w:rPr>
          <w:lang w:val="en-US"/>
        </w:rPr>
      </w:pPr>
    </w:p>
    <w:p w14:paraId="284A89EB" w14:textId="77777777" w:rsidR="0051529C" w:rsidRDefault="0051529C" w:rsidP="00D94813">
      <w:pPr>
        <w:rPr>
          <w:lang w:val="en-US"/>
        </w:rPr>
      </w:pPr>
    </w:p>
    <w:p w14:paraId="4E99CD85" w14:textId="77777777" w:rsidR="0051529C" w:rsidRDefault="0051529C" w:rsidP="00D94813">
      <w:pPr>
        <w:rPr>
          <w:lang w:val="en-US"/>
        </w:rPr>
      </w:pPr>
    </w:p>
    <w:p w14:paraId="7D6E364A" w14:textId="77777777" w:rsidR="0051529C" w:rsidRDefault="0051529C" w:rsidP="00D94813">
      <w:pPr>
        <w:rPr>
          <w:lang w:val="en-US"/>
        </w:rPr>
      </w:pPr>
    </w:p>
    <w:p w14:paraId="08259FF6" w14:textId="77777777" w:rsidR="0051529C" w:rsidRDefault="0051529C" w:rsidP="00D94813">
      <w:pPr>
        <w:rPr>
          <w:lang w:val="en-US"/>
        </w:rPr>
      </w:pPr>
    </w:p>
    <w:p w14:paraId="26764336" w14:textId="77777777" w:rsidR="0051529C" w:rsidRDefault="0051529C" w:rsidP="00D94813">
      <w:pPr>
        <w:rPr>
          <w:lang w:val="en-US"/>
        </w:rPr>
      </w:pPr>
    </w:p>
    <w:p w14:paraId="21FD33DA" w14:textId="77777777" w:rsidR="0051529C" w:rsidRPr="00E9219D" w:rsidRDefault="0051529C" w:rsidP="00D94813">
      <w:pPr>
        <w:rPr>
          <w:lang w:val="en-US"/>
        </w:rPr>
        <w:sectPr w:rsidR="0051529C" w:rsidRPr="00E9219D" w:rsidSect="00CF7634">
          <w:pgSz w:w="16838" w:h="11906" w:orient="landscape" w:code="9"/>
          <w:pgMar w:top="1418" w:right="1418" w:bottom="1418" w:left="2268" w:header="709" w:footer="709" w:gutter="0"/>
          <w:cols w:space="708"/>
          <w:docGrid w:linePitch="360"/>
        </w:sectPr>
      </w:pPr>
    </w:p>
    <w:p w14:paraId="09BB05BE" w14:textId="77777777" w:rsidR="00D94813" w:rsidRPr="00E9219D" w:rsidRDefault="00D94813" w:rsidP="00D94813">
      <w:pPr>
        <w:pStyle w:val="BASLIK1"/>
        <w:rPr>
          <w:lang w:val="en-US"/>
        </w:rPr>
      </w:pPr>
      <w:bookmarkStart w:id="267" w:name="_Toc224357610"/>
      <w:bookmarkStart w:id="268" w:name="_Toc286759127"/>
      <w:r w:rsidRPr="00E9219D">
        <w:rPr>
          <w:lang w:val="en-US"/>
        </w:rPr>
        <w:lastRenderedPageBreak/>
        <w:t>GEREKLİ İSE BÖLÜM 4</w:t>
      </w:r>
      <w:bookmarkEnd w:id="267"/>
      <w:bookmarkEnd w:id="268"/>
    </w:p>
    <w:p w14:paraId="66D811CD" w14:textId="77777777" w:rsidR="00D94813" w:rsidRPr="00E9219D" w:rsidRDefault="00920E1E" w:rsidP="006B100F">
      <w:pPr>
        <w:pStyle w:val="GOVDE"/>
        <w:rPr>
          <w:lang w:val="en-US"/>
        </w:rPr>
      </w:pPr>
      <w:proofErr w:type="spellStart"/>
      <w:r w:rsidRPr="00920E1E">
        <w:rPr>
          <w:lang w:val="en-US"/>
        </w:rPr>
        <w:t>Akı</w:t>
      </w:r>
      <w:proofErr w:type="spellEnd"/>
      <w:r w:rsidRPr="00920E1E">
        <w:rPr>
          <w:lang w:val="en-US"/>
        </w:rPr>
        <w:t xml:space="preserve"> </w:t>
      </w:r>
      <w:proofErr w:type="spellStart"/>
      <w:r w:rsidRPr="00920E1E">
        <w:rPr>
          <w:lang w:val="en-US"/>
        </w:rPr>
        <w:t>DüzeltmeliTaşınım</w:t>
      </w:r>
      <w:proofErr w:type="spellEnd"/>
      <w:r w:rsidRPr="00920E1E">
        <w:rPr>
          <w:lang w:val="en-US"/>
        </w:rPr>
        <w:t xml:space="preserve"> (FCT) </w:t>
      </w:r>
      <w:proofErr w:type="spellStart"/>
      <w:r w:rsidRPr="00920E1E">
        <w:rPr>
          <w:lang w:val="en-US"/>
        </w:rPr>
        <w:t>algoritmasızamanabağlı</w:t>
      </w:r>
      <w:proofErr w:type="spellEnd"/>
      <w:r w:rsidRPr="00920E1E">
        <w:rPr>
          <w:lang w:val="en-US"/>
        </w:rPr>
        <w:t xml:space="preserve">, 1-boyutlu, lineerolmayangenelsüreklilikdenkleminiçözmekiçingeliştirilenyüksekmertebeden, </w:t>
      </w:r>
      <w:proofErr w:type="spellStart"/>
      <w:r w:rsidRPr="00920E1E">
        <w:rPr>
          <w:lang w:val="en-US"/>
        </w:rPr>
        <w:t>lineerolmayan</w:t>
      </w:r>
      <w:proofErr w:type="spellEnd"/>
      <w:r w:rsidRPr="00920E1E">
        <w:rPr>
          <w:lang w:val="en-US"/>
        </w:rPr>
        <w:t xml:space="preserve">, </w:t>
      </w:r>
      <w:proofErr w:type="spellStart"/>
      <w:r w:rsidRPr="00920E1E">
        <w:rPr>
          <w:lang w:val="en-US"/>
        </w:rPr>
        <w:t>monoton</w:t>
      </w:r>
      <w:proofErr w:type="spellEnd"/>
      <w:r w:rsidRPr="00920E1E">
        <w:rPr>
          <w:lang w:val="en-US"/>
        </w:rPr>
        <w:t xml:space="preserve">, </w:t>
      </w:r>
      <w:proofErr w:type="spellStart"/>
      <w:r w:rsidRPr="00920E1E">
        <w:rPr>
          <w:lang w:val="en-US"/>
        </w:rPr>
        <w:t>konservatifveartılık-koruyucubiralgoritmadır</w:t>
      </w:r>
      <w:proofErr w:type="spellEnd"/>
      <w:r w:rsidRPr="00920E1E">
        <w:rPr>
          <w:lang w:val="en-US"/>
        </w:rPr>
        <w:t xml:space="preserve"> (Oran, 1987). Bu </w:t>
      </w:r>
      <w:proofErr w:type="spellStart"/>
      <w:r w:rsidRPr="00920E1E">
        <w:rPr>
          <w:lang w:val="en-US"/>
        </w:rPr>
        <w:t>algoritmadördüncümertebefazdoğruluğunasahipolup</w:t>
      </w:r>
      <w:proofErr w:type="spellEnd"/>
      <w:r w:rsidRPr="00920E1E">
        <w:rPr>
          <w:lang w:val="en-US"/>
        </w:rPr>
        <w:t xml:space="preserve">, minimum </w:t>
      </w:r>
      <w:proofErr w:type="spellStart"/>
      <w:r w:rsidRPr="00920E1E">
        <w:rPr>
          <w:lang w:val="en-US"/>
        </w:rPr>
        <w:t>sayısalyayınımlakeskingradyanlarıçözebilmektedir</w:t>
      </w:r>
      <w:proofErr w:type="spellEnd"/>
      <w:r w:rsidR="00D94813" w:rsidRPr="00E9219D">
        <w:rPr>
          <w:lang w:val="en-US"/>
        </w:rPr>
        <w:t>.</w:t>
      </w:r>
    </w:p>
    <w:p w14:paraId="0A2FE621" w14:textId="77777777" w:rsidR="00D94813" w:rsidRPr="00E9219D" w:rsidRDefault="00D94813" w:rsidP="00D94813">
      <w:pPr>
        <w:pStyle w:val="BASLIK2"/>
        <w:rPr>
          <w:lang w:val="en-US"/>
        </w:rPr>
      </w:pPr>
      <w:bookmarkStart w:id="269" w:name="_Toc224357611"/>
      <w:bookmarkStart w:id="270" w:name="_Toc286759128"/>
      <w:proofErr w:type="spellStart"/>
      <w:r w:rsidRPr="00E9219D">
        <w:rPr>
          <w:lang w:val="en-US"/>
        </w:rPr>
        <w:t>Çalışmanın</w:t>
      </w:r>
      <w:bookmarkEnd w:id="269"/>
      <w:bookmarkEnd w:id="270"/>
      <w:r w:rsidR="00920E1E">
        <w:rPr>
          <w:lang w:val="en-US"/>
        </w:rPr>
        <w:t>Amacı</w:t>
      </w:r>
      <w:proofErr w:type="spellEnd"/>
    </w:p>
    <w:p w14:paraId="6A9C2EBE" w14:textId="77777777" w:rsidR="00780129" w:rsidRDefault="00780129" w:rsidP="00780129">
      <w:pPr>
        <w:pStyle w:val="GOVDE"/>
        <w:rPr>
          <w:lang w:val="en-US"/>
        </w:rPr>
      </w:pPr>
      <w:bookmarkStart w:id="271" w:name="_Toc224357612"/>
      <w:bookmarkStart w:id="272" w:name="_Toc286759129"/>
      <w:proofErr w:type="spellStart"/>
      <w:r w:rsidRPr="00920E1E">
        <w:rPr>
          <w:lang w:val="en-US"/>
        </w:rPr>
        <w:t>Akı</w:t>
      </w:r>
      <w:proofErr w:type="spellEnd"/>
      <w:r w:rsidRPr="00920E1E">
        <w:rPr>
          <w:lang w:val="en-US"/>
        </w:rPr>
        <w:t xml:space="preserve"> </w:t>
      </w:r>
      <w:proofErr w:type="spellStart"/>
      <w:r w:rsidRPr="00920E1E">
        <w:rPr>
          <w:lang w:val="en-US"/>
        </w:rPr>
        <w:t>DüzeltmeliTaşınım</w:t>
      </w:r>
      <w:proofErr w:type="spellEnd"/>
      <w:r w:rsidRPr="00920E1E">
        <w:rPr>
          <w:lang w:val="en-US"/>
        </w:rPr>
        <w:t xml:space="preserve"> (FCT) </w:t>
      </w:r>
      <w:proofErr w:type="spellStart"/>
      <w:r w:rsidRPr="00920E1E">
        <w:rPr>
          <w:lang w:val="en-US"/>
        </w:rPr>
        <w:t>algoritmasızamanabağlı</w:t>
      </w:r>
      <w:proofErr w:type="spellEnd"/>
      <w:r w:rsidRPr="00920E1E">
        <w:rPr>
          <w:lang w:val="en-US"/>
        </w:rPr>
        <w:t xml:space="preserve">, 1-boyutlu, lineerolmayangenelsüreklilikdenkleminiçözmekiçingeliştirilenyüksekmertebeden, </w:t>
      </w:r>
      <w:proofErr w:type="spellStart"/>
      <w:r w:rsidRPr="00920E1E">
        <w:rPr>
          <w:lang w:val="en-US"/>
        </w:rPr>
        <w:t>lineerolmayan</w:t>
      </w:r>
      <w:proofErr w:type="spellEnd"/>
      <w:r w:rsidRPr="00920E1E">
        <w:rPr>
          <w:lang w:val="en-US"/>
        </w:rPr>
        <w:t xml:space="preserve">, </w:t>
      </w:r>
      <w:proofErr w:type="spellStart"/>
      <w:r w:rsidRPr="00920E1E">
        <w:rPr>
          <w:lang w:val="en-US"/>
        </w:rPr>
        <w:t>monoton</w:t>
      </w:r>
      <w:proofErr w:type="spellEnd"/>
      <w:r w:rsidRPr="00920E1E">
        <w:rPr>
          <w:lang w:val="en-US"/>
        </w:rPr>
        <w:t xml:space="preserve">, </w:t>
      </w:r>
      <w:proofErr w:type="spellStart"/>
      <w:r w:rsidRPr="00920E1E">
        <w:rPr>
          <w:lang w:val="en-US"/>
        </w:rPr>
        <w:t>konservatifveartılık-koruyucubiralgoritmadır</w:t>
      </w:r>
      <w:proofErr w:type="spellEnd"/>
      <w:r w:rsidRPr="00920E1E">
        <w:rPr>
          <w:lang w:val="en-US"/>
        </w:rPr>
        <w:t xml:space="preserve"> (Oran, 1987). Bu </w:t>
      </w:r>
      <w:proofErr w:type="spellStart"/>
      <w:r w:rsidRPr="00920E1E">
        <w:rPr>
          <w:lang w:val="en-US"/>
        </w:rPr>
        <w:t>algoritmadördüncümertebefazdoğruluğunasahipolup</w:t>
      </w:r>
      <w:proofErr w:type="spellEnd"/>
      <w:r w:rsidRPr="00920E1E">
        <w:rPr>
          <w:lang w:val="en-US"/>
        </w:rPr>
        <w:t xml:space="preserve">, minimum </w:t>
      </w:r>
      <w:proofErr w:type="spellStart"/>
      <w:r w:rsidRPr="00920E1E">
        <w:rPr>
          <w:lang w:val="en-US"/>
        </w:rPr>
        <w:t>sayısalyayınımlakeskingradyanlarıçözebilmektedir</w:t>
      </w:r>
      <w:proofErr w:type="spellEnd"/>
      <w:r w:rsidRPr="00E9219D">
        <w:rPr>
          <w:lang w:val="en-US"/>
        </w:rPr>
        <w:t>.</w:t>
      </w:r>
    </w:p>
    <w:p w14:paraId="04BA160E" w14:textId="77777777" w:rsidR="000E09BD" w:rsidRPr="00E9219D" w:rsidRDefault="000E09BD" w:rsidP="000E09BD">
      <w:pPr>
        <w:pStyle w:val="GOVDE"/>
        <w:keepLines/>
        <w:jc w:val="center"/>
        <w:rPr>
          <w:lang w:val="en-US"/>
        </w:rPr>
      </w:pPr>
      <w:r>
        <w:rPr>
          <w:noProof/>
        </w:rPr>
        <w:drawing>
          <wp:inline distT="0" distB="0" distL="0" distR="0" wp14:anchorId="30965047" wp14:editId="119283BF">
            <wp:extent cx="2628900" cy="1924050"/>
            <wp:effectExtent l="0" t="0" r="0" b="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71ECC131" w14:textId="77777777" w:rsidR="000E09BD" w:rsidRPr="00E9219D" w:rsidRDefault="009D0C52" w:rsidP="00B915C5">
      <w:pPr>
        <w:pStyle w:val="SekilFBESablonBolumV"/>
        <w:numPr>
          <w:ilvl w:val="0"/>
          <w:numId w:val="0"/>
        </w:numPr>
        <w:ind w:left="851"/>
        <w:rPr>
          <w:lang w:val="en-US"/>
        </w:rPr>
      </w:pPr>
      <w:r>
        <w:fldChar w:fldCharType="begin"/>
      </w:r>
      <w:r>
        <w:instrText xml:space="preserve"> REF _Ref278898839 \w \h  \* MERGEFORMAT </w:instrText>
      </w:r>
      <w:r>
        <w:fldChar w:fldCharType="separate"/>
      </w:r>
      <w:r w:rsidR="002633CB" w:rsidRPr="002633CB">
        <w:rPr>
          <w:lang w:val="en-US"/>
        </w:rPr>
        <w:t>Şekil 4.1 :</w:t>
      </w:r>
      <w:r>
        <w:fldChar w:fldCharType="end"/>
      </w:r>
      <w:r w:rsidR="000E09BD">
        <w:rPr>
          <w:lang w:val="en-US"/>
        </w:rPr>
        <w:t xml:space="preserve">Dördüncü bölüm de </w:t>
      </w:r>
      <w:r w:rsidR="000E09BD" w:rsidRPr="00E9219D">
        <w:rPr>
          <w:lang w:val="en-US"/>
        </w:rPr>
        <w:t>örnekşekil.</w:t>
      </w:r>
    </w:p>
    <w:p w14:paraId="22BC7827" w14:textId="77777777" w:rsidR="00D94813" w:rsidRPr="00E9219D" w:rsidRDefault="00D94813" w:rsidP="00D94813">
      <w:pPr>
        <w:pStyle w:val="BASLIK2"/>
        <w:rPr>
          <w:lang w:val="en-US"/>
        </w:rPr>
      </w:pPr>
      <w:proofErr w:type="spellStart"/>
      <w:r w:rsidRPr="00E9219D">
        <w:rPr>
          <w:lang w:val="en-US"/>
        </w:rPr>
        <w:t>İkinciDereceBaşlıkNasıl</w:t>
      </w:r>
      <w:proofErr w:type="spellEnd"/>
      <w:r w:rsidRPr="00E9219D">
        <w:rPr>
          <w:lang w:val="en-US"/>
        </w:rPr>
        <w:t xml:space="preserve">: İlk </w:t>
      </w:r>
      <w:proofErr w:type="spellStart"/>
      <w:r w:rsidRPr="00E9219D">
        <w:rPr>
          <w:lang w:val="en-US"/>
        </w:rPr>
        <w:t>HarflerBüyük</w:t>
      </w:r>
      <w:bookmarkEnd w:id="271"/>
      <w:bookmarkEnd w:id="272"/>
      <w:proofErr w:type="spellEnd"/>
    </w:p>
    <w:p w14:paraId="335A33AE" w14:textId="77777777" w:rsidR="00D94813" w:rsidRPr="00E9219D" w:rsidRDefault="00780129" w:rsidP="006B100F">
      <w:pPr>
        <w:pStyle w:val="GOVDE"/>
        <w:rPr>
          <w:lang w:val="en-US"/>
        </w:rPr>
      </w:pPr>
      <w:proofErr w:type="spellStart"/>
      <w:r w:rsidRPr="00780129">
        <w:rPr>
          <w:lang w:val="en-US"/>
        </w:rPr>
        <w:t>Akı</w:t>
      </w:r>
      <w:proofErr w:type="spellEnd"/>
      <w:r w:rsidRPr="00780129">
        <w:rPr>
          <w:lang w:val="en-US"/>
        </w:rPr>
        <w:t xml:space="preserve"> </w:t>
      </w:r>
      <w:proofErr w:type="spellStart"/>
      <w:r w:rsidRPr="00780129">
        <w:rPr>
          <w:lang w:val="en-US"/>
        </w:rPr>
        <w:t>DüzeltmeliTaşınım</w:t>
      </w:r>
      <w:proofErr w:type="spellEnd"/>
      <w:r w:rsidRPr="00780129">
        <w:rPr>
          <w:lang w:val="en-US"/>
        </w:rPr>
        <w:t xml:space="preserve"> (FCT) </w:t>
      </w:r>
      <w:proofErr w:type="spellStart"/>
      <w:r w:rsidRPr="00780129">
        <w:rPr>
          <w:lang w:val="en-US"/>
        </w:rPr>
        <w:t>algoritmasızamanabağlı</w:t>
      </w:r>
      <w:proofErr w:type="spellEnd"/>
      <w:r w:rsidRPr="00780129">
        <w:rPr>
          <w:lang w:val="en-US"/>
        </w:rPr>
        <w:t xml:space="preserve">, 1-boyutlu, lineerolmayangenelsüreklilikdenkleminiçözmekiçingeliştirilenyüksekmertebeden, </w:t>
      </w:r>
      <w:proofErr w:type="spellStart"/>
      <w:r w:rsidRPr="00780129">
        <w:rPr>
          <w:lang w:val="en-US"/>
        </w:rPr>
        <w:t>lineerolmayan</w:t>
      </w:r>
      <w:proofErr w:type="spellEnd"/>
      <w:r w:rsidRPr="00780129">
        <w:rPr>
          <w:lang w:val="en-US"/>
        </w:rPr>
        <w:t xml:space="preserve">, </w:t>
      </w:r>
      <w:proofErr w:type="spellStart"/>
      <w:r w:rsidRPr="00780129">
        <w:rPr>
          <w:lang w:val="en-US"/>
        </w:rPr>
        <w:t>monoton</w:t>
      </w:r>
      <w:proofErr w:type="spellEnd"/>
      <w:r w:rsidRPr="00780129">
        <w:rPr>
          <w:lang w:val="en-US"/>
        </w:rPr>
        <w:t xml:space="preserve">, </w:t>
      </w:r>
      <w:proofErr w:type="spellStart"/>
      <w:r w:rsidRPr="00780129">
        <w:rPr>
          <w:lang w:val="en-US"/>
        </w:rPr>
        <w:t>konservatifveartılık-koruyucubiralgoritmadır</w:t>
      </w:r>
      <w:proofErr w:type="spellEnd"/>
      <w:r w:rsidRPr="00780129">
        <w:rPr>
          <w:lang w:val="en-US"/>
        </w:rPr>
        <w:t xml:space="preserve"> (Oran, 1987). Bu </w:t>
      </w:r>
      <w:proofErr w:type="spellStart"/>
      <w:r w:rsidRPr="00780129">
        <w:rPr>
          <w:lang w:val="en-US"/>
        </w:rPr>
        <w:t>algoritmadördüncümertebefazdoğruluğunasahipolup</w:t>
      </w:r>
      <w:proofErr w:type="spellEnd"/>
      <w:r w:rsidRPr="00780129">
        <w:rPr>
          <w:lang w:val="en-US"/>
        </w:rPr>
        <w:t xml:space="preserve">, minimum </w:t>
      </w:r>
      <w:proofErr w:type="spellStart"/>
      <w:r w:rsidRPr="00780129">
        <w:rPr>
          <w:lang w:val="en-US"/>
        </w:rPr>
        <w:t>sayısalyayınımlakeskingradyanlarıçözebilmektedir</w:t>
      </w:r>
      <w:proofErr w:type="spellEnd"/>
      <w:r w:rsidRPr="00780129">
        <w:rPr>
          <w:lang w:val="en-US"/>
        </w:rPr>
        <w:t>.</w:t>
      </w:r>
    </w:p>
    <w:p w14:paraId="267D66F0" w14:textId="77777777" w:rsidR="00D94813" w:rsidRPr="00E9219D" w:rsidRDefault="00D94813" w:rsidP="0029511E">
      <w:pPr>
        <w:pStyle w:val="BASLIK3"/>
        <w:rPr>
          <w:lang w:val="en-US"/>
        </w:rPr>
      </w:pPr>
      <w:bookmarkStart w:id="273" w:name="_Toc224357613"/>
      <w:bookmarkStart w:id="274" w:name="_Toc286759130"/>
      <w:r w:rsidRPr="00E9219D">
        <w:rPr>
          <w:lang w:val="en-US"/>
        </w:rPr>
        <w:lastRenderedPageBreak/>
        <w:t>Üçüncü derece başlık nasıl: ilk harf büyük diğerleri küçük</w:t>
      </w:r>
      <w:bookmarkEnd w:id="273"/>
      <w:bookmarkEnd w:id="274"/>
    </w:p>
    <w:p w14:paraId="33E2DF07" w14:textId="77777777" w:rsidR="00D94813" w:rsidRDefault="00780129" w:rsidP="006B100F">
      <w:pPr>
        <w:pStyle w:val="GOVDE"/>
        <w:rPr>
          <w:lang w:val="en-US"/>
        </w:rPr>
      </w:pPr>
      <w:bookmarkStart w:id="275" w:name="_Hlk107429328"/>
      <w:proofErr w:type="spellStart"/>
      <w:r w:rsidRPr="00780129">
        <w:rPr>
          <w:lang w:val="en-US"/>
        </w:rPr>
        <w:t>Akı</w:t>
      </w:r>
      <w:proofErr w:type="spellEnd"/>
      <w:r w:rsidRPr="00780129">
        <w:rPr>
          <w:lang w:val="en-US"/>
        </w:rPr>
        <w:t xml:space="preserve"> </w:t>
      </w:r>
      <w:proofErr w:type="spellStart"/>
      <w:r w:rsidRPr="00780129">
        <w:rPr>
          <w:lang w:val="en-US"/>
        </w:rPr>
        <w:t>DüzeltmeliTaşınım</w:t>
      </w:r>
      <w:proofErr w:type="spellEnd"/>
      <w:r w:rsidRPr="00780129">
        <w:rPr>
          <w:lang w:val="en-US"/>
        </w:rPr>
        <w:t xml:space="preserve"> (FCT) </w:t>
      </w:r>
      <w:proofErr w:type="spellStart"/>
      <w:r w:rsidRPr="00780129">
        <w:rPr>
          <w:lang w:val="en-US"/>
        </w:rPr>
        <w:t>algoritmasızamanabağlı</w:t>
      </w:r>
      <w:proofErr w:type="spellEnd"/>
      <w:r w:rsidRPr="00780129">
        <w:rPr>
          <w:lang w:val="en-US"/>
        </w:rPr>
        <w:t xml:space="preserve">, 1-boyutlu, lineerolmayangenelsüreklilikdenkleminiçözmekiçingeliştirilenyüksekmertebeden, </w:t>
      </w:r>
      <w:proofErr w:type="spellStart"/>
      <w:r w:rsidRPr="00780129">
        <w:rPr>
          <w:lang w:val="en-US"/>
        </w:rPr>
        <w:t>lineerolmayan</w:t>
      </w:r>
      <w:proofErr w:type="spellEnd"/>
      <w:r w:rsidRPr="00780129">
        <w:rPr>
          <w:lang w:val="en-US"/>
        </w:rPr>
        <w:t xml:space="preserve">, </w:t>
      </w:r>
      <w:proofErr w:type="spellStart"/>
      <w:r w:rsidRPr="00780129">
        <w:rPr>
          <w:lang w:val="en-US"/>
        </w:rPr>
        <w:t>monoton</w:t>
      </w:r>
      <w:proofErr w:type="spellEnd"/>
      <w:r w:rsidRPr="00780129">
        <w:rPr>
          <w:lang w:val="en-US"/>
        </w:rPr>
        <w:t xml:space="preserve">, </w:t>
      </w:r>
      <w:proofErr w:type="spellStart"/>
      <w:r w:rsidRPr="00780129">
        <w:rPr>
          <w:lang w:val="en-US"/>
        </w:rPr>
        <w:t>konservatifveartılık-koruyucubiralgoritmadır</w:t>
      </w:r>
      <w:proofErr w:type="spellEnd"/>
      <w:r w:rsidRPr="00780129">
        <w:rPr>
          <w:lang w:val="en-US"/>
        </w:rPr>
        <w:t xml:space="preserve"> (Oran, 1987). Bu </w:t>
      </w:r>
      <w:proofErr w:type="spellStart"/>
      <w:r w:rsidRPr="00780129">
        <w:rPr>
          <w:lang w:val="en-US"/>
        </w:rPr>
        <w:t>algoritmadördüncümertebefazdoğruluğunasahipolup</w:t>
      </w:r>
      <w:proofErr w:type="spellEnd"/>
      <w:r w:rsidRPr="00780129">
        <w:rPr>
          <w:lang w:val="en-US"/>
        </w:rPr>
        <w:t xml:space="preserve">, minimum </w:t>
      </w:r>
      <w:proofErr w:type="spellStart"/>
      <w:r w:rsidRPr="00780129">
        <w:rPr>
          <w:lang w:val="en-US"/>
        </w:rPr>
        <w:t>sayısalyayınımlakeskingradyanlarıçözebilmektedir</w:t>
      </w:r>
      <w:proofErr w:type="spellEnd"/>
      <w:r w:rsidRPr="00780129">
        <w:rPr>
          <w:lang w:val="en-US"/>
        </w:rPr>
        <w:t>.</w:t>
      </w:r>
    </w:p>
    <w:p w14:paraId="2192E138" w14:textId="77777777" w:rsidR="00D94813" w:rsidRPr="00E9219D" w:rsidRDefault="00D94813" w:rsidP="008837C1">
      <w:pPr>
        <w:pStyle w:val="BASLIK4"/>
        <w:rPr>
          <w:lang w:val="en-US"/>
        </w:rPr>
      </w:pPr>
      <w:bookmarkStart w:id="276" w:name="_Toc224357614"/>
      <w:bookmarkStart w:id="277" w:name="_Toc286759131"/>
      <w:bookmarkEnd w:id="275"/>
      <w:r w:rsidRPr="00E9219D">
        <w:rPr>
          <w:lang w:val="en-US"/>
        </w:rPr>
        <w:t>Dördüncü derece başlık nasıl: ilk harf büyük diğerleri küçük</w:t>
      </w:r>
      <w:bookmarkEnd w:id="276"/>
      <w:bookmarkEnd w:id="277"/>
    </w:p>
    <w:p w14:paraId="1AD6D45F" w14:textId="77777777" w:rsidR="00D94813" w:rsidRPr="00E9219D" w:rsidRDefault="00780129" w:rsidP="006B100F">
      <w:pPr>
        <w:pStyle w:val="GOVDE"/>
        <w:rPr>
          <w:lang w:val="en-US"/>
        </w:rPr>
      </w:pPr>
      <w:proofErr w:type="spellStart"/>
      <w:r w:rsidRPr="00780129">
        <w:rPr>
          <w:lang w:val="en-US"/>
        </w:rPr>
        <w:t>Akı</w:t>
      </w:r>
      <w:proofErr w:type="spellEnd"/>
      <w:r w:rsidRPr="00780129">
        <w:rPr>
          <w:lang w:val="en-US"/>
        </w:rPr>
        <w:t xml:space="preserve"> </w:t>
      </w:r>
      <w:proofErr w:type="spellStart"/>
      <w:r w:rsidRPr="00780129">
        <w:rPr>
          <w:lang w:val="en-US"/>
        </w:rPr>
        <w:t>DüzeltmeliTaşınım</w:t>
      </w:r>
      <w:proofErr w:type="spellEnd"/>
      <w:r w:rsidRPr="00780129">
        <w:rPr>
          <w:lang w:val="en-US"/>
        </w:rPr>
        <w:t xml:space="preserve"> (FCT) </w:t>
      </w:r>
      <w:proofErr w:type="spellStart"/>
      <w:r w:rsidRPr="00780129">
        <w:rPr>
          <w:lang w:val="en-US"/>
        </w:rPr>
        <w:t>algoritmasızamanabağlı</w:t>
      </w:r>
      <w:proofErr w:type="spellEnd"/>
      <w:r w:rsidRPr="00780129">
        <w:rPr>
          <w:lang w:val="en-US"/>
        </w:rPr>
        <w:t xml:space="preserve">, 1-boyutlu, lineerolmayangenelsüreklilikdenkleminiçözmekiçingeliştirilenyüksekmertebeden, </w:t>
      </w:r>
      <w:proofErr w:type="spellStart"/>
      <w:r w:rsidRPr="00780129">
        <w:rPr>
          <w:lang w:val="en-US"/>
        </w:rPr>
        <w:t>lineerolmayan</w:t>
      </w:r>
      <w:proofErr w:type="spellEnd"/>
      <w:r w:rsidRPr="00780129">
        <w:rPr>
          <w:lang w:val="en-US"/>
        </w:rPr>
        <w:t xml:space="preserve">, </w:t>
      </w:r>
      <w:proofErr w:type="spellStart"/>
      <w:r w:rsidRPr="00780129">
        <w:rPr>
          <w:lang w:val="en-US"/>
        </w:rPr>
        <w:t>monoton</w:t>
      </w:r>
      <w:proofErr w:type="spellEnd"/>
      <w:r w:rsidRPr="00780129">
        <w:rPr>
          <w:lang w:val="en-US"/>
        </w:rPr>
        <w:t xml:space="preserve">, </w:t>
      </w:r>
      <w:proofErr w:type="spellStart"/>
      <w:r w:rsidRPr="00780129">
        <w:rPr>
          <w:lang w:val="en-US"/>
        </w:rPr>
        <w:t>konservatifveartılık-koruyucubiralgoritmadır</w:t>
      </w:r>
      <w:proofErr w:type="spellEnd"/>
      <w:r w:rsidRPr="00780129">
        <w:rPr>
          <w:lang w:val="en-US"/>
        </w:rPr>
        <w:t xml:space="preserve"> (Oran, 1987). Bu </w:t>
      </w:r>
      <w:proofErr w:type="spellStart"/>
      <w:r w:rsidRPr="00780129">
        <w:rPr>
          <w:lang w:val="en-US"/>
        </w:rPr>
        <w:t>algoritmadördüncümertebefazdoğruluğunasahipolup</w:t>
      </w:r>
      <w:proofErr w:type="spellEnd"/>
      <w:r w:rsidRPr="00780129">
        <w:rPr>
          <w:lang w:val="en-US"/>
        </w:rPr>
        <w:t xml:space="preserve">, minimum </w:t>
      </w:r>
      <w:proofErr w:type="spellStart"/>
      <w:r w:rsidRPr="00780129">
        <w:rPr>
          <w:lang w:val="en-US"/>
        </w:rPr>
        <w:t>sayısalyayınımlakeskingradyanlarıçözebilmektedir</w:t>
      </w:r>
      <w:proofErr w:type="spellEnd"/>
      <w:r w:rsidRPr="00780129">
        <w:rPr>
          <w:lang w:val="en-US"/>
        </w:rPr>
        <w:t>.</w:t>
      </w:r>
    </w:p>
    <w:p w14:paraId="3E9E0EBD" w14:textId="77777777" w:rsidR="00D94813" w:rsidRPr="00E9219D" w:rsidRDefault="00D94813" w:rsidP="008837C1">
      <w:pPr>
        <w:pStyle w:val="BASLIK5"/>
      </w:pPr>
      <w:bookmarkStart w:id="278" w:name="_Toc224357615"/>
      <w:bookmarkStart w:id="279" w:name="_Toc286759132"/>
      <w:r w:rsidRPr="00E9219D">
        <w:t>Beşinci derece başlık: dördüncü dereceden sonrası numaralandırılmaz</w:t>
      </w:r>
      <w:bookmarkEnd w:id="278"/>
      <w:bookmarkEnd w:id="279"/>
    </w:p>
    <w:p w14:paraId="50A83469" w14:textId="77777777" w:rsidR="00780129" w:rsidRDefault="00780129" w:rsidP="00780129">
      <w:pPr>
        <w:pStyle w:val="GOVDE"/>
        <w:rPr>
          <w:lang w:val="en-US"/>
        </w:rPr>
      </w:pPr>
      <w:proofErr w:type="spellStart"/>
      <w:r w:rsidRPr="00780129">
        <w:rPr>
          <w:lang w:val="en-US"/>
        </w:rPr>
        <w:t>Akı</w:t>
      </w:r>
      <w:proofErr w:type="spellEnd"/>
      <w:r w:rsidRPr="00780129">
        <w:rPr>
          <w:lang w:val="en-US"/>
        </w:rPr>
        <w:t xml:space="preserve"> </w:t>
      </w:r>
      <w:proofErr w:type="spellStart"/>
      <w:r w:rsidRPr="00780129">
        <w:rPr>
          <w:lang w:val="en-US"/>
        </w:rPr>
        <w:t>DüzeltmeliTaşınım</w:t>
      </w:r>
      <w:proofErr w:type="spellEnd"/>
      <w:r w:rsidRPr="00780129">
        <w:rPr>
          <w:lang w:val="en-US"/>
        </w:rPr>
        <w:t xml:space="preserve"> (FCT) </w:t>
      </w:r>
      <w:proofErr w:type="spellStart"/>
      <w:r w:rsidRPr="00780129">
        <w:rPr>
          <w:lang w:val="en-US"/>
        </w:rPr>
        <w:t>algoritmasızamanabağlı</w:t>
      </w:r>
      <w:proofErr w:type="spellEnd"/>
      <w:r w:rsidRPr="00780129">
        <w:rPr>
          <w:lang w:val="en-US"/>
        </w:rPr>
        <w:t xml:space="preserve">, 1-boyutlu, lineerolmayangenelsüreklilikdenkleminiçözmekiçingeliştirilenyüksekmertebeden, </w:t>
      </w:r>
      <w:proofErr w:type="spellStart"/>
      <w:r w:rsidRPr="00780129">
        <w:rPr>
          <w:lang w:val="en-US"/>
        </w:rPr>
        <w:t>lineerolmayan</w:t>
      </w:r>
      <w:proofErr w:type="spellEnd"/>
      <w:r w:rsidRPr="00780129">
        <w:rPr>
          <w:lang w:val="en-US"/>
        </w:rPr>
        <w:t xml:space="preserve">, </w:t>
      </w:r>
      <w:proofErr w:type="spellStart"/>
      <w:r w:rsidRPr="00780129">
        <w:rPr>
          <w:lang w:val="en-US"/>
        </w:rPr>
        <w:t>monoton</w:t>
      </w:r>
      <w:proofErr w:type="spellEnd"/>
      <w:r w:rsidRPr="00780129">
        <w:rPr>
          <w:lang w:val="en-US"/>
        </w:rPr>
        <w:t xml:space="preserve">, </w:t>
      </w:r>
      <w:proofErr w:type="spellStart"/>
      <w:r w:rsidRPr="00780129">
        <w:rPr>
          <w:lang w:val="en-US"/>
        </w:rPr>
        <w:t>konservatifveartılık-koruyucubiralgoritmadır</w:t>
      </w:r>
      <w:proofErr w:type="spellEnd"/>
      <w:r w:rsidRPr="00780129">
        <w:rPr>
          <w:lang w:val="en-US"/>
        </w:rPr>
        <w:t xml:space="preserve"> (Oran, 1987). Bu </w:t>
      </w:r>
      <w:proofErr w:type="spellStart"/>
      <w:r w:rsidRPr="00780129">
        <w:rPr>
          <w:lang w:val="en-US"/>
        </w:rPr>
        <w:t>algoritmadördüncümertebefazdoğruluğunasahipolup</w:t>
      </w:r>
      <w:proofErr w:type="spellEnd"/>
      <w:r w:rsidRPr="00780129">
        <w:rPr>
          <w:lang w:val="en-US"/>
        </w:rPr>
        <w:t xml:space="preserve">, minimum </w:t>
      </w:r>
      <w:proofErr w:type="spellStart"/>
      <w:r w:rsidRPr="00780129">
        <w:rPr>
          <w:lang w:val="en-US"/>
        </w:rPr>
        <w:t>sayısalyayınımlakeskingradyanlarıçözebilmektedir</w:t>
      </w:r>
      <w:proofErr w:type="spellEnd"/>
      <w:r w:rsidRPr="00780129">
        <w:rPr>
          <w:lang w:val="en-US"/>
        </w:rPr>
        <w:t>.</w:t>
      </w:r>
    </w:p>
    <w:p w14:paraId="5FEF927C" w14:textId="77777777" w:rsidR="00AC4177" w:rsidRDefault="00AC4177" w:rsidP="00AC4177">
      <w:pPr>
        <w:pStyle w:val="GOVDE"/>
        <w:jc w:val="center"/>
        <w:rPr>
          <w:lang w:val="en-US"/>
        </w:rPr>
      </w:pPr>
      <w:r>
        <w:rPr>
          <w:noProof/>
        </w:rPr>
        <w:drawing>
          <wp:inline distT="0" distB="0" distL="0" distR="0" wp14:anchorId="3CD4E298" wp14:editId="4E05C180">
            <wp:extent cx="2676525" cy="2000250"/>
            <wp:effectExtent l="0" t="0" r="9525" b="0"/>
            <wp:docPr id="97" name="Resim 2515" descr="venedik 2012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15" descr="venedik 2012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76525" cy="2000250"/>
                    </a:xfrm>
                    <a:prstGeom prst="rect">
                      <a:avLst/>
                    </a:prstGeom>
                    <a:noFill/>
                    <a:ln>
                      <a:noFill/>
                    </a:ln>
                  </pic:spPr>
                </pic:pic>
              </a:graphicData>
            </a:graphic>
          </wp:inline>
        </w:drawing>
      </w:r>
    </w:p>
    <w:p w14:paraId="04D37FEF" w14:textId="77777777" w:rsidR="00AC4177" w:rsidRPr="00780129" w:rsidRDefault="00AC4177" w:rsidP="00B915C5">
      <w:pPr>
        <w:pStyle w:val="GOVDE"/>
        <w:spacing w:after="240" w:line="240" w:lineRule="auto"/>
        <w:ind w:left="851"/>
        <w:jc w:val="center"/>
        <w:rPr>
          <w:lang w:val="en-US"/>
        </w:rPr>
      </w:pPr>
      <w:r w:rsidRPr="00AC4177">
        <w:rPr>
          <w:lang w:val="en-US"/>
        </w:rPr>
        <w:t>Resim4.</w:t>
      </w:r>
      <w:proofErr w:type="gramStart"/>
      <w:r w:rsidRPr="00AC4177">
        <w:rPr>
          <w:lang w:val="en-US"/>
        </w:rPr>
        <w:t>1 :</w:t>
      </w:r>
      <w:proofErr w:type="spellStart"/>
      <w:r>
        <w:rPr>
          <w:lang w:val="en-US"/>
        </w:rPr>
        <w:t>Aynıtarzdagiyineninsanalrinresmi</w:t>
      </w:r>
      <w:proofErr w:type="spellEnd"/>
      <w:proofErr w:type="gramEnd"/>
      <w:r>
        <w:rPr>
          <w:lang w:val="en-US"/>
        </w:rPr>
        <w:t>.</w:t>
      </w:r>
    </w:p>
    <w:p w14:paraId="40DFA1FB" w14:textId="77777777" w:rsidR="00D94813" w:rsidRPr="00E9219D" w:rsidRDefault="00D94813" w:rsidP="001268AA">
      <w:pPr>
        <w:pStyle w:val="GOVDE"/>
        <w:rPr>
          <w:lang w:val="en-US"/>
        </w:rPr>
      </w:pPr>
    </w:p>
    <w:p w14:paraId="5E55EFD3" w14:textId="77777777" w:rsidR="00CC64CE" w:rsidRDefault="00CC64CE" w:rsidP="00262828">
      <w:pPr>
        <w:pStyle w:val="BASLIK1"/>
        <w:rPr>
          <w:lang w:val="en-US"/>
        </w:rPr>
        <w:sectPr w:rsidR="00CC64CE" w:rsidSect="0071176B">
          <w:footerReference w:type="even" r:id="rId55"/>
          <w:footerReference w:type="default" r:id="rId56"/>
          <w:pgSz w:w="11906" w:h="16838"/>
          <w:pgMar w:top="1418" w:right="1418" w:bottom="1418" w:left="2268" w:header="709" w:footer="709" w:gutter="0"/>
          <w:cols w:space="708"/>
          <w:docGrid w:linePitch="360"/>
        </w:sectPr>
      </w:pPr>
      <w:bookmarkStart w:id="280" w:name="_Toc224357616"/>
      <w:bookmarkStart w:id="281" w:name="_Toc286759133"/>
    </w:p>
    <w:p w14:paraId="21DE6319" w14:textId="77777777" w:rsidR="00D94813" w:rsidRPr="00E9219D" w:rsidRDefault="00D94813" w:rsidP="00262828">
      <w:pPr>
        <w:pStyle w:val="BASLIK1"/>
        <w:rPr>
          <w:lang w:val="en-US"/>
        </w:rPr>
      </w:pPr>
      <w:r w:rsidRPr="00E9219D">
        <w:rPr>
          <w:lang w:val="en-US"/>
        </w:rPr>
        <w:lastRenderedPageBreak/>
        <w:t>GEREKLİ İSE BÖLÜM 5</w:t>
      </w:r>
      <w:bookmarkEnd w:id="280"/>
      <w:bookmarkEnd w:id="281"/>
    </w:p>
    <w:p w14:paraId="6B8C69B5" w14:textId="77777777" w:rsidR="00D94813" w:rsidRPr="00E9219D" w:rsidRDefault="000E09BD" w:rsidP="006B100F">
      <w:pPr>
        <w:pStyle w:val="GOVDE"/>
        <w:rPr>
          <w:lang w:val="en-US"/>
        </w:rPr>
      </w:pPr>
      <w:proofErr w:type="spellStart"/>
      <w:r w:rsidRPr="000E09BD">
        <w:rPr>
          <w:lang w:val="en-US"/>
        </w:rPr>
        <w:t>Akı</w:t>
      </w:r>
      <w:proofErr w:type="spellEnd"/>
      <w:r w:rsidRPr="000E09BD">
        <w:rPr>
          <w:lang w:val="en-US"/>
        </w:rPr>
        <w:t xml:space="preserve"> </w:t>
      </w:r>
      <w:proofErr w:type="spellStart"/>
      <w:r w:rsidRPr="000E09BD">
        <w:rPr>
          <w:lang w:val="en-US"/>
        </w:rPr>
        <w:t>DüzeltmeliTaşınım</w:t>
      </w:r>
      <w:proofErr w:type="spellEnd"/>
      <w:r w:rsidRPr="000E09BD">
        <w:rPr>
          <w:lang w:val="en-US"/>
        </w:rPr>
        <w:t xml:space="preserve"> (FCT) </w:t>
      </w:r>
      <w:proofErr w:type="spellStart"/>
      <w:r w:rsidRPr="000E09BD">
        <w:rPr>
          <w:lang w:val="en-US"/>
        </w:rPr>
        <w:t>algoritmasızamanabağlı</w:t>
      </w:r>
      <w:proofErr w:type="spellEnd"/>
      <w:r w:rsidRPr="000E09BD">
        <w:rPr>
          <w:lang w:val="en-US"/>
        </w:rPr>
        <w:t xml:space="preserve">, 1-boyutlu, lineerolmayangenelsüreklilikdenkleminiçözmekiçingeliştirilenyüksekmertebeden, </w:t>
      </w:r>
      <w:proofErr w:type="spellStart"/>
      <w:r w:rsidRPr="000E09BD">
        <w:rPr>
          <w:lang w:val="en-US"/>
        </w:rPr>
        <w:t>lineerolmayan</w:t>
      </w:r>
      <w:proofErr w:type="spellEnd"/>
      <w:r w:rsidRPr="000E09BD">
        <w:rPr>
          <w:lang w:val="en-US"/>
        </w:rPr>
        <w:t xml:space="preserve">, </w:t>
      </w:r>
      <w:proofErr w:type="spellStart"/>
      <w:r w:rsidRPr="000E09BD">
        <w:rPr>
          <w:lang w:val="en-US"/>
        </w:rPr>
        <w:t>monoton</w:t>
      </w:r>
      <w:proofErr w:type="spellEnd"/>
      <w:r w:rsidRPr="000E09BD">
        <w:rPr>
          <w:lang w:val="en-US"/>
        </w:rPr>
        <w:t xml:space="preserve">, </w:t>
      </w:r>
      <w:proofErr w:type="spellStart"/>
      <w:r w:rsidRPr="000E09BD">
        <w:rPr>
          <w:lang w:val="en-US"/>
        </w:rPr>
        <w:t>konservatifveartılık-koruyucubiralgoritmadır</w:t>
      </w:r>
      <w:proofErr w:type="spellEnd"/>
      <w:r w:rsidRPr="000E09BD">
        <w:rPr>
          <w:lang w:val="en-US"/>
        </w:rPr>
        <w:t xml:space="preserve"> (Oran, 1987). Bu </w:t>
      </w:r>
      <w:proofErr w:type="spellStart"/>
      <w:r w:rsidRPr="000E09BD">
        <w:rPr>
          <w:lang w:val="en-US"/>
        </w:rPr>
        <w:t>algoritmadördüncümertebefazdoğruluğunasahipolup</w:t>
      </w:r>
      <w:proofErr w:type="spellEnd"/>
      <w:r w:rsidRPr="000E09BD">
        <w:rPr>
          <w:lang w:val="en-US"/>
        </w:rPr>
        <w:t xml:space="preserve">, minimum </w:t>
      </w:r>
      <w:proofErr w:type="spellStart"/>
      <w:r w:rsidRPr="000E09BD">
        <w:rPr>
          <w:lang w:val="en-US"/>
        </w:rPr>
        <w:t>sayısalyayınımlakeskingradyanlarıçözebilmektedir</w:t>
      </w:r>
      <w:proofErr w:type="spellEnd"/>
      <w:r w:rsidRPr="000E09BD">
        <w:rPr>
          <w:lang w:val="en-US"/>
        </w:rPr>
        <w:t>.</w:t>
      </w:r>
    </w:p>
    <w:p w14:paraId="04C0245E" w14:textId="77777777" w:rsidR="00D94813" w:rsidRPr="00E9219D" w:rsidRDefault="00D94813" w:rsidP="00D94813">
      <w:pPr>
        <w:pStyle w:val="BASLIK2"/>
        <w:rPr>
          <w:lang w:val="en-US"/>
        </w:rPr>
      </w:pPr>
      <w:bookmarkStart w:id="282" w:name="_Toc224357617"/>
      <w:bookmarkStart w:id="283" w:name="_Toc286759134"/>
      <w:proofErr w:type="spellStart"/>
      <w:r w:rsidRPr="00E9219D">
        <w:rPr>
          <w:lang w:val="en-US"/>
        </w:rPr>
        <w:t>ÇalışmanınUygulama</w:t>
      </w:r>
      <w:proofErr w:type="spellEnd"/>
      <w:r w:rsidRPr="00E9219D">
        <w:rPr>
          <w:lang w:val="en-US"/>
        </w:rPr>
        <w:t xml:space="preserve"> </w:t>
      </w:r>
      <w:proofErr w:type="spellStart"/>
      <w:r w:rsidRPr="00E9219D">
        <w:rPr>
          <w:lang w:val="en-US"/>
        </w:rPr>
        <w:t>Alanı</w:t>
      </w:r>
      <w:bookmarkEnd w:id="282"/>
      <w:bookmarkEnd w:id="283"/>
      <w:proofErr w:type="spellEnd"/>
    </w:p>
    <w:p w14:paraId="5A3FD4EE" w14:textId="77777777" w:rsidR="00D94813" w:rsidRPr="00E9219D" w:rsidRDefault="000E09BD" w:rsidP="006B100F">
      <w:pPr>
        <w:pStyle w:val="GOVDE"/>
        <w:rPr>
          <w:lang w:val="en-US"/>
        </w:rPr>
      </w:pPr>
      <w:proofErr w:type="spellStart"/>
      <w:r w:rsidRPr="000E09BD">
        <w:rPr>
          <w:lang w:val="en-US"/>
        </w:rPr>
        <w:t>Akı</w:t>
      </w:r>
      <w:proofErr w:type="spellEnd"/>
      <w:r w:rsidRPr="000E09BD">
        <w:rPr>
          <w:lang w:val="en-US"/>
        </w:rPr>
        <w:t xml:space="preserve"> </w:t>
      </w:r>
      <w:proofErr w:type="spellStart"/>
      <w:r w:rsidRPr="000E09BD">
        <w:rPr>
          <w:lang w:val="en-US"/>
        </w:rPr>
        <w:t>DüzeltmeliTaşınım</w:t>
      </w:r>
      <w:proofErr w:type="spellEnd"/>
      <w:r w:rsidRPr="000E09BD">
        <w:rPr>
          <w:lang w:val="en-US"/>
        </w:rPr>
        <w:t xml:space="preserve"> (FCT) </w:t>
      </w:r>
      <w:proofErr w:type="spellStart"/>
      <w:r w:rsidRPr="000E09BD">
        <w:rPr>
          <w:lang w:val="en-US"/>
        </w:rPr>
        <w:t>algoritmasızamanabağlı</w:t>
      </w:r>
      <w:proofErr w:type="spellEnd"/>
      <w:r w:rsidRPr="000E09BD">
        <w:rPr>
          <w:lang w:val="en-US"/>
        </w:rPr>
        <w:t xml:space="preserve">, 1-boyutlu, lineerolmayangenelsüreklilikdenkleminiçözmekiçingeliştirilenyüksekmertebeden, </w:t>
      </w:r>
      <w:proofErr w:type="spellStart"/>
      <w:r w:rsidRPr="000E09BD">
        <w:rPr>
          <w:lang w:val="en-US"/>
        </w:rPr>
        <w:t>lineerolmayan</w:t>
      </w:r>
      <w:proofErr w:type="spellEnd"/>
      <w:r w:rsidRPr="000E09BD">
        <w:rPr>
          <w:lang w:val="en-US"/>
        </w:rPr>
        <w:t xml:space="preserve">, </w:t>
      </w:r>
      <w:proofErr w:type="spellStart"/>
      <w:r w:rsidRPr="000E09BD">
        <w:rPr>
          <w:lang w:val="en-US"/>
        </w:rPr>
        <w:t>monoton</w:t>
      </w:r>
      <w:proofErr w:type="spellEnd"/>
      <w:r w:rsidRPr="000E09BD">
        <w:rPr>
          <w:lang w:val="en-US"/>
        </w:rPr>
        <w:t xml:space="preserve">, </w:t>
      </w:r>
      <w:proofErr w:type="spellStart"/>
      <w:r w:rsidRPr="000E09BD">
        <w:rPr>
          <w:lang w:val="en-US"/>
        </w:rPr>
        <w:t>konservatifveartılık-koruyucubiralgoritmadır</w:t>
      </w:r>
      <w:proofErr w:type="spellEnd"/>
      <w:r w:rsidRPr="000E09BD">
        <w:rPr>
          <w:lang w:val="en-US"/>
        </w:rPr>
        <w:t xml:space="preserve"> (Oran, 1987). Bu </w:t>
      </w:r>
      <w:proofErr w:type="spellStart"/>
      <w:r w:rsidRPr="000E09BD">
        <w:rPr>
          <w:lang w:val="en-US"/>
        </w:rPr>
        <w:t>algoritmadördüncümertebefazdoğruluğunasahipolup</w:t>
      </w:r>
      <w:proofErr w:type="spellEnd"/>
      <w:r w:rsidRPr="000E09BD">
        <w:rPr>
          <w:lang w:val="en-US"/>
        </w:rPr>
        <w:t xml:space="preserve">, minimum </w:t>
      </w:r>
      <w:proofErr w:type="spellStart"/>
      <w:r w:rsidRPr="000E09BD">
        <w:rPr>
          <w:lang w:val="en-US"/>
        </w:rPr>
        <w:t>sayısalyayınımlakeskingradyanlarıçözebilmektedir</w:t>
      </w:r>
      <w:proofErr w:type="spellEnd"/>
      <w:r w:rsidRPr="000E09BD">
        <w:rPr>
          <w:lang w:val="en-US"/>
        </w:rPr>
        <w:t>.</w:t>
      </w:r>
    </w:p>
    <w:p w14:paraId="5DD8A3CC" w14:textId="77777777" w:rsidR="00D94813" w:rsidRPr="00E9219D" w:rsidRDefault="00D94813" w:rsidP="00D94813">
      <w:pPr>
        <w:pStyle w:val="BASLIK2"/>
        <w:rPr>
          <w:lang w:val="en-US"/>
        </w:rPr>
      </w:pPr>
      <w:bookmarkStart w:id="284" w:name="_Toc224357618"/>
      <w:bookmarkStart w:id="285" w:name="_Toc286759135"/>
      <w:proofErr w:type="spellStart"/>
      <w:r w:rsidRPr="00E9219D">
        <w:rPr>
          <w:lang w:val="en-US"/>
        </w:rPr>
        <w:t>İkinciDereceBaşlıkNasıl</w:t>
      </w:r>
      <w:proofErr w:type="spellEnd"/>
      <w:r w:rsidRPr="00E9219D">
        <w:rPr>
          <w:lang w:val="en-US"/>
        </w:rPr>
        <w:t xml:space="preserve">: İlk </w:t>
      </w:r>
      <w:proofErr w:type="spellStart"/>
      <w:r w:rsidRPr="00E9219D">
        <w:rPr>
          <w:lang w:val="en-US"/>
        </w:rPr>
        <w:t>HarflerBüyük</w:t>
      </w:r>
      <w:bookmarkEnd w:id="284"/>
      <w:bookmarkEnd w:id="285"/>
      <w:proofErr w:type="spellEnd"/>
    </w:p>
    <w:p w14:paraId="5B10B42E" w14:textId="77777777" w:rsidR="00D94813" w:rsidRPr="00E9219D" w:rsidRDefault="000E09BD" w:rsidP="006B100F">
      <w:pPr>
        <w:pStyle w:val="GOVDE"/>
        <w:rPr>
          <w:lang w:val="en-US"/>
        </w:rPr>
      </w:pPr>
      <w:proofErr w:type="spellStart"/>
      <w:r w:rsidRPr="000E09BD">
        <w:rPr>
          <w:lang w:val="en-US"/>
        </w:rPr>
        <w:t>Akı</w:t>
      </w:r>
      <w:proofErr w:type="spellEnd"/>
      <w:r w:rsidRPr="000E09BD">
        <w:rPr>
          <w:lang w:val="en-US"/>
        </w:rPr>
        <w:t xml:space="preserve"> </w:t>
      </w:r>
      <w:proofErr w:type="spellStart"/>
      <w:r w:rsidRPr="000E09BD">
        <w:rPr>
          <w:lang w:val="en-US"/>
        </w:rPr>
        <w:t>DüzeltmeliTaşınım</w:t>
      </w:r>
      <w:proofErr w:type="spellEnd"/>
      <w:r w:rsidRPr="000E09BD">
        <w:rPr>
          <w:lang w:val="en-US"/>
        </w:rPr>
        <w:t xml:space="preserve"> (FCT) </w:t>
      </w:r>
      <w:proofErr w:type="spellStart"/>
      <w:r w:rsidRPr="000E09BD">
        <w:rPr>
          <w:lang w:val="en-US"/>
        </w:rPr>
        <w:t>algoritmasızamanabağlı</w:t>
      </w:r>
      <w:proofErr w:type="spellEnd"/>
      <w:r w:rsidRPr="000E09BD">
        <w:rPr>
          <w:lang w:val="en-US"/>
        </w:rPr>
        <w:t xml:space="preserve">, 1-boyutlu, lineerolmayangenelsüreklilikdenkleminiçözmekiçingeliştirilenyüksekmertebeden, </w:t>
      </w:r>
      <w:proofErr w:type="spellStart"/>
      <w:r w:rsidRPr="000E09BD">
        <w:rPr>
          <w:lang w:val="en-US"/>
        </w:rPr>
        <w:t>lineerolmayan</w:t>
      </w:r>
      <w:proofErr w:type="spellEnd"/>
      <w:r w:rsidRPr="000E09BD">
        <w:rPr>
          <w:lang w:val="en-US"/>
        </w:rPr>
        <w:t xml:space="preserve">, </w:t>
      </w:r>
      <w:proofErr w:type="spellStart"/>
      <w:r w:rsidRPr="000E09BD">
        <w:rPr>
          <w:lang w:val="en-US"/>
        </w:rPr>
        <w:t>monoton</w:t>
      </w:r>
      <w:proofErr w:type="spellEnd"/>
      <w:r w:rsidRPr="000E09BD">
        <w:rPr>
          <w:lang w:val="en-US"/>
        </w:rPr>
        <w:t xml:space="preserve">, </w:t>
      </w:r>
      <w:proofErr w:type="spellStart"/>
      <w:r w:rsidRPr="000E09BD">
        <w:rPr>
          <w:lang w:val="en-US"/>
        </w:rPr>
        <w:t>konservatifveartılık-koruyucubiralgoritmadır</w:t>
      </w:r>
      <w:proofErr w:type="spellEnd"/>
      <w:r w:rsidRPr="000E09BD">
        <w:rPr>
          <w:lang w:val="en-US"/>
        </w:rPr>
        <w:t xml:space="preserve"> (Oran, 1987). Bu </w:t>
      </w:r>
      <w:proofErr w:type="spellStart"/>
      <w:r w:rsidRPr="000E09BD">
        <w:rPr>
          <w:lang w:val="en-US"/>
        </w:rPr>
        <w:t>algoritmadördüncümertebefazdoğruluğunasahipolup</w:t>
      </w:r>
      <w:proofErr w:type="spellEnd"/>
      <w:r w:rsidRPr="000E09BD">
        <w:rPr>
          <w:lang w:val="en-US"/>
        </w:rPr>
        <w:t xml:space="preserve">, minimum </w:t>
      </w:r>
      <w:proofErr w:type="spellStart"/>
      <w:r w:rsidRPr="000E09BD">
        <w:rPr>
          <w:lang w:val="en-US"/>
        </w:rPr>
        <w:t>sayısalyayınımlakeskingradyanlarıçözebilmektedir</w:t>
      </w:r>
      <w:proofErr w:type="spellEnd"/>
      <w:r w:rsidRPr="000E09BD">
        <w:rPr>
          <w:lang w:val="en-US"/>
        </w:rPr>
        <w:t>.</w:t>
      </w:r>
    </w:p>
    <w:p w14:paraId="2ADD3835" w14:textId="77777777" w:rsidR="00D94813" w:rsidRPr="00E9219D" w:rsidRDefault="00D94813" w:rsidP="0029511E">
      <w:pPr>
        <w:pStyle w:val="BASLIK3"/>
        <w:rPr>
          <w:lang w:val="en-US"/>
        </w:rPr>
      </w:pPr>
      <w:bookmarkStart w:id="286" w:name="_Toc224357619"/>
      <w:bookmarkStart w:id="287" w:name="_Toc286759136"/>
      <w:r w:rsidRPr="00E9219D">
        <w:rPr>
          <w:lang w:val="en-US"/>
        </w:rPr>
        <w:t>Üçüncü derece başlık nasıl: ilk harf büyük diğerleri küçük</w:t>
      </w:r>
      <w:bookmarkEnd w:id="286"/>
      <w:bookmarkEnd w:id="287"/>
    </w:p>
    <w:p w14:paraId="03C20786" w14:textId="77777777" w:rsidR="00D94813" w:rsidRDefault="000E09BD" w:rsidP="006B100F">
      <w:pPr>
        <w:pStyle w:val="GOVDE"/>
        <w:rPr>
          <w:lang w:val="en-US"/>
        </w:rPr>
      </w:pPr>
      <w:proofErr w:type="spellStart"/>
      <w:r w:rsidRPr="000E09BD">
        <w:rPr>
          <w:lang w:val="en-US"/>
        </w:rPr>
        <w:t>Akı</w:t>
      </w:r>
      <w:proofErr w:type="spellEnd"/>
      <w:r w:rsidRPr="000E09BD">
        <w:rPr>
          <w:lang w:val="en-US"/>
        </w:rPr>
        <w:t xml:space="preserve"> </w:t>
      </w:r>
      <w:proofErr w:type="spellStart"/>
      <w:r w:rsidRPr="000E09BD">
        <w:rPr>
          <w:lang w:val="en-US"/>
        </w:rPr>
        <w:t>DüzeltmeliTaşınım</w:t>
      </w:r>
      <w:proofErr w:type="spellEnd"/>
      <w:r w:rsidRPr="000E09BD">
        <w:rPr>
          <w:lang w:val="en-US"/>
        </w:rPr>
        <w:t xml:space="preserve"> (FCT) </w:t>
      </w:r>
      <w:proofErr w:type="spellStart"/>
      <w:r w:rsidRPr="000E09BD">
        <w:rPr>
          <w:lang w:val="en-US"/>
        </w:rPr>
        <w:t>algoritmasızamanabağlı</w:t>
      </w:r>
      <w:proofErr w:type="spellEnd"/>
      <w:r w:rsidRPr="000E09BD">
        <w:rPr>
          <w:lang w:val="en-US"/>
        </w:rPr>
        <w:t xml:space="preserve">, 1-boyutlu, lineerolmayangenelsüreklilikdenkleminiçözmekiçingeliştirilenyüksekmertebeden, </w:t>
      </w:r>
      <w:proofErr w:type="spellStart"/>
      <w:r w:rsidRPr="000E09BD">
        <w:rPr>
          <w:lang w:val="en-US"/>
        </w:rPr>
        <w:t>lineerolmayan</w:t>
      </w:r>
      <w:proofErr w:type="spellEnd"/>
      <w:r w:rsidRPr="000E09BD">
        <w:rPr>
          <w:lang w:val="en-US"/>
        </w:rPr>
        <w:t xml:space="preserve">, </w:t>
      </w:r>
      <w:proofErr w:type="spellStart"/>
      <w:r w:rsidRPr="000E09BD">
        <w:rPr>
          <w:lang w:val="en-US"/>
        </w:rPr>
        <w:t>monoton</w:t>
      </w:r>
      <w:proofErr w:type="spellEnd"/>
      <w:r w:rsidRPr="000E09BD">
        <w:rPr>
          <w:lang w:val="en-US"/>
        </w:rPr>
        <w:t xml:space="preserve">, </w:t>
      </w:r>
      <w:proofErr w:type="spellStart"/>
      <w:r w:rsidRPr="000E09BD">
        <w:rPr>
          <w:lang w:val="en-US"/>
        </w:rPr>
        <w:t>konservatifveartılık-koruyucubiralgoritmadır</w:t>
      </w:r>
      <w:proofErr w:type="spellEnd"/>
      <w:r w:rsidRPr="000E09BD">
        <w:rPr>
          <w:lang w:val="en-US"/>
        </w:rPr>
        <w:t xml:space="preserve"> (Oran, 1987). Bu </w:t>
      </w:r>
      <w:proofErr w:type="spellStart"/>
      <w:r w:rsidRPr="000E09BD">
        <w:rPr>
          <w:lang w:val="en-US"/>
        </w:rPr>
        <w:t>algoritmadördüncümertebefazdoğruluğunasahipolup</w:t>
      </w:r>
      <w:proofErr w:type="spellEnd"/>
      <w:r w:rsidRPr="000E09BD">
        <w:rPr>
          <w:lang w:val="en-US"/>
        </w:rPr>
        <w:t xml:space="preserve">, minimum </w:t>
      </w:r>
      <w:proofErr w:type="spellStart"/>
      <w:r w:rsidRPr="000E09BD">
        <w:rPr>
          <w:lang w:val="en-US"/>
        </w:rPr>
        <w:t>sayısalyayınımlakeskingradyanlarıçözebilmektedir</w:t>
      </w:r>
      <w:proofErr w:type="spellEnd"/>
      <w:r w:rsidRPr="000E09BD">
        <w:rPr>
          <w:lang w:val="en-US"/>
        </w:rPr>
        <w:t>.</w:t>
      </w:r>
    </w:p>
    <w:p w14:paraId="45A750FC" w14:textId="77777777" w:rsidR="007B251B" w:rsidRDefault="007B251B" w:rsidP="006B100F">
      <w:pPr>
        <w:pStyle w:val="GOVDE"/>
        <w:rPr>
          <w:lang w:val="en-US"/>
        </w:rPr>
      </w:pPr>
    </w:p>
    <w:p w14:paraId="3EDA9AF4" w14:textId="77777777" w:rsidR="000E09BD" w:rsidRPr="00E9219D" w:rsidRDefault="000E09BD" w:rsidP="006B100F">
      <w:pPr>
        <w:pStyle w:val="GOVDE"/>
        <w:rPr>
          <w:lang w:val="en-US"/>
        </w:rPr>
      </w:pPr>
    </w:p>
    <w:p w14:paraId="63776073" w14:textId="77777777" w:rsidR="00D94813" w:rsidRPr="00E9219D" w:rsidRDefault="00D94813" w:rsidP="008837C1">
      <w:pPr>
        <w:pStyle w:val="BASLIK4"/>
        <w:rPr>
          <w:lang w:val="en-US"/>
        </w:rPr>
      </w:pPr>
      <w:bookmarkStart w:id="288" w:name="_Toc224357620"/>
      <w:bookmarkStart w:id="289" w:name="_Toc286759137"/>
      <w:r w:rsidRPr="00E9219D">
        <w:rPr>
          <w:lang w:val="en-US"/>
        </w:rPr>
        <w:lastRenderedPageBreak/>
        <w:t>Dördüncü derece başlık nasıl: ilk harf büyük diğerleri küçük</w:t>
      </w:r>
      <w:bookmarkEnd w:id="288"/>
      <w:bookmarkEnd w:id="289"/>
    </w:p>
    <w:p w14:paraId="75BC0580" w14:textId="77777777" w:rsidR="00D94813" w:rsidRPr="00E9219D" w:rsidRDefault="000E09BD" w:rsidP="006B100F">
      <w:pPr>
        <w:pStyle w:val="GOVDE"/>
        <w:rPr>
          <w:lang w:val="en-US"/>
        </w:rPr>
      </w:pPr>
      <w:proofErr w:type="spellStart"/>
      <w:r w:rsidRPr="000E09BD">
        <w:rPr>
          <w:lang w:val="en-US"/>
        </w:rPr>
        <w:t>Akı</w:t>
      </w:r>
      <w:proofErr w:type="spellEnd"/>
      <w:r w:rsidRPr="000E09BD">
        <w:rPr>
          <w:lang w:val="en-US"/>
        </w:rPr>
        <w:t xml:space="preserve"> </w:t>
      </w:r>
      <w:proofErr w:type="spellStart"/>
      <w:r w:rsidRPr="000E09BD">
        <w:rPr>
          <w:lang w:val="en-US"/>
        </w:rPr>
        <w:t>DüzeltmeliTaşınım</w:t>
      </w:r>
      <w:proofErr w:type="spellEnd"/>
      <w:r w:rsidRPr="000E09BD">
        <w:rPr>
          <w:lang w:val="en-US"/>
        </w:rPr>
        <w:t xml:space="preserve"> (FCT) </w:t>
      </w:r>
      <w:proofErr w:type="spellStart"/>
      <w:r w:rsidRPr="000E09BD">
        <w:rPr>
          <w:lang w:val="en-US"/>
        </w:rPr>
        <w:t>algoritmasızamanabağlı</w:t>
      </w:r>
      <w:proofErr w:type="spellEnd"/>
      <w:r w:rsidRPr="000E09BD">
        <w:rPr>
          <w:lang w:val="en-US"/>
        </w:rPr>
        <w:t xml:space="preserve">, 1-boyutlu, lineerolmayangenelsüreklilikdenkleminiçözmekiçingeliştirilenyüksekmertebeden, </w:t>
      </w:r>
      <w:proofErr w:type="spellStart"/>
      <w:r w:rsidRPr="000E09BD">
        <w:rPr>
          <w:lang w:val="en-US"/>
        </w:rPr>
        <w:t>lineerolmayan</w:t>
      </w:r>
      <w:proofErr w:type="spellEnd"/>
      <w:r w:rsidRPr="000E09BD">
        <w:rPr>
          <w:lang w:val="en-US"/>
        </w:rPr>
        <w:t xml:space="preserve">, </w:t>
      </w:r>
      <w:proofErr w:type="spellStart"/>
      <w:r w:rsidRPr="000E09BD">
        <w:rPr>
          <w:lang w:val="en-US"/>
        </w:rPr>
        <w:t>monoton</w:t>
      </w:r>
      <w:proofErr w:type="spellEnd"/>
      <w:r w:rsidRPr="000E09BD">
        <w:rPr>
          <w:lang w:val="en-US"/>
        </w:rPr>
        <w:t xml:space="preserve">, </w:t>
      </w:r>
      <w:proofErr w:type="spellStart"/>
      <w:r w:rsidRPr="000E09BD">
        <w:rPr>
          <w:lang w:val="en-US"/>
        </w:rPr>
        <w:t>konservatifveartılık-koruyucubiralgoritmadır</w:t>
      </w:r>
      <w:proofErr w:type="spellEnd"/>
      <w:r w:rsidRPr="000E09BD">
        <w:rPr>
          <w:lang w:val="en-US"/>
        </w:rPr>
        <w:t xml:space="preserve"> (Oran, 1987). Bu </w:t>
      </w:r>
      <w:proofErr w:type="spellStart"/>
      <w:r w:rsidRPr="000E09BD">
        <w:rPr>
          <w:lang w:val="en-US"/>
        </w:rPr>
        <w:t>algoritmadördüncümertebefazdoğruluğunasahipolup</w:t>
      </w:r>
      <w:proofErr w:type="spellEnd"/>
      <w:r w:rsidRPr="000E09BD">
        <w:rPr>
          <w:lang w:val="en-US"/>
        </w:rPr>
        <w:t xml:space="preserve">, minimum </w:t>
      </w:r>
      <w:proofErr w:type="spellStart"/>
      <w:r w:rsidRPr="000E09BD">
        <w:rPr>
          <w:lang w:val="en-US"/>
        </w:rPr>
        <w:t>sayısalyayınımlakeskingradyanlarıçözebilmektedir</w:t>
      </w:r>
      <w:proofErr w:type="spellEnd"/>
      <w:r w:rsidRPr="000E09BD">
        <w:rPr>
          <w:lang w:val="en-US"/>
        </w:rPr>
        <w:t>.</w:t>
      </w:r>
    </w:p>
    <w:p w14:paraId="492BE4A7" w14:textId="77777777" w:rsidR="00D94813" w:rsidRPr="00E9219D" w:rsidRDefault="00D94813" w:rsidP="007B251B">
      <w:pPr>
        <w:pStyle w:val="BASLIK5"/>
      </w:pPr>
      <w:bookmarkStart w:id="290" w:name="_Toc224357621"/>
      <w:bookmarkStart w:id="291" w:name="_Toc286759138"/>
      <w:r w:rsidRPr="00E9219D">
        <w:t>Beşinci derece başlık nasıl: ilk harf büyük diğerleri küçük</w:t>
      </w:r>
      <w:bookmarkEnd w:id="290"/>
      <w:bookmarkEnd w:id="291"/>
    </w:p>
    <w:p w14:paraId="33EFBCE6" w14:textId="77777777" w:rsidR="000E09BD" w:rsidRPr="000E09BD" w:rsidRDefault="000E09BD" w:rsidP="000E09BD">
      <w:pPr>
        <w:pStyle w:val="GOVDE"/>
        <w:rPr>
          <w:lang w:val="en-US"/>
        </w:rPr>
      </w:pPr>
      <w:proofErr w:type="spellStart"/>
      <w:r w:rsidRPr="000E09BD">
        <w:rPr>
          <w:lang w:val="en-US"/>
        </w:rPr>
        <w:t>Akı</w:t>
      </w:r>
      <w:proofErr w:type="spellEnd"/>
      <w:r w:rsidRPr="000E09BD">
        <w:rPr>
          <w:lang w:val="en-US"/>
        </w:rPr>
        <w:t xml:space="preserve"> </w:t>
      </w:r>
      <w:proofErr w:type="spellStart"/>
      <w:r w:rsidRPr="000E09BD">
        <w:rPr>
          <w:lang w:val="en-US"/>
        </w:rPr>
        <w:t>DüzeltmeliTaşınım</w:t>
      </w:r>
      <w:proofErr w:type="spellEnd"/>
      <w:r w:rsidRPr="000E09BD">
        <w:rPr>
          <w:lang w:val="en-US"/>
        </w:rPr>
        <w:t xml:space="preserve"> (FCT) </w:t>
      </w:r>
      <w:proofErr w:type="spellStart"/>
      <w:r w:rsidRPr="000E09BD">
        <w:rPr>
          <w:lang w:val="en-US"/>
        </w:rPr>
        <w:t>algoritmasızamanabağlı</w:t>
      </w:r>
      <w:proofErr w:type="spellEnd"/>
      <w:r w:rsidRPr="000E09BD">
        <w:rPr>
          <w:lang w:val="en-US"/>
        </w:rPr>
        <w:t xml:space="preserve">, 1-boyutlu, lineerolmayangenelsüreklilikdenkleminiçözmekiçingeliştirilenyüksekmertebeden, </w:t>
      </w:r>
      <w:proofErr w:type="spellStart"/>
      <w:r w:rsidRPr="000E09BD">
        <w:rPr>
          <w:lang w:val="en-US"/>
        </w:rPr>
        <w:t>lineerolmayan</w:t>
      </w:r>
      <w:proofErr w:type="spellEnd"/>
      <w:r w:rsidRPr="000E09BD">
        <w:rPr>
          <w:lang w:val="en-US"/>
        </w:rPr>
        <w:t xml:space="preserve">, </w:t>
      </w:r>
      <w:proofErr w:type="spellStart"/>
      <w:r w:rsidRPr="000E09BD">
        <w:rPr>
          <w:lang w:val="en-US"/>
        </w:rPr>
        <w:t>monoton</w:t>
      </w:r>
      <w:proofErr w:type="spellEnd"/>
      <w:r w:rsidRPr="000E09BD">
        <w:rPr>
          <w:lang w:val="en-US"/>
        </w:rPr>
        <w:t xml:space="preserve">, </w:t>
      </w:r>
      <w:proofErr w:type="spellStart"/>
      <w:r w:rsidRPr="000E09BD">
        <w:rPr>
          <w:lang w:val="en-US"/>
        </w:rPr>
        <w:t>konservatifveartılık-koruyucubiralgoritmadır</w:t>
      </w:r>
      <w:proofErr w:type="spellEnd"/>
      <w:r w:rsidRPr="000E09BD">
        <w:rPr>
          <w:lang w:val="en-US"/>
        </w:rPr>
        <w:t xml:space="preserve"> (Oran, 1987). Bu </w:t>
      </w:r>
      <w:proofErr w:type="spellStart"/>
      <w:r w:rsidRPr="000E09BD">
        <w:rPr>
          <w:lang w:val="en-US"/>
        </w:rPr>
        <w:t>algoritmadördüncümertebefazdoğruluğunasahipolup</w:t>
      </w:r>
      <w:proofErr w:type="spellEnd"/>
      <w:r w:rsidRPr="000E09BD">
        <w:rPr>
          <w:lang w:val="en-US"/>
        </w:rPr>
        <w:t xml:space="preserve">, minimum </w:t>
      </w:r>
      <w:proofErr w:type="spellStart"/>
      <w:r w:rsidRPr="000E09BD">
        <w:rPr>
          <w:lang w:val="en-US"/>
        </w:rPr>
        <w:t>sayısalyayınımlakeskingradyanlarıçözebilmektedir</w:t>
      </w:r>
      <w:proofErr w:type="spellEnd"/>
      <w:r w:rsidRPr="000E09BD">
        <w:rPr>
          <w:lang w:val="en-US"/>
        </w:rPr>
        <w:t>.</w:t>
      </w:r>
    </w:p>
    <w:p w14:paraId="0F2EA26B" w14:textId="77777777" w:rsidR="00D94813" w:rsidRPr="00E9219D" w:rsidRDefault="00FF25C1" w:rsidP="00FF25C1">
      <w:pPr>
        <w:pStyle w:val="GOVDE"/>
        <w:keepLines/>
        <w:jc w:val="center"/>
        <w:rPr>
          <w:lang w:val="en-US"/>
        </w:rPr>
      </w:pPr>
      <w:r>
        <w:rPr>
          <w:noProof/>
        </w:rPr>
        <w:drawing>
          <wp:inline distT="0" distB="0" distL="0" distR="0" wp14:anchorId="4DDD3500" wp14:editId="3A471140">
            <wp:extent cx="2628900" cy="19240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B1994B4" w14:textId="77777777" w:rsidR="00D94813" w:rsidRPr="00E9219D" w:rsidRDefault="001A2DDD" w:rsidP="00B915C5">
      <w:pPr>
        <w:pStyle w:val="SekilFBESablonBolumV"/>
        <w:rPr>
          <w:lang w:val="en-US"/>
        </w:rPr>
      </w:pPr>
      <w:bookmarkStart w:id="292" w:name="_Ref278899063"/>
      <w:r>
        <w:rPr>
          <w:lang w:val="en-US"/>
        </w:rPr>
        <w:t>Beşincibölümde</w:t>
      </w:r>
      <w:r w:rsidR="00D94813" w:rsidRPr="00E9219D">
        <w:rPr>
          <w:lang w:val="en-US"/>
        </w:rPr>
        <w:t>örnekşekil.</w:t>
      </w:r>
      <w:bookmarkEnd w:id="292"/>
    </w:p>
    <w:p w14:paraId="6F6A68D9" w14:textId="77777777" w:rsidR="00D94813" w:rsidRPr="00E9219D" w:rsidRDefault="004B2DCF" w:rsidP="006B100F">
      <w:pPr>
        <w:pStyle w:val="GOVDE"/>
        <w:rPr>
          <w:lang w:val="en-US"/>
        </w:rPr>
      </w:pPr>
      <w:proofErr w:type="spellStart"/>
      <w:r w:rsidRPr="004B2DCF">
        <w:rPr>
          <w:lang w:val="en-US"/>
        </w:rPr>
        <w:t>Akı</w:t>
      </w:r>
      <w:proofErr w:type="spellEnd"/>
      <w:r w:rsidRPr="004B2DCF">
        <w:rPr>
          <w:lang w:val="en-US"/>
        </w:rPr>
        <w:t xml:space="preserve"> </w:t>
      </w:r>
      <w:proofErr w:type="spellStart"/>
      <w:r w:rsidRPr="004B2DCF">
        <w:rPr>
          <w:lang w:val="en-US"/>
        </w:rPr>
        <w:t>DüzeltmeliTaşınım</w:t>
      </w:r>
      <w:proofErr w:type="spellEnd"/>
      <w:r w:rsidRPr="004B2DCF">
        <w:rPr>
          <w:lang w:val="en-US"/>
        </w:rPr>
        <w:t xml:space="preserve"> (FCT) </w:t>
      </w:r>
      <w:proofErr w:type="spellStart"/>
      <w:r w:rsidRPr="004B2DCF">
        <w:rPr>
          <w:lang w:val="en-US"/>
        </w:rPr>
        <w:t>algoritmasızamanabağlı</w:t>
      </w:r>
      <w:proofErr w:type="spellEnd"/>
      <w:r w:rsidRPr="004B2DCF">
        <w:rPr>
          <w:lang w:val="en-US"/>
        </w:rPr>
        <w:t xml:space="preserve">, 1-boyutlu, lineerolmayangenelsüreklilikdenkleminiçözmekiçingeliştirilenyüksekmertebeden, </w:t>
      </w:r>
      <w:proofErr w:type="spellStart"/>
      <w:r w:rsidRPr="004B2DCF">
        <w:rPr>
          <w:lang w:val="en-US"/>
        </w:rPr>
        <w:t>lineerolmayan</w:t>
      </w:r>
      <w:proofErr w:type="spellEnd"/>
      <w:r w:rsidRPr="004B2DCF">
        <w:rPr>
          <w:lang w:val="en-US"/>
        </w:rPr>
        <w:t xml:space="preserve">, </w:t>
      </w:r>
      <w:proofErr w:type="spellStart"/>
      <w:r w:rsidRPr="004B2DCF">
        <w:rPr>
          <w:lang w:val="en-US"/>
        </w:rPr>
        <w:t>monoton</w:t>
      </w:r>
      <w:proofErr w:type="spellEnd"/>
      <w:r w:rsidRPr="004B2DCF">
        <w:rPr>
          <w:lang w:val="en-US"/>
        </w:rPr>
        <w:t xml:space="preserve">, </w:t>
      </w:r>
      <w:proofErr w:type="spellStart"/>
      <w:r w:rsidRPr="004B2DCF">
        <w:rPr>
          <w:lang w:val="en-US"/>
        </w:rPr>
        <w:t>konservatifveartılık-koruyucubiralgoritmadır</w:t>
      </w:r>
      <w:proofErr w:type="spellEnd"/>
      <w:r w:rsidRPr="004B2DCF">
        <w:rPr>
          <w:lang w:val="en-US"/>
        </w:rPr>
        <w:t xml:space="preserve"> (Oran, 1987). Bu </w:t>
      </w:r>
      <w:proofErr w:type="spellStart"/>
      <w:r w:rsidRPr="004B2DCF">
        <w:rPr>
          <w:lang w:val="en-US"/>
        </w:rPr>
        <w:t>algoritmadördüncümertebefazdoğruluğunasahipolup</w:t>
      </w:r>
      <w:proofErr w:type="spellEnd"/>
      <w:r w:rsidRPr="004B2DCF">
        <w:rPr>
          <w:lang w:val="en-US"/>
        </w:rPr>
        <w:t xml:space="preserve">, minimum </w:t>
      </w:r>
      <w:proofErr w:type="spellStart"/>
      <w:r w:rsidRPr="004B2DCF">
        <w:rPr>
          <w:lang w:val="en-US"/>
        </w:rPr>
        <w:t>sayısalyayınımlakeskingradyanlarıçözebilmektedir</w:t>
      </w:r>
      <w:proofErr w:type="spellEnd"/>
      <w:r w:rsidR="007B251B" w:rsidRPr="007B251B">
        <w:rPr>
          <w:lang w:val="en-US"/>
        </w:rPr>
        <w:t>.</w:t>
      </w:r>
    </w:p>
    <w:p w14:paraId="60453428" w14:textId="77777777" w:rsidR="00D94813" w:rsidRPr="00E9219D" w:rsidRDefault="001A2DDD" w:rsidP="00397577">
      <w:pPr>
        <w:pStyle w:val="CizelgeFBESablonBolumV"/>
        <w:rPr>
          <w:lang w:val="en-US"/>
        </w:rPr>
      </w:pPr>
      <w:bookmarkStart w:id="293" w:name="_Toc202259474"/>
      <w:r>
        <w:rPr>
          <w:lang w:val="en-US"/>
        </w:rPr>
        <w:t>Beşincibölümde</w:t>
      </w:r>
      <w:r w:rsidR="00D94813" w:rsidRPr="00E9219D">
        <w:rPr>
          <w:lang w:val="en-US"/>
        </w:rPr>
        <w:t>örnek</w:t>
      </w:r>
      <w:r w:rsidR="00D94813">
        <w:rPr>
          <w:lang w:val="en-US"/>
        </w:rPr>
        <w:t>çizelge</w:t>
      </w:r>
      <w:r w:rsidR="00D94813" w:rsidRPr="00E9219D">
        <w:rPr>
          <w:lang w:val="en-US"/>
        </w:rPr>
        <w:t>.</w:t>
      </w:r>
      <w:bookmarkEnd w:id="293"/>
    </w:p>
    <w:tbl>
      <w:tblPr>
        <w:tblW w:w="39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1444"/>
        <w:gridCol w:w="1477"/>
        <w:gridCol w:w="1688"/>
      </w:tblGrid>
      <w:tr w:rsidR="00D94813" w:rsidRPr="00E9219D" w14:paraId="2936F4C5" w14:textId="77777777" w:rsidTr="004B2DCF">
        <w:trPr>
          <w:jc w:val="center"/>
        </w:trPr>
        <w:tc>
          <w:tcPr>
            <w:tcW w:w="1511" w:type="pct"/>
          </w:tcPr>
          <w:p w14:paraId="59EECEF4" w14:textId="77777777" w:rsidR="00D94813" w:rsidRPr="00E9219D" w:rsidRDefault="00D94813" w:rsidP="001268AA">
            <w:pPr>
              <w:jc w:val="center"/>
              <w:rPr>
                <w:lang w:val="en-US"/>
              </w:rPr>
            </w:pPr>
            <w:r w:rsidRPr="00E9219D">
              <w:rPr>
                <w:lang w:val="en-US"/>
              </w:rPr>
              <w:t>Kolon</w:t>
            </w:r>
            <w:r w:rsidR="001268AA">
              <w:rPr>
                <w:lang w:val="en-US"/>
              </w:rPr>
              <w:t>1</w:t>
            </w:r>
          </w:p>
        </w:tc>
        <w:tc>
          <w:tcPr>
            <w:tcW w:w="1093" w:type="pct"/>
          </w:tcPr>
          <w:p w14:paraId="39863A1D" w14:textId="77777777" w:rsidR="00D94813" w:rsidRPr="00E9219D" w:rsidRDefault="00D94813" w:rsidP="001268AA">
            <w:pPr>
              <w:jc w:val="center"/>
              <w:rPr>
                <w:lang w:val="en-US"/>
              </w:rPr>
            </w:pPr>
            <w:r w:rsidRPr="00E9219D">
              <w:rPr>
                <w:lang w:val="en-US"/>
              </w:rPr>
              <w:t>Kolon</w:t>
            </w:r>
            <w:r w:rsidR="001268AA">
              <w:rPr>
                <w:lang w:val="en-US"/>
              </w:rPr>
              <w:t>2</w:t>
            </w:r>
          </w:p>
        </w:tc>
        <w:tc>
          <w:tcPr>
            <w:tcW w:w="1118" w:type="pct"/>
          </w:tcPr>
          <w:p w14:paraId="6D702B58" w14:textId="77777777" w:rsidR="00D94813" w:rsidRPr="00E9219D" w:rsidRDefault="00D94813" w:rsidP="001268AA">
            <w:pPr>
              <w:jc w:val="center"/>
              <w:rPr>
                <w:lang w:val="en-US"/>
              </w:rPr>
            </w:pPr>
            <w:r w:rsidRPr="00E9219D">
              <w:rPr>
                <w:lang w:val="en-US"/>
              </w:rPr>
              <w:t>Kolon</w:t>
            </w:r>
            <w:r w:rsidR="001268AA">
              <w:rPr>
                <w:lang w:val="en-US"/>
              </w:rPr>
              <w:t>3</w:t>
            </w:r>
          </w:p>
        </w:tc>
        <w:tc>
          <w:tcPr>
            <w:tcW w:w="1278" w:type="pct"/>
          </w:tcPr>
          <w:p w14:paraId="033BD3BF" w14:textId="77777777" w:rsidR="00D94813" w:rsidRPr="00E9219D" w:rsidRDefault="00D94813" w:rsidP="001268AA">
            <w:pPr>
              <w:jc w:val="center"/>
              <w:rPr>
                <w:lang w:val="en-US"/>
              </w:rPr>
            </w:pPr>
            <w:r w:rsidRPr="00E9219D">
              <w:rPr>
                <w:lang w:val="en-US"/>
              </w:rPr>
              <w:t>Kolon</w:t>
            </w:r>
            <w:r w:rsidR="001268AA">
              <w:rPr>
                <w:lang w:val="en-US"/>
              </w:rPr>
              <w:t>4</w:t>
            </w:r>
          </w:p>
        </w:tc>
      </w:tr>
      <w:tr w:rsidR="00D94813" w:rsidRPr="00E9219D" w14:paraId="0F4FFB38" w14:textId="77777777" w:rsidTr="004B2DCF">
        <w:trPr>
          <w:jc w:val="center"/>
        </w:trPr>
        <w:tc>
          <w:tcPr>
            <w:tcW w:w="1511" w:type="pct"/>
            <w:vAlign w:val="center"/>
          </w:tcPr>
          <w:p w14:paraId="3C58EDC1" w14:textId="77777777" w:rsidR="00D94813" w:rsidRPr="00E9219D" w:rsidRDefault="00D94813" w:rsidP="001268AA">
            <w:pPr>
              <w:jc w:val="center"/>
              <w:rPr>
                <w:lang w:val="en-US"/>
              </w:rPr>
            </w:pPr>
            <w:r w:rsidRPr="00E9219D">
              <w:rPr>
                <w:lang w:val="en-US"/>
              </w:rPr>
              <w:t>Satır</w:t>
            </w:r>
            <w:r w:rsidR="001268AA">
              <w:rPr>
                <w:lang w:val="en-US"/>
              </w:rPr>
              <w:t>1</w:t>
            </w:r>
          </w:p>
        </w:tc>
        <w:tc>
          <w:tcPr>
            <w:tcW w:w="1093" w:type="pct"/>
            <w:vAlign w:val="center"/>
          </w:tcPr>
          <w:p w14:paraId="3AA5DAD5" w14:textId="77777777" w:rsidR="00D94813" w:rsidRPr="00E9219D" w:rsidRDefault="00D94813" w:rsidP="001268AA">
            <w:pPr>
              <w:jc w:val="center"/>
              <w:rPr>
                <w:lang w:val="en-US"/>
              </w:rPr>
            </w:pPr>
            <w:r w:rsidRPr="00E9219D">
              <w:rPr>
                <w:lang w:val="en-US"/>
              </w:rPr>
              <w:t>Satır</w:t>
            </w:r>
            <w:r w:rsidR="001268AA">
              <w:rPr>
                <w:lang w:val="en-US"/>
              </w:rPr>
              <w:t>1</w:t>
            </w:r>
          </w:p>
        </w:tc>
        <w:tc>
          <w:tcPr>
            <w:tcW w:w="1118" w:type="pct"/>
            <w:vAlign w:val="center"/>
          </w:tcPr>
          <w:p w14:paraId="07C8EF6E" w14:textId="77777777" w:rsidR="00D94813" w:rsidRPr="00E9219D" w:rsidRDefault="00D94813" w:rsidP="001268AA">
            <w:pPr>
              <w:jc w:val="center"/>
              <w:rPr>
                <w:lang w:val="en-US"/>
              </w:rPr>
            </w:pPr>
            <w:r w:rsidRPr="00E9219D">
              <w:rPr>
                <w:lang w:val="en-US"/>
              </w:rPr>
              <w:t>Satır</w:t>
            </w:r>
            <w:r w:rsidR="001268AA">
              <w:rPr>
                <w:lang w:val="en-US"/>
              </w:rPr>
              <w:t>1</w:t>
            </w:r>
          </w:p>
        </w:tc>
        <w:tc>
          <w:tcPr>
            <w:tcW w:w="1278" w:type="pct"/>
          </w:tcPr>
          <w:p w14:paraId="4295FE77" w14:textId="77777777" w:rsidR="00D94813" w:rsidRPr="00E9219D" w:rsidRDefault="00D94813" w:rsidP="001268AA">
            <w:pPr>
              <w:jc w:val="center"/>
              <w:rPr>
                <w:lang w:val="en-US"/>
              </w:rPr>
            </w:pPr>
            <w:r w:rsidRPr="00E9219D">
              <w:rPr>
                <w:lang w:val="en-US"/>
              </w:rPr>
              <w:t>Satır</w:t>
            </w:r>
            <w:r w:rsidR="001268AA">
              <w:rPr>
                <w:lang w:val="en-US"/>
              </w:rPr>
              <w:t>1</w:t>
            </w:r>
          </w:p>
        </w:tc>
      </w:tr>
      <w:tr w:rsidR="00D94813" w:rsidRPr="00E9219D" w14:paraId="17587D13" w14:textId="77777777" w:rsidTr="004B2DCF">
        <w:trPr>
          <w:jc w:val="center"/>
        </w:trPr>
        <w:tc>
          <w:tcPr>
            <w:tcW w:w="1511" w:type="pct"/>
            <w:vAlign w:val="center"/>
          </w:tcPr>
          <w:p w14:paraId="0A653A9C" w14:textId="77777777" w:rsidR="00D94813" w:rsidRPr="00E9219D" w:rsidRDefault="00D94813" w:rsidP="001268AA">
            <w:pPr>
              <w:jc w:val="center"/>
              <w:rPr>
                <w:lang w:val="en-US"/>
              </w:rPr>
            </w:pPr>
            <w:r w:rsidRPr="00E9219D">
              <w:rPr>
                <w:lang w:val="en-US"/>
              </w:rPr>
              <w:t>Satır</w:t>
            </w:r>
            <w:r w:rsidR="001268AA">
              <w:rPr>
                <w:lang w:val="en-US"/>
              </w:rPr>
              <w:t>2</w:t>
            </w:r>
          </w:p>
        </w:tc>
        <w:tc>
          <w:tcPr>
            <w:tcW w:w="1093" w:type="pct"/>
            <w:vAlign w:val="center"/>
          </w:tcPr>
          <w:p w14:paraId="68862D0A" w14:textId="77777777" w:rsidR="00D94813" w:rsidRPr="00E9219D" w:rsidRDefault="00D94813" w:rsidP="001268AA">
            <w:pPr>
              <w:jc w:val="center"/>
              <w:rPr>
                <w:lang w:val="en-US"/>
              </w:rPr>
            </w:pPr>
            <w:r w:rsidRPr="00E9219D">
              <w:rPr>
                <w:lang w:val="en-US"/>
              </w:rPr>
              <w:t>Satır</w:t>
            </w:r>
            <w:r w:rsidR="001268AA">
              <w:rPr>
                <w:lang w:val="en-US"/>
              </w:rPr>
              <w:t>2</w:t>
            </w:r>
          </w:p>
        </w:tc>
        <w:tc>
          <w:tcPr>
            <w:tcW w:w="1118" w:type="pct"/>
            <w:vAlign w:val="center"/>
          </w:tcPr>
          <w:p w14:paraId="7E7AC593" w14:textId="77777777" w:rsidR="00D94813" w:rsidRPr="00E9219D" w:rsidRDefault="00D94813" w:rsidP="001268AA">
            <w:pPr>
              <w:jc w:val="center"/>
              <w:rPr>
                <w:lang w:val="en-US"/>
              </w:rPr>
            </w:pPr>
            <w:r w:rsidRPr="00E9219D">
              <w:rPr>
                <w:lang w:val="en-US"/>
              </w:rPr>
              <w:t>Satır</w:t>
            </w:r>
            <w:r w:rsidR="001268AA">
              <w:rPr>
                <w:lang w:val="en-US"/>
              </w:rPr>
              <w:t>2</w:t>
            </w:r>
          </w:p>
        </w:tc>
        <w:tc>
          <w:tcPr>
            <w:tcW w:w="1278" w:type="pct"/>
          </w:tcPr>
          <w:p w14:paraId="46FA9CA7" w14:textId="77777777" w:rsidR="00D94813" w:rsidRPr="00E9219D" w:rsidRDefault="00D94813" w:rsidP="001268AA">
            <w:pPr>
              <w:jc w:val="center"/>
              <w:rPr>
                <w:lang w:val="en-US"/>
              </w:rPr>
            </w:pPr>
            <w:r w:rsidRPr="00E9219D">
              <w:rPr>
                <w:lang w:val="en-US"/>
              </w:rPr>
              <w:t>Satır</w:t>
            </w:r>
            <w:r w:rsidR="001268AA">
              <w:rPr>
                <w:lang w:val="en-US"/>
              </w:rPr>
              <w:t>2</w:t>
            </w:r>
          </w:p>
        </w:tc>
      </w:tr>
      <w:tr w:rsidR="00D94813" w:rsidRPr="00E9219D" w14:paraId="4197AAA1" w14:textId="77777777" w:rsidTr="004B2DCF">
        <w:trPr>
          <w:jc w:val="center"/>
        </w:trPr>
        <w:tc>
          <w:tcPr>
            <w:tcW w:w="1511" w:type="pct"/>
            <w:vAlign w:val="center"/>
          </w:tcPr>
          <w:p w14:paraId="38C3038A" w14:textId="77777777" w:rsidR="00D94813" w:rsidRPr="00E9219D" w:rsidRDefault="00D94813" w:rsidP="001268AA">
            <w:pPr>
              <w:jc w:val="center"/>
              <w:rPr>
                <w:lang w:val="en-US"/>
              </w:rPr>
            </w:pPr>
            <w:r w:rsidRPr="00E9219D">
              <w:rPr>
                <w:lang w:val="en-US"/>
              </w:rPr>
              <w:t>Satır</w:t>
            </w:r>
            <w:r w:rsidR="001268AA">
              <w:rPr>
                <w:lang w:val="en-US"/>
              </w:rPr>
              <w:t>3</w:t>
            </w:r>
          </w:p>
        </w:tc>
        <w:tc>
          <w:tcPr>
            <w:tcW w:w="1093" w:type="pct"/>
            <w:vAlign w:val="center"/>
          </w:tcPr>
          <w:p w14:paraId="2C6BA378" w14:textId="77777777" w:rsidR="00D94813" w:rsidRPr="00E9219D" w:rsidRDefault="00D94813" w:rsidP="001268AA">
            <w:pPr>
              <w:jc w:val="center"/>
              <w:rPr>
                <w:lang w:val="en-US"/>
              </w:rPr>
            </w:pPr>
            <w:r w:rsidRPr="00E9219D">
              <w:rPr>
                <w:lang w:val="en-US"/>
              </w:rPr>
              <w:t>Satır</w:t>
            </w:r>
            <w:r w:rsidR="001268AA">
              <w:rPr>
                <w:lang w:val="en-US"/>
              </w:rPr>
              <w:t>3</w:t>
            </w:r>
          </w:p>
        </w:tc>
        <w:tc>
          <w:tcPr>
            <w:tcW w:w="1118" w:type="pct"/>
            <w:vAlign w:val="center"/>
          </w:tcPr>
          <w:p w14:paraId="386B005F" w14:textId="77777777" w:rsidR="00D94813" w:rsidRPr="00E9219D" w:rsidRDefault="00D94813" w:rsidP="001268AA">
            <w:pPr>
              <w:jc w:val="center"/>
              <w:rPr>
                <w:lang w:val="en-US"/>
              </w:rPr>
            </w:pPr>
            <w:r w:rsidRPr="00E9219D">
              <w:rPr>
                <w:lang w:val="en-US"/>
              </w:rPr>
              <w:t>Satır</w:t>
            </w:r>
            <w:r w:rsidR="001268AA">
              <w:rPr>
                <w:lang w:val="en-US"/>
              </w:rPr>
              <w:t>3</w:t>
            </w:r>
          </w:p>
        </w:tc>
        <w:tc>
          <w:tcPr>
            <w:tcW w:w="1278" w:type="pct"/>
          </w:tcPr>
          <w:p w14:paraId="7BFA04D0" w14:textId="77777777" w:rsidR="00D94813" w:rsidRPr="00E9219D" w:rsidRDefault="00D94813" w:rsidP="001268AA">
            <w:pPr>
              <w:jc w:val="center"/>
              <w:rPr>
                <w:lang w:val="en-US"/>
              </w:rPr>
            </w:pPr>
            <w:r w:rsidRPr="00E9219D">
              <w:rPr>
                <w:lang w:val="en-US"/>
              </w:rPr>
              <w:t>Satır</w:t>
            </w:r>
            <w:r w:rsidR="001268AA">
              <w:rPr>
                <w:lang w:val="en-US"/>
              </w:rPr>
              <w:t>3</w:t>
            </w:r>
          </w:p>
        </w:tc>
      </w:tr>
    </w:tbl>
    <w:p w14:paraId="7279C11F" w14:textId="77777777" w:rsidR="00D94813" w:rsidRDefault="004B2DCF" w:rsidP="006B100F">
      <w:pPr>
        <w:pStyle w:val="GOVDE"/>
        <w:spacing w:before="240"/>
        <w:rPr>
          <w:lang w:val="en-US"/>
        </w:rPr>
      </w:pPr>
      <w:proofErr w:type="spellStart"/>
      <w:r w:rsidRPr="004B2DCF">
        <w:rPr>
          <w:lang w:val="en-US"/>
        </w:rPr>
        <w:lastRenderedPageBreak/>
        <w:t>Akı</w:t>
      </w:r>
      <w:proofErr w:type="spellEnd"/>
      <w:r w:rsidRPr="004B2DCF">
        <w:rPr>
          <w:lang w:val="en-US"/>
        </w:rPr>
        <w:t xml:space="preserve"> </w:t>
      </w:r>
      <w:proofErr w:type="spellStart"/>
      <w:r w:rsidRPr="004B2DCF">
        <w:rPr>
          <w:lang w:val="en-US"/>
        </w:rPr>
        <w:t>DüzeltmeliTaşınım</w:t>
      </w:r>
      <w:proofErr w:type="spellEnd"/>
      <w:r w:rsidRPr="004B2DCF">
        <w:rPr>
          <w:lang w:val="en-US"/>
        </w:rPr>
        <w:t xml:space="preserve"> (FCT) </w:t>
      </w:r>
      <w:proofErr w:type="spellStart"/>
      <w:r w:rsidRPr="004B2DCF">
        <w:rPr>
          <w:lang w:val="en-US"/>
        </w:rPr>
        <w:t>algoritmasızamanabağlı</w:t>
      </w:r>
      <w:proofErr w:type="spellEnd"/>
      <w:r w:rsidRPr="004B2DCF">
        <w:rPr>
          <w:lang w:val="en-US"/>
        </w:rPr>
        <w:t xml:space="preserve">, 1-boyutlu, lineerolmayangenelsüreklilikdenkleminiçözmekiçingeliştirilenyüksekmertebeden, </w:t>
      </w:r>
      <w:proofErr w:type="spellStart"/>
      <w:r w:rsidRPr="004B2DCF">
        <w:rPr>
          <w:lang w:val="en-US"/>
        </w:rPr>
        <w:t>lineerolmayan</w:t>
      </w:r>
      <w:proofErr w:type="spellEnd"/>
      <w:r w:rsidRPr="004B2DCF">
        <w:rPr>
          <w:lang w:val="en-US"/>
        </w:rPr>
        <w:t xml:space="preserve">, </w:t>
      </w:r>
      <w:proofErr w:type="spellStart"/>
      <w:r w:rsidRPr="004B2DCF">
        <w:rPr>
          <w:lang w:val="en-US"/>
        </w:rPr>
        <w:t>monoton</w:t>
      </w:r>
      <w:proofErr w:type="spellEnd"/>
      <w:r w:rsidRPr="004B2DCF">
        <w:rPr>
          <w:lang w:val="en-US"/>
        </w:rPr>
        <w:t xml:space="preserve">, </w:t>
      </w:r>
      <w:proofErr w:type="spellStart"/>
      <w:r w:rsidRPr="004B2DCF">
        <w:rPr>
          <w:lang w:val="en-US"/>
        </w:rPr>
        <w:t>konservatifveartılık-koruyucubiralgoritmadır</w:t>
      </w:r>
      <w:proofErr w:type="spellEnd"/>
      <w:r w:rsidRPr="004B2DCF">
        <w:rPr>
          <w:lang w:val="en-US"/>
        </w:rPr>
        <w:t xml:space="preserve"> (Oran, 1987). Bu </w:t>
      </w:r>
      <w:proofErr w:type="spellStart"/>
      <w:r w:rsidRPr="004B2DCF">
        <w:rPr>
          <w:lang w:val="en-US"/>
        </w:rPr>
        <w:t>algoritmadördüncümertebefazdoğruluğunasahipolup</w:t>
      </w:r>
      <w:proofErr w:type="spellEnd"/>
      <w:r w:rsidRPr="004B2DCF">
        <w:rPr>
          <w:lang w:val="en-US"/>
        </w:rPr>
        <w:t xml:space="preserve">, minimum </w:t>
      </w:r>
      <w:proofErr w:type="spellStart"/>
      <w:r w:rsidRPr="004B2DCF">
        <w:rPr>
          <w:lang w:val="en-US"/>
        </w:rPr>
        <w:t>sayısalyayınımlakeskingradyanlarıçözebilmektedir</w:t>
      </w:r>
      <w:proofErr w:type="spellEnd"/>
      <w:r w:rsidR="007B251B" w:rsidRPr="007B251B">
        <w:rPr>
          <w:lang w:val="en-US"/>
        </w:rPr>
        <w:t>.</w:t>
      </w:r>
    </w:p>
    <w:p w14:paraId="43F2ABE9" w14:textId="77777777" w:rsidR="00BD090D" w:rsidRDefault="00BD090D" w:rsidP="006B100F">
      <w:pPr>
        <w:pStyle w:val="GOVDE"/>
        <w:spacing w:before="240"/>
        <w:rPr>
          <w:lang w:val="en-US"/>
        </w:rPr>
      </w:pPr>
      <w:r>
        <w:rPr>
          <w:lang w:val="en-US"/>
        </w:rPr>
        <w:br w:type="page"/>
      </w:r>
    </w:p>
    <w:p w14:paraId="4FB9E7FB" w14:textId="77777777" w:rsidR="00BD090D" w:rsidRPr="00BD090D" w:rsidRDefault="00BD090D" w:rsidP="00BD090D">
      <w:pPr>
        <w:pStyle w:val="GOVDE"/>
        <w:spacing w:before="240"/>
        <w:rPr>
          <w:lang w:val="en-US"/>
        </w:rPr>
      </w:pPr>
    </w:p>
    <w:p w14:paraId="2A0555F6" w14:textId="77777777" w:rsidR="00BD090D" w:rsidRPr="00BD090D" w:rsidRDefault="007F305E" w:rsidP="00BD090D">
      <w:pPr>
        <w:pStyle w:val="GOVDE"/>
        <w:spacing w:before="240"/>
        <w:rPr>
          <w:lang w:val="en-US"/>
        </w:rPr>
      </w:pPr>
      <w:r>
        <w:pict w14:anchorId="536D8C55">
          <v:group id="_x0000_s2147" style="position:absolute;left:0;text-align:left;margin-left:35.1pt;margin-top:5.3pt;width:258.25pt;height:138.75pt;z-index:251903488" coordorigin="648,5478" coordsize="5165,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">
            <v:line id="Line 589" o:spid="_x0000_s2148" style="position:absolute;flip:x;visibility:visible;mso-wrap-style:square" from="4923,6758" to="5813,6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tFcQAAADbAAAADwAAAGRycy9kb3ducmV2LnhtbESPQYvCMBSE7wv+h/AEb2tqUVmqUVQQ&#10;xIOwKqK3R/Nsi81LTaLWf79ZWNjjMDPfMNN5a2rxJOcrywoG/QQEcW51xYWC42H9+QXCB2SNtWVS&#10;8CYP81nnY4qZti/+puc+FCJC2GeooAyhyaT0eUkGfd82xNG7WmcwROkKqR2+ItzUMk2SsTRYcVwo&#10;saFVSflt/zAKztXuODJut7zct+n5MEzT5NqclOp128UERKA2/If/2hutYDiG3y/x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1K0VxAAAANsAAAAPAAAAAAAAAAAA&#10;AAAAAKECAABkcnMvZG93bnJldi54bWxQSwUGAAAAAAQABAD5AAAAkgMAAAAA&#10;" strokecolor="red"/>
            <v:shape id="AutoShape 590" o:spid="_x0000_s2149" type="#_x0000_t186" style="position:absolute;left:648;top:5478;width:4200;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A7+MEA&#10;AADbAAAADwAAAGRycy9kb3ducmV2LnhtbESPzW7CMBCE75V4B2uReisOKKA0xaAI1IorPw+wjbdJ&#10;IF5Htgvu29dISBxHM9+MZrmOphdXcr6zrGA6yUAQ11Z33Cg4HT/fChA+IGvsLZOCP/KwXo1ellhq&#10;e+M9XQ+hEamEfYkK2hCGUkpft2TQT+xAnLwf6wyGJF0jtcNbKje9nGXZQhrsOC20ONCmpfpy+DUK&#10;3vH8VVXue76JMj9FXWx3edgq9TqO1QeIQDE8ww96pxOXw/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gO/jBAAAA2wAAAA8AAAAAAAAAAAAAAAAAmAIAAGRycy9kb3du&#10;cmV2LnhtbFBLBQYAAAAABAAEAPUAAACGAwAAAAA=&#10;" filled="t" fillcolor="#ff9" strokecolor="red">
              <v:textbox>
                <w:txbxContent>
                  <w:p w14:paraId="58494A87" w14:textId="77777777" w:rsidR="006B59FB" w:rsidRDefault="006B59FB" w:rsidP="00BD090D">
                    <w:pPr>
                      <w:rPr>
                        <w:b/>
                        <w:color w:val="FF0000"/>
                      </w:rPr>
                    </w:pPr>
                    <w:r w:rsidRPr="006D4F6C">
                      <w:t xml:space="preserve">Arkalı önlü </w:t>
                    </w:r>
                    <w:proofErr w:type="spellStart"/>
                    <w:r w:rsidRPr="006D4F6C">
                      <w:t>bskılarda</w:t>
                    </w:r>
                    <w:proofErr w:type="spellEnd"/>
                    <w:r w:rsidRPr="006D4F6C">
                      <w:t xml:space="preserve"> her bölümün ilk sayfasının (birinci derece başlıkların) okuma yönünde sağdaki sayfada olmasına dikkat edilir.</w:t>
                    </w:r>
                  </w:p>
                  <w:p w14:paraId="0EBD147B" w14:textId="77777777" w:rsidR="006B59FB" w:rsidRPr="00E42B1A" w:rsidRDefault="006B59FB" w:rsidP="00BD090D">
                    <w:pPr>
                      <w:rPr>
                        <w:b/>
                        <w:color w:val="FF0000"/>
                      </w:rPr>
                    </w:pPr>
                    <w:r w:rsidRPr="00E42B1A">
                      <w:rPr>
                        <w:b/>
                        <w:color w:val="FF0000"/>
                      </w:rPr>
                      <w:t>Bu bir nottur, çıktı alamadan önce siliniz.</w:t>
                    </w:r>
                  </w:p>
                </w:txbxContent>
              </v:textbox>
            </v:shape>
            <v:line id="Line 591" o:spid="_x0000_s2150" style="position:absolute;visibility:visible;mso-wrap-style:square" from="5448,6788" to="5463,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TsMMAAADbAAAADwAAAGRycy9kb3ducmV2LnhtbESPUWvCQBCE3wv+h2OFvtWLUkONniKV&#10;QrVQqBWfl9w2F5rbDbmrif/eKxT6OMzMN8xqM/hGXagLtbCB6SQDRVyKrbkycPp8eXgCFSKyxUaY&#10;DFwpwGY9ulthYaXnD7ocY6UShEOBBlyMbaF1KB15DBNpiZP3JZ3HmGRXadthn+C+0bMsy7XHmtOC&#10;w5aeHZXfxx9v4LzPh4Ob9bv3neSVe3uUQ89izP142C5BRRrif/iv/WoNLObw+yX9AL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xE7DDAAAA2wAAAA8AAAAAAAAAAAAA&#10;AAAAoQIAAGRycy9kb3ducmV2LnhtbFBLBQYAAAAABAAEAPkAAACRAwAAAAA=&#10;" strokecolor="red">
              <v:stroke endarrow="block"/>
            </v:line>
          </v:group>
        </w:pict>
      </w:r>
    </w:p>
    <w:p w14:paraId="29BF86AD" w14:textId="77777777" w:rsidR="00BD090D" w:rsidRPr="00BD090D" w:rsidRDefault="00BD090D" w:rsidP="00BD090D">
      <w:pPr>
        <w:pStyle w:val="GOVDE"/>
        <w:spacing w:before="240"/>
        <w:rPr>
          <w:lang w:val="en-US"/>
        </w:rPr>
      </w:pPr>
    </w:p>
    <w:p w14:paraId="339E5930" w14:textId="77777777" w:rsidR="00BD090D" w:rsidRPr="00BD090D" w:rsidRDefault="00BD090D" w:rsidP="00BD090D">
      <w:pPr>
        <w:pStyle w:val="GOVDE"/>
        <w:spacing w:before="240"/>
        <w:rPr>
          <w:lang w:val="en-US"/>
        </w:rPr>
      </w:pPr>
    </w:p>
    <w:p w14:paraId="5CD06512" w14:textId="77777777" w:rsidR="00BD090D" w:rsidRPr="00BD090D" w:rsidRDefault="00BD090D" w:rsidP="00BD090D">
      <w:pPr>
        <w:pStyle w:val="GOVDE"/>
        <w:spacing w:before="240"/>
        <w:rPr>
          <w:lang w:val="en-US"/>
        </w:rPr>
      </w:pPr>
    </w:p>
    <w:p w14:paraId="41C24D30" w14:textId="77777777" w:rsidR="00BD090D" w:rsidRPr="00BD090D" w:rsidRDefault="00BD090D" w:rsidP="00BD090D">
      <w:pPr>
        <w:pStyle w:val="GOVDE"/>
        <w:spacing w:before="240"/>
        <w:rPr>
          <w:lang w:val="en-US"/>
        </w:rPr>
      </w:pPr>
    </w:p>
    <w:p w14:paraId="5618089F" w14:textId="77777777" w:rsidR="00BD090D" w:rsidRPr="00BD090D" w:rsidRDefault="007F305E" w:rsidP="00BD090D">
      <w:pPr>
        <w:pStyle w:val="GOVDE"/>
        <w:spacing w:before="240"/>
        <w:rPr>
          <w:lang w:val="en-US"/>
        </w:rPr>
      </w:pPr>
      <w:r>
        <w:pict w14:anchorId="2CAD68AE">
          <v:shape id="_x0000_s2151" type="#_x0000_t186" style="position:absolute;left:0;text-align:left;margin-left:223.4pt;margin-top:6.95pt;width:229.7pt;height:113.95pt;z-index:251904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" filled="t" fillcolor="#ff9" strokecolor="red">
            <v:textbox style="mso-next-textbox:#_x0000_s2151">
              <w:txbxContent>
                <w:p w14:paraId="2DBAA122" w14:textId="77777777" w:rsidR="006B59FB" w:rsidRDefault="006B59FB" w:rsidP="00BD090D">
                  <w:r>
                    <w:t xml:space="preserve">Bir sonraki bölümün tek numaralı sayfaya denk gelmesi için çift numaralı olan bu sayfayı boş bıraktık. </w:t>
                  </w:r>
                </w:p>
                <w:p w14:paraId="6BC45E1B" w14:textId="77777777" w:rsidR="006B59FB" w:rsidRDefault="006B59FB" w:rsidP="00BD090D"/>
                <w:p w14:paraId="675B19F5" w14:textId="77777777" w:rsidR="006B59FB" w:rsidRPr="00D86BFD" w:rsidRDefault="006B59FB" w:rsidP="00BD090D">
                  <w:pPr>
                    <w:rPr>
                      <w:b/>
                      <w:color w:val="FF0000"/>
                    </w:rPr>
                  </w:pPr>
                  <w:r w:rsidRPr="00480905">
                    <w:rPr>
                      <w:b/>
                      <w:color w:val="FF0000"/>
                    </w:rPr>
                    <w:t>Bu bir nottur, çıktı almadan önce siliniz.</w:t>
                  </w:r>
                </w:p>
              </w:txbxContent>
            </v:textbox>
            <w10:wrap anchorx="page"/>
          </v:shape>
        </w:pict>
      </w:r>
    </w:p>
    <w:p w14:paraId="730FA1F6" w14:textId="77777777" w:rsidR="00BD090D" w:rsidRPr="00BD090D" w:rsidRDefault="00BD090D" w:rsidP="00BD090D">
      <w:pPr>
        <w:pStyle w:val="GOVDE"/>
        <w:spacing w:before="240"/>
        <w:rPr>
          <w:lang w:val="en-US"/>
        </w:rPr>
      </w:pPr>
    </w:p>
    <w:p w14:paraId="39C55147" w14:textId="77777777" w:rsidR="00BD090D" w:rsidRPr="00BD090D" w:rsidRDefault="00BD090D" w:rsidP="00BD090D">
      <w:pPr>
        <w:pStyle w:val="GOVDE"/>
        <w:spacing w:before="240"/>
        <w:rPr>
          <w:lang w:val="en-US"/>
        </w:rPr>
      </w:pPr>
    </w:p>
    <w:p w14:paraId="61CBF4D2" w14:textId="77777777" w:rsidR="00BD090D" w:rsidRPr="00BD090D" w:rsidRDefault="00BD090D" w:rsidP="00BD090D">
      <w:pPr>
        <w:pStyle w:val="GOVDE"/>
        <w:spacing w:before="240"/>
        <w:rPr>
          <w:lang w:val="en-US"/>
        </w:rPr>
      </w:pPr>
    </w:p>
    <w:p w14:paraId="687C08EF" w14:textId="77777777" w:rsidR="00BD090D" w:rsidRPr="00BD090D" w:rsidRDefault="00BD090D" w:rsidP="00BD090D">
      <w:pPr>
        <w:pStyle w:val="GOVDE"/>
        <w:spacing w:before="240"/>
        <w:rPr>
          <w:lang w:val="en-US"/>
        </w:rPr>
      </w:pPr>
    </w:p>
    <w:p w14:paraId="796FA132" w14:textId="77777777" w:rsidR="00BD090D" w:rsidRPr="00BD090D" w:rsidRDefault="00BD090D" w:rsidP="00BD090D">
      <w:pPr>
        <w:pStyle w:val="GOVDE"/>
        <w:spacing w:before="240"/>
        <w:rPr>
          <w:lang w:val="en-US"/>
        </w:rPr>
      </w:pPr>
    </w:p>
    <w:p w14:paraId="4A87FC57" w14:textId="77777777" w:rsidR="00BD090D" w:rsidRPr="00BD090D" w:rsidRDefault="00BD090D" w:rsidP="00BD090D">
      <w:pPr>
        <w:pStyle w:val="GOVDE"/>
        <w:spacing w:before="240"/>
        <w:rPr>
          <w:lang w:val="en-US"/>
        </w:rPr>
      </w:pPr>
    </w:p>
    <w:p w14:paraId="5DE87523" w14:textId="77777777" w:rsidR="00BD090D" w:rsidRDefault="00BD090D" w:rsidP="006B100F">
      <w:pPr>
        <w:pStyle w:val="GOVDE"/>
        <w:spacing w:before="240"/>
        <w:rPr>
          <w:lang w:val="en-US"/>
        </w:rPr>
      </w:pPr>
    </w:p>
    <w:p w14:paraId="39E2B042" w14:textId="77777777" w:rsidR="00BD090D" w:rsidRDefault="00BD090D" w:rsidP="006B100F">
      <w:pPr>
        <w:pStyle w:val="GOVDE"/>
        <w:spacing w:before="240"/>
        <w:rPr>
          <w:lang w:val="en-US"/>
        </w:rPr>
      </w:pPr>
    </w:p>
    <w:p w14:paraId="4890A712" w14:textId="77777777" w:rsidR="00BD090D" w:rsidRDefault="00BD090D" w:rsidP="006B100F">
      <w:pPr>
        <w:pStyle w:val="GOVDE"/>
        <w:spacing w:before="240"/>
        <w:rPr>
          <w:lang w:val="en-US"/>
        </w:rPr>
      </w:pPr>
    </w:p>
    <w:p w14:paraId="7066483C" w14:textId="77777777" w:rsidR="00BD090D" w:rsidRDefault="00BD090D" w:rsidP="006B100F">
      <w:pPr>
        <w:pStyle w:val="GOVDE"/>
        <w:spacing w:before="240"/>
        <w:rPr>
          <w:lang w:val="en-US"/>
        </w:rPr>
      </w:pPr>
    </w:p>
    <w:p w14:paraId="1EEE18D0" w14:textId="77777777" w:rsidR="00BD090D" w:rsidRDefault="00BD090D" w:rsidP="006B100F">
      <w:pPr>
        <w:pStyle w:val="GOVDE"/>
        <w:spacing w:before="240"/>
        <w:rPr>
          <w:lang w:val="en-US"/>
        </w:rPr>
      </w:pPr>
    </w:p>
    <w:p w14:paraId="2F3AB682" w14:textId="77777777" w:rsidR="00BD090D" w:rsidRPr="00E9219D" w:rsidRDefault="00BD090D" w:rsidP="006B100F">
      <w:pPr>
        <w:pStyle w:val="GOVDE"/>
        <w:spacing w:before="240"/>
        <w:rPr>
          <w:lang w:val="en-US"/>
        </w:rPr>
      </w:pPr>
    </w:p>
    <w:p w14:paraId="7A7875FC" w14:textId="77777777" w:rsidR="00CC64CE" w:rsidRDefault="00CC64CE" w:rsidP="00BD090D">
      <w:pPr>
        <w:pStyle w:val="BASLIK1"/>
        <w:numPr>
          <w:ilvl w:val="0"/>
          <w:numId w:val="0"/>
        </w:numPr>
        <w:rPr>
          <w:lang w:val="en-US"/>
        </w:rPr>
      </w:pPr>
      <w:bookmarkStart w:id="294" w:name="_Toc190755333"/>
      <w:bookmarkStart w:id="295" w:name="_Toc190755911"/>
      <w:bookmarkStart w:id="296" w:name="_Toc224357622"/>
      <w:bookmarkStart w:id="297" w:name="_Toc286759139"/>
    </w:p>
    <w:p w14:paraId="7A533FCD" w14:textId="77777777" w:rsidR="00BD090D" w:rsidRDefault="00BD090D" w:rsidP="00BD090D">
      <w:pPr>
        <w:pStyle w:val="BASLIK1"/>
        <w:numPr>
          <w:ilvl w:val="0"/>
          <w:numId w:val="0"/>
        </w:numPr>
        <w:rPr>
          <w:lang w:val="en-US"/>
        </w:rPr>
        <w:sectPr w:rsidR="00BD090D" w:rsidSect="0071176B">
          <w:pgSz w:w="11906" w:h="16838"/>
          <w:pgMar w:top="1418" w:right="1418" w:bottom="1418" w:left="2268" w:header="709" w:footer="709" w:gutter="0"/>
          <w:cols w:space="708"/>
          <w:docGrid w:linePitch="360"/>
        </w:sectPr>
      </w:pPr>
    </w:p>
    <w:p w14:paraId="66C39408" w14:textId="77777777" w:rsidR="00D94813" w:rsidRPr="00E9219D" w:rsidRDefault="00D94813" w:rsidP="006B100F">
      <w:pPr>
        <w:pStyle w:val="BASLIK1"/>
        <w:rPr>
          <w:lang w:val="en-US"/>
        </w:rPr>
      </w:pPr>
      <w:r w:rsidRPr="00E9219D">
        <w:rPr>
          <w:lang w:val="en-US"/>
        </w:rPr>
        <w:lastRenderedPageBreak/>
        <w:t>SONUÇ VE ÖNERİLER</w:t>
      </w:r>
      <w:bookmarkEnd w:id="294"/>
      <w:bookmarkEnd w:id="295"/>
      <w:bookmarkEnd w:id="296"/>
      <w:bookmarkEnd w:id="297"/>
    </w:p>
    <w:p w14:paraId="7812DAC8" w14:textId="77777777" w:rsidR="00D94813" w:rsidRPr="00E9219D" w:rsidRDefault="004B2DCF" w:rsidP="00A8459D">
      <w:pPr>
        <w:pStyle w:val="GOVDE"/>
        <w:rPr>
          <w:lang w:val="en-US"/>
        </w:rPr>
      </w:pPr>
      <w:bookmarkStart w:id="298" w:name="_Toc190755334"/>
      <w:bookmarkStart w:id="299" w:name="_Toc190755912"/>
      <w:r>
        <w:rPr>
          <w:lang w:val="en-US"/>
        </w:rPr>
        <w:t xml:space="preserve">Bu </w:t>
      </w:r>
      <w:proofErr w:type="spellStart"/>
      <w:r>
        <w:rPr>
          <w:lang w:val="en-US"/>
        </w:rPr>
        <w:t>ç</w:t>
      </w:r>
      <w:r w:rsidR="003107EF" w:rsidRPr="003107EF">
        <w:rPr>
          <w:lang w:val="en-US"/>
        </w:rPr>
        <w:t>alışmadakapalıbirortamındüşeyduvarının</w:t>
      </w:r>
      <w:proofErr w:type="spellEnd"/>
      <w:r>
        <w:rPr>
          <w:lang w:val="en-US"/>
        </w:rPr>
        <w:t xml:space="preserve"> harmonic </w:t>
      </w:r>
      <w:r w:rsidR="003107EF" w:rsidRPr="003107EF">
        <w:rPr>
          <w:lang w:val="en-US"/>
        </w:rPr>
        <w:t xml:space="preserve">olaraktitreşimininısıtılansağduvarındanısıaktarımınaetkilerisayısalolarakincelenmiştir. </w:t>
      </w:r>
      <w:proofErr w:type="spellStart"/>
      <w:r w:rsidR="003107EF" w:rsidRPr="003107EF">
        <w:rPr>
          <w:lang w:val="en-US"/>
        </w:rPr>
        <w:t>Bununiçin</w:t>
      </w:r>
      <w:r w:rsidR="003107EF">
        <w:rPr>
          <w:lang w:val="en-US"/>
        </w:rPr>
        <w:t>beş</w:t>
      </w:r>
      <w:r w:rsidR="003107EF" w:rsidRPr="003107EF">
        <w:rPr>
          <w:lang w:val="en-US"/>
        </w:rPr>
        <w:t>farklı</w:t>
      </w:r>
      <w:proofErr w:type="spellEnd"/>
      <w:r>
        <w:rPr>
          <w:lang w:val="en-US"/>
        </w:rPr>
        <w:t xml:space="preserve"> parameter </w:t>
      </w:r>
      <w:proofErr w:type="spellStart"/>
      <w:proofErr w:type="gramStart"/>
      <w:r w:rsidR="003107EF" w:rsidRPr="003107EF">
        <w:rPr>
          <w:lang w:val="en-US"/>
        </w:rPr>
        <w:t>çalışılmıştır</w:t>
      </w:r>
      <w:bookmarkEnd w:id="298"/>
      <w:bookmarkEnd w:id="299"/>
      <w:proofErr w:type="spellEnd"/>
      <w:r w:rsidR="003107EF">
        <w:rPr>
          <w:lang w:val="en-US"/>
        </w:rPr>
        <w:t>:…</w:t>
      </w:r>
      <w:proofErr w:type="gramEnd"/>
      <w:r w:rsidR="003107EF">
        <w:rPr>
          <w:lang w:val="en-US"/>
        </w:rPr>
        <w:t>………</w:t>
      </w:r>
    </w:p>
    <w:p w14:paraId="06602FBC" w14:textId="77777777" w:rsidR="0053142C" w:rsidRDefault="0053142C" w:rsidP="0053142C">
      <w:pPr>
        <w:rPr>
          <w:b/>
          <w:lang w:val="en-US"/>
        </w:rPr>
      </w:pPr>
    </w:p>
    <w:p w14:paraId="3313E330" w14:textId="77777777" w:rsidR="0053142C" w:rsidRPr="003B779E" w:rsidRDefault="0053142C" w:rsidP="0053142C">
      <w:pPr>
        <w:sectPr w:rsidR="0053142C" w:rsidRPr="003B779E" w:rsidSect="0071176B">
          <w:pgSz w:w="11906" w:h="16838"/>
          <w:pgMar w:top="1418" w:right="1418" w:bottom="1418" w:left="2268" w:header="709" w:footer="709" w:gutter="0"/>
          <w:cols w:space="708"/>
          <w:docGrid w:linePitch="360"/>
        </w:sectPr>
      </w:pPr>
    </w:p>
    <w:p w14:paraId="1CFF8281" w14:textId="77777777" w:rsidR="00D94813" w:rsidRPr="002012BA" w:rsidRDefault="007F305E" w:rsidP="007722B0">
      <w:pPr>
        <w:pStyle w:val="BASLIK1"/>
        <w:numPr>
          <w:ilvl w:val="0"/>
          <w:numId w:val="0"/>
        </w:numPr>
        <w:spacing w:line="240" w:lineRule="auto"/>
        <w:rPr>
          <w:lang w:val="en-US"/>
        </w:rPr>
      </w:pPr>
      <w:bookmarkStart w:id="300" w:name="_Toc190755335"/>
      <w:bookmarkStart w:id="301" w:name="_Toc190755913"/>
      <w:bookmarkStart w:id="302" w:name="_Toc224357627"/>
      <w:bookmarkStart w:id="303" w:name="_Toc286759144"/>
      <w:r>
        <w:rPr>
          <w:b w:val="0"/>
        </w:rPr>
        <w:lastRenderedPageBreak/>
        <w:pict w14:anchorId="13959FD9">
          <v:group id="Group 863" o:spid="_x0000_s2152" style="position:absolute;margin-left:124.85pt;margin-top:-19.9pt;width:468.75pt;height:92.25pt;z-index:251801088;mso-position-horizontal-relative:page" coordorigin="93,518" coordsize="9375,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">
            <v:shape id="AutoShape 564" o:spid="_x0000_s2153" type="#_x0000_t186" style="position:absolute;left:2088;top:518;width:7380;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1iwb8A&#10;AADbAAAADwAAAGRycy9kb3ducmV2LnhtbERP3U7CMBS+N+EdmkPCnXTINDgpyzKC4VbgAY7rcZus&#10;p0tbWXl7e2Hi5Zfvf1tGM4gbOd9bVrBaZiCIG6t7bhVczofHDQgfkDUOlknBnTyUu9nDFgttJ/6g&#10;2ym0IoWwL1BBF8JYSOmbjgz6pR2JE/dlncGQoGuldjilcDPIpyx7kQZ7Tg0djlR31FxPP0bBK36/&#10;V5X7fK6jzC9Rb/bHPOyVWsxj9QYiUAz/4j/3UStYp/X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fWLBvwAAANsAAAAPAAAAAAAAAAAAAAAAAJgCAABkcnMvZG93bnJl&#10;di54bWxQSwUGAAAAAAQABAD1AAAAhAMAAAAA&#10;" filled="t" fillcolor="#ff9" strokecolor="red">
              <v:textbox style="mso-next-textbox:#AutoShape 564">
                <w:txbxContent>
                  <w:p w14:paraId="69530111" w14:textId="77777777" w:rsidR="006B59FB" w:rsidRPr="00DD337D" w:rsidRDefault="006B59FB" w:rsidP="00D94813">
                    <w:pPr>
                      <w:rPr>
                        <w:lang w:val="es-ES"/>
                      </w:rPr>
                    </w:pPr>
                    <w:r w:rsidRPr="00DD337D">
                      <w:rPr>
                        <w:lang w:val="es-ES"/>
                      </w:rPr>
                      <w:t>KAYNAKLAR</w:t>
                    </w:r>
                    <w:r>
                      <w:rPr>
                        <w:lang w:val="es-ES"/>
                      </w:rPr>
                      <w:t xml:space="preserve">:  </w:t>
                    </w:r>
                    <w:proofErr w:type="spellStart"/>
                    <w:r>
                      <w:rPr>
                        <w:lang w:val="es-ES"/>
                      </w:rPr>
                      <w:t>Y</w:t>
                    </w:r>
                    <w:r w:rsidRPr="00DD337D">
                      <w:rPr>
                        <w:lang w:val="es-ES"/>
                      </w:rPr>
                      <w:t>azar</w:t>
                    </w:r>
                    <w:proofErr w:type="spellEnd"/>
                    <w:r w:rsidRPr="00DD337D">
                      <w:rPr>
                        <w:lang w:val="es-ES"/>
                      </w:rPr>
                      <w:t xml:space="preserve"> </w:t>
                    </w:r>
                    <w:proofErr w:type="spellStart"/>
                    <w:r w:rsidRPr="00DD337D">
                      <w:rPr>
                        <w:lang w:val="es-ES"/>
                      </w:rPr>
                      <w:t>soyadına</w:t>
                    </w:r>
                    <w:proofErr w:type="spellEnd"/>
                    <w:r w:rsidRPr="00DD337D">
                      <w:rPr>
                        <w:lang w:val="es-ES"/>
                      </w:rPr>
                      <w:t xml:space="preserve"> </w:t>
                    </w:r>
                    <w:proofErr w:type="spellStart"/>
                    <w:r w:rsidRPr="00DD337D">
                      <w:rPr>
                        <w:lang w:val="es-ES"/>
                      </w:rPr>
                      <w:t>göre</w:t>
                    </w:r>
                    <w:proofErr w:type="spellEnd"/>
                    <w:r w:rsidRPr="00DD337D">
                      <w:rPr>
                        <w:lang w:val="es-ES"/>
                      </w:rPr>
                      <w:t xml:space="preserve">, </w:t>
                    </w:r>
                    <w:r w:rsidRPr="00DD337D">
                      <w:rPr>
                        <w:b/>
                        <w:lang w:val="es-ES"/>
                      </w:rPr>
                      <w:t xml:space="preserve">A dan Z ye </w:t>
                    </w:r>
                    <w:proofErr w:type="spellStart"/>
                    <w:r w:rsidRPr="00DD337D">
                      <w:rPr>
                        <w:b/>
                        <w:lang w:val="es-ES"/>
                      </w:rPr>
                      <w:t>sıralanır</w:t>
                    </w:r>
                    <w:proofErr w:type="spellEnd"/>
                    <w:r w:rsidRPr="00DD337D">
                      <w:rPr>
                        <w:b/>
                        <w:lang w:val="es-ES"/>
                      </w:rPr>
                      <w:t>.</w:t>
                    </w:r>
                  </w:p>
                  <w:p w14:paraId="305CD05A" w14:textId="77777777" w:rsidR="006B59FB" w:rsidRDefault="006B59FB" w:rsidP="00681329">
                    <w:pPr>
                      <w:rPr>
                        <w:lang w:val="en-GB"/>
                      </w:rPr>
                    </w:pPr>
                    <w:r>
                      <w:rPr>
                        <w:lang w:val="en-GB"/>
                      </w:rPr>
                      <w:t xml:space="preserve">Bu </w:t>
                    </w:r>
                    <w:proofErr w:type="spellStart"/>
                    <w:r>
                      <w:rPr>
                        <w:lang w:val="en-GB"/>
                      </w:rPr>
                      <w:t>bölüm</w:t>
                    </w:r>
                    <w:proofErr w:type="spellEnd"/>
                    <w:r>
                      <w:rPr>
                        <w:lang w:val="en-GB"/>
                      </w:rPr>
                      <w:t xml:space="preserve"> 1satır </w:t>
                    </w:r>
                    <w:proofErr w:type="spellStart"/>
                    <w:r>
                      <w:rPr>
                        <w:lang w:val="en-GB"/>
                      </w:rPr>
                      <w:t>aralıklı</w:t>
                    </w:r>
                    <w:proofErr w:type="spellEnd"/>
                    <w:r>
                      <w:rPr>
                        <w:lang w:val="en-GB"/>
                      </w:rPr>
                      <w:t xml:space="preserve"> </w:t>
                    </w:r>
                    <w:proofErr w:type="spellStart"/>
                    <w:r>
                      <w:rPr>
                        <w:lang w:val="en-GB"/>
                      </w:rPr>
                      <w:t>olarak</w:t>
                    </w:r>
                    <w:proofErr w:type="spellEnd"/>
                    <w:r>
                      <w:rPr>
                        <w:lang w:val="en-GB"/>
                      </w:rPr>
                      <w:t xml:space="preserve"> </w:t>
                    </w:r>
                    <w:proofErr w:type="spellStart"/>
                    <w:r>
                      <w:rPr>
                        <w:lang w:val="en-GB"/>
                      </w:rPr>
                      <w:t>yazılır</w:t>
                    </w:r>
                    <w:proofErr w:type="spellEnd"/>
                    <w:r w:rsidRPr="005D1AFC">
                      <w:rPr>
                        <w:lang w:val="en-GB"/>
                      </w:rPr>
                      <w:t xml:space="preserve">. </w:t>
                    </w:r>
                  </w:p>
                  <w:p w14:paraId="73B1EB1A" w14:textId="77777777" w:rsidR="006B59FB" w:rsidRPr="003A6F1B" w:rsidRDefault="006B59FB" w:rsidP="00681329">
                    <w:pPr>
                      <w:rPr>
                        <w:lang w:val="en-GB"/>
                      </w:rPr>
                    </w:pPr>
                    <w:proofErr w:type="spellStart"/>
                    <w:r>
                      <w:rPr>
                        <w:lang w:val="en-GB"/>
                      </w:rPr>
                      <w:t>Numaralı</w:t>
                    </w:r>
                    <w:proofErr w:type="spellEnd"/>
                    <w:r>
                      <w:rPr>
                        <w:lang w:val="en-GB"/>
                      </w:rPr>
                      <w:t xml:space="preserve"> </w:t>
                    </w:r>
                    <w:proofErr w:type="spellStart"/>
                    <w:r>
                      <w:rPr>
                        <w:lang w:val="en-GB"/>
                      </w:rPr>
                      <w:t>kaynaklarda</w:t>
                    </w:r>
                    <w:proofErr w:type="spellEnd"/>
                    <w:r>
                      <w:rPr>
                        <w:lang w:val="en-GB"/>
                      </w:rPr>
                      <w:t xml:space="preserve">, </w:t>
                    </w:r>
                    <w:proofErr w:type="spellStart"/>
                    <w:r>
                      <w:rPr>
                        <w:lang w:val="en-GB"/>
                      </w:rPr>
                      <w:t>kaynakların</w:t>
                    </w:r>
                    <w:proofErr w:type="spellEnd"/>
                    <w:r>
                      <w:rPr>
                        <w:lang w:val="en-GB"/>
                      </w:rPr>
                      <w:t xml:space="preserve"> </w:t>
                    </w:r>
                    <w:proofErr w:type="spellStart"/>
                    <w:r>
                      <w:rPr>
                        <w:lang w:val="en-GB"/>
                      </w:rPr>
                      <w:t>tez</w:t>
                    </w:r>
                    <w:proofErr w:type="spellEnd"/>
                    <w:r>
                      <w:rPr>
                        <w:lang w:val="en-GB"/>
                      </w:rPr>
                      <w:t xml:space="preserve"> </w:t>
                    </w:r>
                    <w:proofErr w:type="spellStart"/>
                    <w:r>
                      <w:rPr>
                        <w:lang w:val="en-GB"/>
                      </w:rPr>
                      <w:t>içerisinde</w:t>
                    </w:r>
                    <w:proofErr w:type="spellEnd"/>
                    <w:r>
                      <w:rPr>
                        <w:lang w:val="en-GB"/>
                      </w:rPr>
                      <w:t xml:space="preserve"> </w:t>
                    </w:r>
                    <w:proofErr w:type="spellStart"/>
                    <w:r>
                      <w:rPr>
                        <w:lang w:val="en-GB"/>
                      </w:rPr>
                      <w:t>veriliş</w:t>
                    </w:r>
                    <w:proofErr w:type="spellEnd"/>
                    <w:r>
                      <w:rPr>
                        <w:lang w:val="en-GB"/>
                      </w:rPr>
                      <w:t xml:space="preserve"> </w:t>
                    </w:r>
                    <w:proofErr w:type="spellStart"/>
                    <w:r>
                      <w:rPr>
                        <w:lang w:val="en-GB"/>
                      </w:rPr>
                      <w:t>sırasına</w:t>
                    </w:r>
                    <w:proofErr w:type="spellEnd"/>
                    <w:r>
                      <w:rPr>
                        <w:lang w:val="en-GB"/>
                      </w:rPr>
                      <w:t xml:space="preserve"> </w:t>
                    </w:r>
                    <w:proofErr w:type="spellStart"/>
                    <w:r>
                      <w:rPr>
                        <w:lang w:val="en-GB"/>
                      </w:rPr>
                      <w:t>göre</w:t>
                    </w:r>
                    <w:proofErr w:type="spellEnd"/>
                    <w:r>
                      <w:rPr>
                        <w:lang w:val="en-GB"/>
                      </w:rPr>
                      <w:t xml:space="preserve"> </w:t>
                    </w:r>
                    <w:proofErr w:type="spellStart"/>
                    <w:r>
                      <w:rPr>
                        <w:lang w:val="en-GB"/>
                      </w:rPr>
                      <w:t>numaralandırılması</w:t>
                    </w:r>
                    <w:proofErr w:type="spellEnd"/>
                    <w:r>
                      <w:rPr>
                        <w:lang w:val="en-GB"/>
                      </w:rPr>
                      <w:t xml:space="preserve"> </w:t>
                    </w:r>
                    <w:proofErr w:type="spellStart"/>
                    <w:r>
                      <w:rPr>
                        <w:lang w:val="en-GB"/>
                      </w:rPr>
                      <w:t>gerekir</w:t>
                    </w:r>
                    <w:proofErr w:type="spellEnd"/>
                    <w:r>
                      <w:rPr>
                        <w:lang w:val="en-GB"/>
                      </w:rPr>
                      <w:t>.</w:t>
                    </w:r>
                  </w:p>
                  <w:p w14:paraId="0B953F8E" w14:textId="77777777" w:rsidR="006B59FB" w:rsidRDefault="006B59FB" w:rsidP="00D94813">
                    <w:r w:rsidRPr="00480905">
                      <w:rPr>
                        <w:b/>
                        <w:color w:val="FF0000"/>
                      </w:rPr>
                      <w:t>Bu bir nottur, çıktı almadan önce siliniz.</w:t>
                    </w:r>
                  </w:p>
                </w:txbxContent>
              </v:textbox>
            </v:shape>
            <v:line id="Line 565" o:spid="_x0000_s2154" style="position:absolute;flip:y;visibility:visible;mso-wrap-style:square" from="93,1793" to="4083,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Jpn8QAAADbAAAADwAAAGRycy9kb3ducmV2LnhtbESPQWvCQBSE7wX/w/KE3uomCqFEVxGl&#10;4qkQKwRvz+wziWbfptk1pv++Wyh4HGbmG2axGkwjeupcbVlBPIlAEBdW11wqOH59vL2DcB5ZY2OZ&#10;FPyQg9Vy9LLAVNsHZ9QffCkChF2KCirv21RKV1Rk0E1sSxy8i+0M+iC7UuoOHwFuGjmNokQarDks&#10;VNjSpqLidrgbBdNLnn1/tniSu3N0PSU693qbK/U6HtZzEJ4G/wz/t/dawSyGvy/h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wmmfxAAAANsAAAAPAAAAAAAAAAAA&#10;AAAAAKECAABkcnMvZG93bnJldi54bWxQSwUGAAAAAAQABAD5AAAAkgMAAAAA&#10;" strokecolor="red">
              <v:stroke endarrow="block"/>
            </v:line>
            <w10:wrap anchorx="page"/>
          </v:group>
        </w:pict>
      </w:r>
      <w:r w:rsidR="00D94813" w:rsidRPr="002012BA">
        <w:rPr>
          <w:lang w:val="en-US"/>
        </w:rPr>
        <w:t>KAYNAK</w:t>
      </w:r>
      <w:bookmarkEnd w:id="300"/>
      <w:bookmarkEnd w:id="301"/>
      <w:r w:rsidR="00D94813" w:rsidRPr="002012BA">
        <w:rPr>
          <w:lang w:val="en-US"/>
        </w:rPr>
        <w:t>LAR</w:t>
      </w:r>
      <w:bookmarkEnd w:id="302"/>
      <w:bookmarkEnd w:id="303"/>
    </w:p>
    <w:p w14:paraId="113E4F14" w14:textId="77777777" w:rsidR="00D94813" w:rsidRPr="00E9219D" w:rsidRDefault="007F305E" w:rsidP="00680B25">
      <w:pPr>
        <w:autoSpaceDE w:val="0"/>
        <w:autoSpaceDN w:val="0"/>
        <w:adjustRightInd w:val="0"/>
        <w:spacing w:before="120" w:after="120"/>
        <w:ind w:left="1418" w:hanging="1418"/>
        <w:jc w:val="both"/>
        <w:rPr>
          <w:lang w:val="en-US"/>
        </w:rPr>
      </w:pPr>
      <w:r>
        <w:pict w14:anchorId="6E2209FE">
          <v:shape id="AutoShape 875" o:spid="_x0000_s2155" type="#_x0000_t186" style="position:absolute;left:0;text-align:left;margin-left:4.65pt;margin-top:39.5pt;width:105.75pt;height:96.75pt;flip:x;z-index:25187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" filled="t" fillcolor="#ff9" strokecolor="red">
            <v:textbox style="mso-next-textbox:#AutoShape 875">
              <w:txbxContent>
                <w:p w14:paraId="4CDEC084" w14:textId="77777777" w:rsidR="006B59FB" w:rsidRDefault="006B59FB" w:rsidP="005A7838">
                  <w:r>
                    <w:t>Tez referansı</w:t>
                  </w:r>
                </w:p>
                <w:p w14:paraId="188C5F19" w14:textId="77777777" w:rsidR="006B59FB" w:rsidRPr="00480905" w:rsidRDefault="006B59FB" w:rsidP="005A7838">
                  <w:pPr>
                    <w:rPr>
                      <w:b/>
                      <w:color w:val="FF0000"/>
                    </w:rPr>
                  </w:pPr>
                  <w:r w:rsidRPr="00480905">
                    <w:rPr>
                      <w:b/>
                      <w:color w:val="FF0000"/>
                    </w:rPr>
                    <w:t>Bu bir nottur, çıktı almadan önce siliniz.</w:t>
                  </w:r>
                </w:p>
              </w:txbxContent>
            </v:textbox>
            <w10:wrap anchorx="page"/>
          </v:shape>
        </w:pict>
      </w:r>
      <w:r w:rsidR="005D36DA">
        <w:rPr>
          <w:b/>
          <w:lang w:val="en-US"/>
        </w:rPr>
        <w:t>Al</w:t>
      </w:r>
      <w:r w:rsidR="008C5E9E" w:rsidRPr="008C5E9E">
        <w:rPr>
          <w:b/>
          <w:lang w:val="en-US"/>
        </w:rPr>
        <w:t xml:space="preserve">bert, A.A., Cuevas, S., del Rio, J.A., Lopez de </w:t>
      </w:r>
      <w:proofErr w:type="spellStart"/>
      <w:r w:rsidR="008C5E9E" w:rsidRPr="008C5E9E">
        <w:rPr>
          <w:b/>
          <w:lang w:val="en-US"/>
        </w:rPr>
        <w:t>Haro</w:t>
      </w:r>
      <w:proofErr w:type="spellEnd"/>
      <w:r w:rsidR="008C5E9E" w:rsidRPr="008C5E9E">
        <w:rPr>
          <w:b/>
          <w:lang w:val="en-US"/>
        </w:rPr>
        <w:t xml:space="preserve">, </w:t>
      </w:r>
      <w:proofErr w:type="gramStart"/>
      <w:r w:rsidR="008C5E9E" w:rsidRPr="008C5E9E">
        <w:rPr>
          <w:b/>
          <w:lang w:val="en-US"/>
        </w:rPr>
        <w:t>M.,</w:t>
      </w:r>
      <w:r w:rsidR="00B01007" w:rsidRPr="00B01007">
        <w:rPr>
          <w:lang w:val="en-US" w:eastAsia="en-GB"/>
        </w:rPr>
        <w:t>(</w:t>
      </w:r>
      <w:proofErr w:type="gramEnd"/>
      <w:r w:rsidR="008C5E9E">
        <w:rPr>
          <w:lang w:val="en-US"/>
        </w:rPr>
        <w:t>2009</w:t>
      </w:r>
      <w:r w:rsidR="00B01007">
        <w:rPr>
          <w:lang w:val="en-US"/>
        </w:rPr>
        <w:t>).</w:t>
      </w:r>
      <w:r w:rsidR="008C5E9E" w:rsidRPr="008C5E9E">
        <w:rPr>
          <w:lang w:val="en-US"/>
        </w:rPr>
        <w:t xml:space="preserve">Heat transfer enhancement in oscillatory flows of Newtonian and viscoelastic fluids, </w:t>
      </w:r>
      <w:r w:rsidR="008C5E9E" w:rsidRPr="008C5E9E">
        <w:rPr>
          <w:i/>
          <w:lang w:val="en-US"/>
        </w:rPr>
        <w:t>Int. J. Heat Mass Transfer</w:t>
      </w:r>
      <w:r w:rsidR="008C5E9E">
        <w:rPr>
          <w:lang w:val="en-US"/>
        </w:rPr>
        <w:t>, 52, 5472-5478</w:t>
      </w:r>
      <w:r w:rsidR="00D94813" w:rsidRPr="00E9219D">
        <w:rPr>
          <w:lang w:val="en-US"/>
        </w:rPr>
        <w:t>.</w:t>
      </w:r>
    </w:p>
    <w:p w14:paraId="1E6C7F4B" w14:textId="77777777" w:rsidR="00B01007" w:rsidRDefault="005D36DA" w:rsidP="00680B25">
      <w:pPr>
        <w:autoSpaceDE w:val="0"/>
        <w:autoSpaceDN w:val="0"/>
        <w:adjustRightInd w:val="0"/>
        <w:spacing w:before="120" w:after="120"/>
        <w:ind w:left="1418" w:hanging="1418"/>
        <w:jc w:val="both"/>
        <w:rPr>
          <w:lang w:val="en-US"/>
        </w:rPr>
      </w:pPr>
      <w:proofErr w:type="spellStart"/>
      <w:r>
        <w:rPr>
          <w:b/>
        </w:rPr>
        <w:t>B</w:t>
      </w:r>
      <w:r w:rsidR="00A94FF8" w:rsidRPr="00A94FF8">
        <w:rPr>
          <w:b/>
        </w:rPr>
        <w:t>hahin</w:t>
      </w:r>
      <w:proofErr w:type="spellEnd"/>
      <w:r w:rsidR="00A94FF8" w:rsidRPr="00A94FF8">
        <w:rPr>
          <w:b/>
        </w:rPr>
        <w:t xml:space="preserve">, </w:t>
      </w:r>
      <w:proofErr w:type="gramStart"/>
      <w:r w:rsidR="00A94FF8" w:rsidRPr="00A94FF8">
        <w:rPr>
          <w:b/>
        </w:rPr>
        <w:t>G.A.,</w:t>
      </w:r>
      <w:proofErr w:type="spellStart"/>
      <w:r w:rsidR="00A94FF8" w:rsidRPr="00A94FF8">
        <w:t>Theeffect</w:t>
      </w:r>
      <w:proofErr w:type="spellEnd"/>
      <w:proofErr w:type="gramEnd"/>
      <w:r w:rsidR="00A94FF8" w:rsidRPr="00A94FF8">
        <w:t xml:space="preserve"> of </w:t>
      </w:r>
      <w:proofErr w:type="spellStart"/>
      <w:r w:rsidR="00A94FF8" w:rsidRPr="00A94FF8">
        <w:t>pulsatingflow</w:t>
      </w:r>
      <w:proofErr w:type="spellEnd"/>
      <w:r w:rsidR="00A94FF8" w:rsidRPr="00A94FF8">
        <w:t xml:space="preserve"> on </w:t>
      </w:r>
      <w:proofErr w:type="spellStart"/>
      <w:r w:rsidR="00A94FF8" w:rsidRPr="00A94FF8">
        <w:t>forcedconvectiveheat</w:t>
      </w:r>
      <w:proofErr w:type="spellEnd"/>
      <w:r w:rsidR="00A94FF8" w:rsidRPr="00A94FF8">
        <w:t xml:space="preserve"> transfer, </w:t>
      </w:r>
      <w:proofErr w:type="spellStart"/>
      <w:r w:rsidR="00A94FF8" w:rsidRPr="00A94FF8">
        <w:rPr>
          <w:i/>
        </w:rPr>
        <w:t>M.Sc</w:t>
      </w:r>
      <w:proofErr w:type="spellEnd"/>
      <w:r w:rsidR="00A94FF8" w:rsidRPr="00A94FF8">
        <w:rPr>
          <w:i/>
        </w:rPr>
        <w:t xml:space="preserve">. </w:t>
      </w:r>
      <w:proofErr w:type="spellStart"/>
      <w:r w:rsidR="00A94FF8" w:rsidRPr="00A94FF8">
        <w:rPr>
          <w:i/>
        </w:rPr>
        <w:t>thesis</w:t>
      </w:r>
      <w:proofErr w:type="spellEnd"/>
      <w:r w:rsidR="00A94FF8" w:rsidRPr="00A94FF8">
        <w:t xml:space="preserve">, </w:t>
      </w:r>
      <w:proofErr w:type="spellStart"/>
      <w:r w:rsidR="00A94FF8" w:rsidRPr="00A94FF8">
        <w:t>University</w:t>
      </w:r>
      <w:proofErr w:type="spellEnd"/>
      <w:r w:rsidR="00A94FF8" w:rsidRPr="00A94FF8">
        <w:t xml:space="preserve"> of Western </w:t>
      </w:r>
      <w:proofErr w:type="spellStart"/>
      <w:r w:rsidR="00A94FF8" w:rsidRPr="00A94FF8">
        <w:t>Ontario</w:t>
      </w:r>
      <w:proofErr w:type="spellEnd"/>
      <w:r w:rsidR="00A94FF8" w:rsidRPr="00A94FF8">
        <w:t xml:space="preserve">, </w:t>
      </w:r>
      <w:proofErr w:type="spellStart"/>
      <w:r w:rsidR="00A94FF8" w:rsidRPr="00A94FF8">
        <w:t>Ontario</w:t>
      </w:r>
      <w:proofErr w:type="spellEnd"/>
      <w:r w:rsidR="00A94FF8" w:rsidRPr="00A94FF8">
        <w:t xml:space="preserve">, </w:t>
      </w:r>
      <w:r w:rsidR="00A94FF8">
        <w:t>(</w:t>
      </w:r>
      <w:r w:rsidR="00A94FF8" w:rsidRPr="00A94FF8">
        <w:t>1998</w:t>
      </w:r>
      <w:r w:rsidR="00A94FF8">
        <w:t>)</w:t>
      </w:r>
      <w:r w:rsidR="00B01007" w:rsidRPr="00A94FF8">
        <w:rPr>
          <w:lang w:val="en-US"/>
        </w:rPr>
        <w:t>.</w:t>
      </w:r>
    </w:p>
    <w:p w14:paraId="435C2F98" w14:textId="77777777" w:rsidR="00C306AB" w:rsidRPr="00E9219D" w:rsidRDefault="007F305E" w:rsidP="00680B25">
      <w:pPr>
        <w:autoSpaceDE w:val="0"/>
        <w:autoSpaceDN w:val="0"/>
        <w:adjustRightInd w:val="0"/>
        <w:spacing w:before="120" w:after="120"/>
        <w:ind w:left="1418" w:hanging="1418"/>
        <w:jc w:val="both"/>
        <w:rPr>
          <w:lang w:val="en-US"/>
        </w:rPr>
      </w:pPr>
      <w:r>
        <w:pict w14:anchorId="2AE63E06">
          <v:shape id="_x0000_s2156" type="#_x0000_t186" style="position:absolute;left:0;text-align:left;margin-left:516.55pt;margin-top:.55pt;width:98.25pt;height:104.25pt;flip:x;z-index:25187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" filled="t" fillcolor="#ff9" strokecolor="red">
            <v:textbox style="mso-next-textbox:#_x0000_s2156">
              <w:txbxContent>
                <w:p w14:paraId="2BCE5033" w14:textId="77777777" w:rsidR="006B59FB" w:rsidRDefault="006B59FB" w:rsidP="005A7838">
                  <w:r>
                    <w:t>Konferans referansı</w:t>
                  </w:r>
                </w:p>
                <w:p w14:paraId="24E77544" w14:textId="77777777" w:rsidR="006B59FB" w:rsidRPr="00480905" w:rsidRDefault="006B59FB" w:rsidP="005A7838">
                  <w:pPr>
                    <w:rPr>
                      <w:b/>
                      <w:color w:val="FF0000"/>
                    </w:rPr>
                  </w:pPr>
                  <w:r w:rsidRPr="00480905">
                    <w:rPr>
                      <w:b/>
                      <w:color w:val="FF0000"/>
                    </w:rPr>
                    <w:t>Bu bir nottur, çıktı almadan önce siliniz.</w:t>
                  </w:r>
                </w:p>
              </w:txbxContent>
            </v:textbox>
            <w10:wrap anchorx="page"/>
          </v:shape>
        </w:pict>
      </w:r>
      <w:proofErr w:type="spellStart"/>
      <w:r w:rsidR="005D36DA">
        <w:rPr>
          <w:b/>
        </w:rPr>
        <w:t>C</w:t>
      </w:r>
      <w:r w:rsidR="00C306AB" w:rsidRPr="00C306AB">
        <w:rPr>
          <w:b/>
        </w:rPr>
        <w:t>arper</w:t>
      </w:r>
      <w:proofErr w:type="spellEnd"/>
      <w:r w:rsidR="00C306AB" w:rsidRPr="00C306AB">
        <w:rPr>
          <w:b/>
        </w:rPr>
        <w:t xml:space="preserve">, E. B. (2007). </w:t>
      </w:r>
      <w:r w:rsidR="00C306AB" w:rsidRPr="00C306AB">
        <w:rPr>
          <w:i/>
          <w:iCs/>
        </w:rPr>
        <w:t>S</w:t>
      </w:r>
      <w:r w:rsidR="00C306AB">
        <w:rPr>
          <w:i/>
          <w:iCs/>
        </w:rPr>
        <w:t xml:space="preserve">u dolu kapalı bir ortamda ısı aktarımının titreşimli akış ile </w:t>
      </w:r>
      <w:proofErr w:type="gramStart"/>
      <w:r w:rsidR="00C306AB">
        <w:rPr>
          <w:i/>
          <w:iCs/>
        </w:rPr>
        <w:t>kontrolü</w:t>
      </w:r>
      <w:r w:rsidR="00C306AB" w:rsidRPr="00C306AB">
        <w:t>(</w:t>
      </w:r>
      <w:proofErr w:type="gramEnd"/>
      <w:r w:rsidR="00C306AB" w:rsidRPr="00C306AB">
        <w:t>doktora tezi). Adres: http://</w:t>
      </w:r>
      <w:r w:rsidR="00C306AB">
        <w:t>etu</w:t>
      </w:r>
      <w:r w:rsidR="00C306AB" w:rsidRPr="00C306AB">
        <w:t>.edu</w:t>
      </w:r>
      <w:r w:rsidR="00C306AB">
        <w:t>.tr</w:t>
      </w:r>
      <w:r w:rsidR="00C306AB" w:rsidRPr="00C306AB">
        <w:t>/</w:t>
      </w:r>
    </w:p>
    <w:p w14:paraId="429AC1C5" w14:textId="77777777" w:rsidR="001877C3" w:rsidRDefault="005D36DA" w:rsidP="00680B25">
      <w:pPr>
        <w:autoSpaceDE w:val="0"/>
        <w:autoSpaceDN w:val="0"/>
        <w:adjustRightInd w:val="0"/>
        <w:spacing w:before="120" w:after="120"/>
        <w:ind w:left="1418" w:hanging="1418"/>
        <w:jc w:val="both"/>
      </w:pPr>
      <w:r>
        <w:rPr>
          <w:b/>
        </w:rPr>
        <w:t>D</w:t>
      </w:r>
      <w:r w:rsidR="001877C3" w:rsidRPr="001877C3">
        <w:rPr>
          <w:b/>
        </w:rPr>
        <w:t>omura, S., Nakagawa, M.,</w:t>
      </w:r>
      <w:r w:rsidR="001877C3">
        <w:t xml:space="preserve">(1995) </w:t>
      </w:r>
      <w:r w:rsidR="001877C3" w:rsidRPr="001877C3">
        <w:t xml:space="preserve">Heat transfer enhancement by ultrasonic vibration, </w:t>
      </w:r>
      <w:r w:rsidR="001877C3" w:rsidRPr="001877C3">
        <w:rPr>
          <w:i/>
        </w:rPr>
        <w:t>ASME/JSME Therm. Eng. Joint Conferences</w:t>
      </w:r>
      <w:r w:rsidR="001877C3" w:rsidRPr="001877C3">
        <w:t xml:space="preserve">Orlando, Florida, USA, </w:t>
      </w:r>
      <w:r w:rsidR="001877C3">
        <w:t>06</w:t>
      </w:r>
      <w:r w:rsidR="001877C3" w:rsidRPr="001877C3">
        <w:t>-</w:t>
      </w:r>
      <w:r w:rsidR="001877C3">
        <w:t>12Haziran</w:t>
      </w:r>
      <w:r w:rsidR="001877C3" w:rsidRPr="001877C3">
        <w:t>.</w:t>
      </w:r>
    </w:p>
    <w:p w14:paraId="46087D74" w14:textId="77777777" w:rsidR="00C71163" w:rsidRDefault="007F305E" w:rsidP="00680B25">
      <w:pPr>
        <w:autoSpaceDE w:val="0"/>
        <w:autoSpaceDN w:val="0"/>
        <w:adjustRightInd w:val="0"/>
        <w:spacing w:before="120" w:after="120"/>
        <w:ind w:left="1418" w:hanging="1418"/>
        <w:jc w:val="both"/>
        <w:rPr>
          <w:lang w:val="en-US"/>
        </w:rPr>
      </w:pPr>
      <w:r>
        <w:rPr>
          <w:b/>
        </w:rPr>
        <w:pict w14:anchorId="5DE6439F">
          <v:shape id="_x0000_s2173" type="#_x0000_t186" style="position:absolute;left:0;text-align:left;margin-left:12.75pt;margin-top:22.55pt;width:100.5pt;height:121.5pt;flip:x;z-index:25187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" filled="t" fillcolor="#ff9" strokecolor="red">
            <v:textbox style="mso-next-textbox:#_x0000_s2173">
              <w:txbxContent>
                <w:p w14:paraId="03BC294F" w14:textId="77777777" w:rsidR="006B59FB" w:rsidRDefault="006B59FB" w:rsidP="005A7838">
                  <w:r>
                    <w:t>Kitap bölümü referansı</w:t>
                  </w:r>
                </w:p>
                <w:p w14:paraId="64897F82" w14:textId="77777777" w:rsidR="006B59FB" w:rsidRPr="00480905" w:rsidRDefault="006B59FB" w:rsidP="005A7838">
                  <w:pPr>
                    <w:rPr>
                      <w:b/>
                      <w:color w:val="FF0000"/>
                    </w:rPr>
                  </w:pPr>
                  <w:r w:rsidRPr="00480905">
                    <w:rPr>
                      <w:b/>
                      <w:color w:val="FF0000"/>
                    </w:rPr>
                    <w:t>Bu bir nottur, çıktı almadan önce siliniz.</w:t>
                  </w:r>
                </w:p>
              </w:txbxContent>
            </v:textbox>
            <w10:wrap anchorx="page"/>
          </v:shape>
        </w:pict>
      </w:r>
      <w:r w:rsidR="00C71163" w:rsidRPr="00C71163">
        <w:rPr>
          <w:b/>
        </w:rPr>
        <w:t xml:space="preserve">Duru, </w:t>
      </w:r>
      <w:proofErr w:type="gramStart"/>
      <w:r w:rsidR="00C71163" w:rsidRPr="00C71163">
        <w:rPr>
          <w:b/>
        </w:rPr>
        <w:t>C.,</w:t>
      </w:r>
      <w:proofErr w:type="spellStart"/>
      <w:r w:rsidR="00C71163" w:rsidRPr="00C71163">
        <w:rPr>
          <w:b/>
        </w:rPr>
        <w:t>Aktas</w:t>
      </w:r>
      <w:proofErr w:type="spellEnd"/>
      <w:proofErr w:type="gramEnd"/>
      <w:r w:rsidR="00C71163" w:rsidRPr="00C71163">
        <w:rPr>
          <w:b/>
        </w:rPr>
        <w:t>, M.K.,</w:t>
      </w:r>
      <w:r w:rsidR="00C71163">
        <w:t xml:space="preserve">(2014) </w:t>
      </w:r>
      <w:r w:rsidR="00C71163" w:rsidRPr="00C71163">
        <w:t xml:space="preserve">Control of </w:t>
      </w:r>
      <w:proofErr w:type="spellStart"/>
      <w:r w:rsidR="00C71163" w:rsidRPr="00C71163">
        <w:t>heat</w:t>
      </w:r>
      <w:proofErr w:type="spellEnd"/>
      <w:r w:rsidR="00C71163" w:rsidRPr="00C71163">
        <w:t xml:space="preserve"> transfer in a </w:t>
      </w:r>
      <w:proofErr w:type="spellStart"/>
      <w:r w:rsidR="00C71163" w:rsidRPr="00C71163">
        <w:t>waterfilledenclosurewith</w:t>
      </w:r>
      <w:proofErr w:type="spellEnd"/>
      <w:r w:rsidR="00C71163" w:rsidRPr="00C71163">
        <w:t xml:space="preserve"> a </w:t>
      </w:r>
      <w:proofErr w:type="spellStart"/>
      <w:r w:rsidR="00C71163" w:rsidRPr="00C71163">
        <w:t>vibratingsidewall</w:t>
      </w:r>
      <w:proofErr w:type="spellEnd"/>
      <w:r w:rsidR="00C71163" w:rsidRPr="00C71163">
        <w:t xml:space="preserve">, </w:t>
      </w:r>
      <w:proofErr w:type="spellStart"/>
      <w:r w:rsidR="00C71163" w:rsidRPr="00C71163">
        <w:rPr>
          <w:i/>
        </w:rPr>
        <w:t>Proceedings</w:t>
      </w:r>
      <w:proofErr w:type="spellEnd"/>
      <w:r w:rsidR="00C71163" w:rsidRPr="00C71163">
        <w:rPr>
          <w:i/>
        </w:rPr>
        <w:t xml:space="preserve"> of CONV-14: International </w:t>
      </w:r>
      <w:proofErr w:type="spellStart"/>
      <w:r w:rsidR="00C71163" w:rsidRPr="00C71163">
        <w:rPr>
          <w:i/>
        </w:rPr>
        <w:t>Symposium</w:t>
      </w:r>
      <w:proofErr w:type="spellEnd"/>
      <w:r w:rsidR="00C71163" w:rsidRPr="00C71163">
        <w:rPr>
          <w:i/>
        </w:rPr>
        <w:t xml:space="preserve"> on </w:t>
      </w:r>
      <w:proofErr w:type="spellStart"/>
      <w:r w:rsidR="00C71163" w:rsidRPr="00C71163">
        <w:rPr>
          <w:i/>
        </w:rPr>
        <w:t>ConvectiveHeatandMass</w:t>
      </w:r>
      <w:proofErr w:type="spellEnd"/>
      <w:r w:rsidR="00C71163" w:rsidRPr="00C71163">
        <w:rPr>
          <w:i/>
        </w:rPr>
        <w:t xml:space="preserve"> Transfer</w:t>
      </w:r>
      <w:r w:rsidR="00C71163" w:rsidRPr="00C71163">
        <w:t xml:space="preserve">, </w:t>
      </w:r>
      <w:proofErr w:type="spellStart"/>
      <w:r w:rsidR="00C71163" w:rsidRPr="00C71163">
        <w:t>Kusadasi</w:t>
      </w:r>
      <w:proofErr w:type="spellEnd"/>
      <w:r w:rsidR="00C71163" w:rsidRPr="00C71163">
        <w:t xml:space="preserve">, </w:t>
      </w:r>
      <w:proofErr w:type="spellStart"/>
      <w:r w:rsidR="00C71163" w:rsidRPr="00C71163">
        <w:t>Turkey</w:t>
      </w:r>
      <w:proofErr w:type="spellEnd"/>
      <w:r w:rsidR="00C71163">
        <w:t xml:space="preserve">, </w:t>
      </w:r>
      <w:proofErr w:type="spellStart"/>
      <w:r w:rsidR="00C71163">
        <w:t>June</w:t>
      </w:r>
      <w:proofErr w:type="spellEnd"/>
      <w:r w:rsidR="00C71163">
        <w:t xml:space="preserve"> 8-13</w:t>
      </w:r>
      <w:r w:rsidR="00C71163" w:rsidRPr="00C71163">
        <w:t>.</w:t>
      </w:r>
    </w:p>
    <w:p w14:paraId="4EC1B1A4" w14:textId="77777777" w:rsidR="00B01007" w:rsidRPr="00E9219D" w:rsidRDefault="005D36DA" w:rsidP="00680B25">
      <w:pPr>
        <w:autoSpaceDE w:val="0"/>
        <w:autoSpaceDN w:val="0"/>
        <w:adjustRightInd w:val="0"/>
        <w:spacing w:before="120" w:after="120"/>
        <w:ind w:left="1418" w:hanging="1418"/>
        <w:jc w:val="both"/>
        <w:rPr>
          <w:lang w:val="en-US"/>
        </w:rPr>
      </w:pPr>
      <w:r>
        <w:rPr>
          <w:b/>
        </w:rPr>
        <w:t>Fo</w:t>
      </w:r>
      <w:r w:rsidR="005A7838" w:rsidRPr="005A7838">
        <w:rPr>
          <w:b/>
        </w:rPr>
        <w:t xml:space="preserve">ran, </w:t>
      </w:r>
      <w:proofErr w:type="gramStart"/>
      <w:r w:rsidR="005A7838" w:rsidRPr="005A7838">
        <w:rPr>
          <w:b/>
        </w:rPr>
        <w:t>E.S.,</w:t>
      </w:r>
      <w:proofErr w:type="spellStart"/>
      <w:r w:rsidR="005A7838" w:rsidRPr="005A7838">
        <w:rPr>
          <w:b/>
        </w:rPr>
        <w:t>Boris</w:t>
      </w:r>
      <w:proofErr w:type="spellEnd"/>
      <w:proofErr w:type="gramEnd"/>
      <w:r w:rsidR="005A7838" w:rsidRPr="005A7838">
        <w:rPr>
          <w:b/>
        </w:rPr>
        <w:t xml:space="preserve">, J.P., </w:t>
      </w:r>
      <w:proofErr w:type="spellStart"/>
      <w:r w:rsidR="005A7838" w:rsidRPr="005A7838">
        <w:rPr>
          <w:i/>
        </w:rPr>
        <w:t>Numericalsimulation</w:t>
      </w:r>
      <w:proofErr w:type="spellEnd"/>
      <w:r w:rsidR="005A7838" w:rsidRPr="005A7838">
        <w:rPr>
          <w:i/>
        </w:rPr>
        <w:t xml:space="preserve"> of </w:t>
      </w:r>
      <w:proofErr w:type="spellStart"/>
      <w:r w:rsidR="005A7838" w:rsidRPr="005A7838">
        <w:rPr>
          <w:i/>
        </w:rPr>
        <w:t>reactiveflow</w:t>
      </w:r>
      <w:proofErr w:type="spellEnd"/>
      <w:r w:rsidR="005A7838" w:rsidRPr="005A7838">
        <w:rPr>
          <w:b/>
        </w:rPr>
        <w:t xml:space="preserve">, </w:t>
      </w:r>
      <w:proofErr w:type="spellStart"/>
      <w:r w:rsidR="00455953" w:rsidRPr="00455953">
        <w:t>In</w:t>
      </w:r>
      <w:r w:rsidR="00455953">
        <w:t>E</w:t>
      </w:r>
      <w:proofErr w:type="spellEnd"/>
      <w:r w:rsidR="00455953" w:rsidRPr="00455953">
        <w:t>.</w:t>
      </w:r>
      <w:r w:rsidR="00455953">
        <w:t xml:space="preserve"> S. Oran</w:t>
      </w:r>
      <w:r w:rsidR="00455953" w:rsidRPr="00455953">
        <w:t xml:space="preserve"> (Ed.), Nebraska </w:t>
      </w:r>
      <w:proofErr w:type="spellStart"/>
      <w:r w:rsidR="00455953" w:rsidRPr="00455953">
        <w:t>Symposium</w:t>
      </w:r>
      <w:proofErr w:type="spellEnd"/>
      <w:r w:rsidR="00455953" w:rsidRPr="00455953">
        <w:t xml:space="preserve"> on </w:t>
      </w:r>
      <w:proofErr w:type="spellStart"/>
      <w:r w:rsidR="00455953" w:rsidRPr="00455953">
        <w:t>Motivation</w:t>
      </w:r>
      <w:proofErr w:type="spellEnd"/>
      <w:r w:rsidR="00455953" w:rsidRPr="00455953">
        <w:t xml:space="preserve">: Vol.38. </w:t>
      </w:r>
      <w:r w:rsidR="00455953">
        <w:t>(Sf. 237</w:t>
      </w:r>
      <w:proofErr w:type="gramStart"/>
      <w:r w:rsidR="00455953">
        <w:t>),</w:t>
      </w:r>
      <w:r w:rsidR="005A7838" w:rsidRPr="005A7838">
        <w:t>New</w:t>
      </w:r>
      <w:proofErr w:type="gramEnd"/>
      <w:r w:rsidR="005A7838" w:rsidRPr="005A7838">
        <w:t xml:space="preserve"> York, Elsevier, </w:t>
      </w:r>
      <w:r w:rsidR="005A7838">
        <w:t>(</w:t>
      </w:r>
      <w:r w:rsidR="005A7838" w:rsidRPr="005A7838">
        <w:t>1987</w:t>
      </w:r>
      <w:r w:rsidR="005A7838">
        <w:t>)</w:t>
      </w:r>
      <w:r w:rsidR="00B01007">
        <w:rPr>
          <w:lang w:val="en-US"/>
        </w:rPr>
        <w:t>.</w:t>
      </w:r>
    </w:p>
    <w:p w14:paraId="77C8CCFF" w14:textId="77777777" w:rsidR="00B01007" w:rsidRPr="00E9219D" w:rsidRDefault="005D36DA" w:rsidP="00680B25">
      <w:pPr>
        <w:spacing w:before="120" w:after="120"/>
        <w:ind w:left="1418" w:hanging="1418"/>
        <w:jc w:val="both"/>
        <w:rPr>
          <w:lang w:val="en-US"/>
        </w:rPr>
      </w:pPr>
      <w:proofErr w:type="spellStart"/>
      <w:r>
        <w:rPr>
          <w:b/>
        </w:rPr>
        <w:t>G</w:t>
      </w:r>
      <w:r w:rsidR="00161B95" w:rsidRPr="00161B95">
        <w:rPr>
          <w:b/>
        </w:rPr>
        <w:t>aint</w:t>
      </w:r>
      <w:proofErr w:type="spellEnd"/>
      <w:r w:rsidR="00161B95" w:rsidRPr="00161B95">
        <w:rPr>
          <w:b/>
        </w:rPr>
        <w:t>-Martin-</w:t>
      </w:r>
      <w:proofErr w:type="spellStart"/>
      <w:r w:rsidR="00161B95" w:rsidRPr="00161B95">
        <w:rPr>
          <w:b/>
        </w:rPr>
        <w:t>Tillet</w:t>
      </w:r>
      <w:proofErr w:type="spellEnd"/>
      <w:r w:rsidR="00161B95" w:rsidRPr="00161B95">
        <w:rPr>
          <w:b/>
        </w:rPr>
        <w:t xml:space="preserve">, X.N., Oran, E.S., </w:t>
      </w:r>
      <w:r w:rsidR="00161B95" w:rsidRPr="00161B95">
        <w:t>(</w:t>
      </w:r>
      <w:proofErr w:type="gramStart"/>
      <w:r w:rsidR="00161B95" w:rsidRPr="00161B95">
        <w:t>1997)</w:t>
      </w:r>
      <w:proofErr w:type="spellStart"/>
      <w:r w:rsidR="00161B95" w:rsidRPr="00161B95">
        <w:t>Boundaryconditionsfor</w:t>
      </w:r>
      <w:proofErr w:type="spellEnd"/>
      <w:proofErr w:type="gramEnd"/>
      <w:r w:rsidR="00161B95" w:rsidRPr="00161B95">
        <w:t xml:space="preserve"> FCT </w:t>
      </w:r>
      <w:proofErr w:type="spellStart"/>
      <w:r w:rsidR="00161B95" w:rsidRPr="00161B95">
        <w:t>basedsolutions</w:t>
      </w:r>
      <w:proofErr w:type="spellEnd"/>
      <w:r w:rsidR="00161B95" w:rsidRPr="00161B95">
        <w:t xml:space="preserve"> of </w:t>
      </w:r>
      <w:proofErr w:type="spellStart"/>
      <w:r w:rsidR="00161B95" w:rsidRPr="00161B95">
        <w:t>theNavier-Stokesequations</w:t>
      </w:r>
      <w:proofErr w:type="spellEnd"/>
      <w:r w:rsidR="00161B95" w:rsidRPr="00161B95">
        <w:t xml:space="preserve">, </w:t>
      </w:r>
      <w:proofErr w:type="spellStart"/>
      <w:r w:rsidR="00161B95" w:rsidRPr="00161B95">
        <w:t>NavyResearchLaboratory</w:t>
      </w:r>
      <w:proofErr w:type="spellEnd"/>
      <w:r w:rsidR="00161B95">
        <w:rPr>
          <w:lang w:val="en-US"/>
        </w:rPr>
        <w:t>I</w:t>
      </w:r>
      <w:r w:rsidR="00A3171B">
        <w:rPr>
          <w:lang w:val="en-US"/>
        </w:rPr>
        <w:t>nternal R</w:t>
      </w:r>
      <w:r w:rsidR="00161B95" w:rsidRPr="00161B95">
        <w:rPr>
          <w:lang w:val="en-US"/>
        </w:rPr>
        <w:t>eport,</w:t>
      </w:r>
      <w:r w:rsidR="00161B95" w:rsidRPr="00161B95">
        <w:t xml:space="preserve"> Washington, DC, </w:t>
      </w:r>
      <w:r w:rsidR="00161B95">
        <w:rPr>
          <w:lang w:val="en-US"/>
        </w:rPr>
        <w:t>USA</w:t>
      </w:r>
      <w:r w:rsidR="00B01007" w:rsidRPr="00E9219D">
        <w:rPr>
          <w:lang w:val="en-US"/>
        </w:rPr>
        <w:t xml:space="preserve">. </w:t>
      </w:r>
    </w:p>
    <w:p w14:paraId="6D6D4C78" w14:textId="77777777" w:rsidR="00B01007" w:rsidRPr="00E9219D" w:rsidRDefault="007F305E" w:rsidP="00680B25">
      <w:pPr>
        <w:spacing w:before="120" w:after="120"/>
        <w:ind w:left="1418" w:hanging="1418"/>
        <w:jc w:val="both"/>
        <w:rPr>
          <w:lang w:val="en-US"/>
        </w:rPr>
      </w:pPr>
      <w:r>
        <w:rPr>
          <w:b/>
        </w:rPr>
        <w:pict w14:anchorId="65BD03A0">
          <v:shape id="_x0000_s2158" type="#_x0000_t186" style="position:absolute;left:0;text-align:left;margin-left:-8.1pt;margin-top:26.3pt;width:100.5pt;height:107.5pt;flip:x;z-index:25189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" filled="t" fillcolor="#ff9" strokecolor="red">
            <v:textbox style="mso-next-textbox:#_x0000_s2158">
              <w:txbxContent>
                <w:p w14:paraId="785A3C5E" w14:textId="77777777" w:rsidR="006B59FB" w:rsidRDefault="006B59FB" w:rsidP="00DB6954">
                  <w:r>
                    <w:t>Patent referansı</w:t>
                  </w:r>
                </w:p>
                <w:p w14:paraId="38CADBAF" w14:textId="77777777" w:rsidR="006B59FB" w:rsidRPr="00480905" w:rsidRDefault="006B59FB" w:rsidP="00DB6954">
                  <w:pPr>
                    <w:rPr>
                      <w:b/>
                      <w:color w:val="FF0000"/>
                    </w:rPr>
                  </w:pPr>
                  <w:r w:rsidRPr="00480905">
                    <w:rPr>
                      <w:b/>
                      <w:color w:val="FF0000"/>
                    </w:rPr>
                    <w:t>Bu bir nottur, çıktı almadan önce siliniz.</w:t>
                  </w:r>
                </w:p>
              </w:txbxContent>
            </v:textbox>
            <w10:wrap anchorx="page"/>
          </v:shape>
        </w:pict>
      </w:r>
      <w:proofErr w:type="spellStart"/>
      <w:r w:rsidR="005D36DA">
        <w:rPr>
          <w:b/>
          <w:lang w:val="en-US"/>
        </w:rPr>
        <w:t>H</w:t>
      </w:r>
      <w:r w:rsidR="00B01007" w:rsidRPr="00E9219D">
        <w:rPr>
          <w:b/>
          <w:lang w:val="en-US"/>
        </w:rPr>
        <w:t>urlando</w:t>
      </w:r>
      <w:proofErr w:type="spellEnd"/>
      <w:r w:rsidR="00B01007" w:rsidRPr="00E9219D">
        <w:rPr>
          <w:b/>
          <w:lang w:val="en-US"/>
        </w:rPr>
        <w:t xml:space="preserve">, P., Rosso, R., </w:t>
      </w:r>
      <w:proofErr w:type="spellStart"/>
      <w:r w:rsidR="00B01007" w:rsidRPr="00E9219D">
        <w:rPr>
          <w:b/>
          <w:lang w:val="en-US"/>
        </w:rPr>
        <w:t>Cadavid</w:t>
      </w:r>
      <w:proofErr w:type="spellEnd"/>
      <w:r w:rsidR="00B01007" w:rsidRPr="00E9219D">
        <w:rPr>
          <w:b/>
          <w:lang w:val="en-US"/>
        </w:rPr>
        <w:t xml:space="preserve">, L. G., </w:t>
      </w:r>
      <w:proofErr w:type="spellStart"/>
      <w:r w:rsidR="006C2627">
        <w:rPr>
          <w:b/>
          <w:lang w:val="en-US"/>
        </w:rPr>
        <w:t>ve</w:t>
      </w:r>
      <w:proofErr w:type="spellEnd"/>
      <w:r w:rsidR="00B01007" w:rsidRPr="00E9219D">
        <w:rPr>
          <w:b/>
          <w:lang w:val="en-US"/>
        </w:rPr>
        <w:t xml:space="preserve"> Salas, J. </w:t>
      </w:r>
      <w:proofErr w:type="gramStart"/>
      <w:r w:rsidR="00B01007" w:rsidRPr="00E9219D">
        <w:rPr>
          <w:b/>
          <w:lang w:val="en-US"/>
        </w:rPr>
        <w:t>D.</w:t>
      </w:r>
      <w:r w:rsidR="00B01007">
        <w:rPr>
          <w:lang w:val="en-US"/>
        </w:rPr>
        <w:t>(</w:t>
      </w:r>
      <w:proofErr w:type="gramEnd"/>
      <w:r w:rsidR="00B01007" w:rsidRPr="00E9219D">
        <w:rPr>
          <w:lang w:val="en-US"/>
        </w:rPr>
        <w:t>1993</w:t>
      </w:r>
      <w:r w:rsidR="00B01007">
        <w:rPr>
          <w:lang w:val="en-US"/>
        </w:rPr>
        <w:t>).</w:t>
      </w:r>
      <w:r w:rsidR="00B01007" w:rsidRPr="00E9219D">
        <w:rPr>
          <w:lang w:val="en-US"/>
        </w:rPr>
        <w:t xml:space="preserve">Forecasting of Short-term Rainfall Using ARMA Models. </w:t>
      </w:r>
      <w:r w:rsidR="00B01007">
        <w:rPr>
          <w:i/>
          <w:lang w:val="en-US"/>
        </w:rPr>
        <w:t>J Hydrol</w:t>
      </w:r>
      <w:r w:rsidR="00B01007" w:rsidRPr="00E9219D">
        <w:rPr>
          <w:i/>
          <w:lang w:val="en-US"/>
        </w:rPr>
        <w:t>.</w:t>
      </w:r>
      <w:r w:rsidR="000920C9">
        <w:rPr>
          <w:lang w:val="en-US"/>
        </w:rPr>
        <w:t>Cilt</w:t>
      </w:r>
      <w:r w:rsidR="00B01007" w:rsidRPr="00323271">
        <w:rPr>
          <w:b/>
          <w:i/>
          <w:lang w:val="en-US"/>
        </w:rPr>
        <w:t>144</w:t>
      </w:r>
      <w:r w:rsidR="00B01007" w:rsidRPr="00E9219D">
        <w:rPr>
          <w:lang w:val="en-US"/>
        </w:rPr>
        <w:t xml:space="preserve">, </w:t>
      </w:r>
      <w:proofErr w:type="spellStart"/>
      <w:r w:rsidR="000920C9">
        <w:rPr>
          <w:lang w:val="en-US"/>
        </w:rPr>
        <w:t>sayı</w:t>
      </w:r>
      <w:proofErr w:type="spellEnd"/>
      <w:r w:rsidR="00B01007" w:rsidRPr="00E9219D">
        <w:rPr>
          <w:lang w:val="en-US"/>
        </w:rPr>
        <w:t xml:space="preserve">. 1-4, </w:t>
      </w:r>
      <w:r w:rsidR="000920C9">
        <w:rPr>
          <w:lang w:val="en-US"/>
        </w:rPr>
        <w:t>Sf</w:t>
      </w:r>
      <w:r w:rsidR="00B01007" w:rsidRPr="00E9219D">
        <w:rPr>
          <w:lang w:val="en-US"/>
        </w:rPr>
        <w:t>. 193-211.</w:t>
      </w:r>
    </w:p>
    <w:p w14:paraId="151B7EEC" w14:textId="77777777" w:rsidR="00B01007" w:rsidRPr="00E9219D" w:rsidRDefault="00A314E4" w:rsidP="00680B25">
      <w:pPr>
        <w:spacing w:before="120" w:after="120"/>
        <w:ind w:left="1418" w:hanging="1418"/>
        <w:jc w:val="both"/>
        <w:rPr>
          <w:lang w:val="en-US"/>
        </w:rPr>
      </w:pPr>
      <w:proofErr w:type="spellStart"/>
      <w:r>
        <w:rPr>
          <w:b/>
          <w:lang w:val="en-US"/>
        </w:rPr>
        <w:t>Kakaç</w:t>
      </w:r>
      <w:proofErr w:type="spellEnd"/>
      <w:r w:rsidR="00B01007" w:rsidRPr="00E9219D">
        <w:rPr>
          <w:b/>
          <w:lang w:val="en-US"/>
        </w:rPr>
        <w:t xml:space="preserve">, </w:t>
      </w:r>
      <w:r>
        <w:rPr>
          <w:b/>
          <w:lang w:val="en-US"/>
        </w:rPr>
        <w:t>S</w:t>
      </w:r>
      <w:r w:rsidR="00B01007">
        <w:rPr>
          <w:lang w:val="en-US"/>
        </w:rPr>
        <w:t>. (</w:t>
      </w:r>
      <w:r>
        <w:rPr>
          <w:lang w:val="en-US"/>
        </w:rPr>
        <w:t>2015</w:t>
      </w:r>
      <w:proofErr w:type="gramStart"/>
      <w:r w:rsidR="00B01007">
        <w:rPr>
          <w:lang w:val="en-US"/>
        </w:rPr>
        <w:t>).</w:t>
      </w:r>
      <w:proofErr w:type="spellStart"/>
      <w:r w:rsidR="00B01007" w:rsidRPr="00E9219D">
        <w:rPr>
          <w:lang w:val="en-US"/>
        </w:rPr>
        <w:t>Kişiselgörüşme</w:t>
      </w:r>
      <w:proofErr w:type="spellEnd"/>
      <w:proofErr w:type="gramEnd"/>
      <w:r w:rsidR="00B01007" w:rsidRPr="00E9219D">
        <w:rPr>
          <w:lang w:val="en-US"/>
        </w:rPr>
        <w:t>.</w:t>
      </w:r>
    </w:p>
    <w:p w14:paraId="5AE0E9CA" w14:textId="77777777" w:rsidR="00D94813" w:rsidRPr="00E9219D" w:rsidRDefault="00896D03" w:rsidP="00680B25">
      <w:pPr>
        <w:spacing w:before="120" w:after="120"/>
        <w:ind w:left="1418" w:hanging="1418"/>
        <w:jc w:val="both"/>
        <w:rPr>
          <w:lang w:val="en-US"/>
        </w:rPr>
      </w:pPr>
      <w:r w:rsidRPr="00896D03">
        <w:rPr>
          <w:b/>
          <w:lang w:val="en-US"/>
        </w:rPr>
        <w:t>Simpson, B</w:t>
      </w:r>
      <w:r w:rsidR="00146116">
        <w:rPr>
          <w:b/>
          <w:lang w:val="en-US"/>
        </w:rPr>
        <w:t xml:space="preserve">, </w:t>
      </w:r>
      <w:r>
        <w:rPr>
          <w:b/>
          <w:lang w:val="en-US"/>
        </w:rPr>
        <w:t xml:space="preserve">Kerr, N. </w:t>
      </w:r>
      <w:proofErr w:type="spellStart"/>
      <w:proofErr w:type="gramStart"/>
      <w:r>
        <w:rPr>
          <w:b/>
          <w:lang w:val="en-US"/>
        </w:rPr>
        <w:t>L.</w:t>
      </w:r>
      <w:r w:rsidR="00146116">
        <w:rPr>
          <w:b/>
          <w:lang w:val="en-US"/>
        </w:rPr>
        <w:t>ve</w:t>
      </w:r>
      <w:r w:rsidRPr="00896D03">
        <w:rPr>
          <w:b/>
          <w:lang w:val="en-US"/>
        </w:rPr>
        <w:t>Petty</w:t>
      </w:r>
      <w:proofErr w:type="spellEnd"/>
      <w:proofErr w:type="gramEnd"/>
      <w:r w:rsidRPr="00896D03">
        <w:rPr>
          <w:b/>
          <w:lang w:val="en-US"/>
        </w:rPr>
        <w:t>, R.</w:t>
      </w:r>
      <w:r w:rsidR="00B01007">
        <w:rPr>
          <w:lang w:val="en-US"/>
        </w:rPr>
        <w:t>(</w:t>
      </w:r>
      <w:r w:rsidR="00D94813" w:rsidRPr="00E9219D">
        <w:rPr>
          <w:lang w:val="en-US"/>
        </w:rPr>
        <w:t>1989</w:t>
      </w:r>
      <w:r w:rsidR="00B01007">
        <w:rPr>
          <w:lang w:val="en-US"/>
        </w:rPr>
        <w:t>)</w:t>
      </w:r>
      <w:r>
        <w:rPr>
          <w:lang w:val="en-US"/>
        </w:rPr>
        <w:t>. Acoustic Streaming within a Cylindrical R</w:t>
      </w:r>
      <w:r w:rsidRPr="00896D03">
        <w:rPr>
          <w:lang w:val="en-US"/>
        </w:rPr>
        <w:t>esonator</w:t>
      </w:r>
      <w:r w:rsidR="00D94813" w:rsidRPr="00E9219D">
        <w:rPr>
          <w:lang w:val="en-US"/>
        </w:rPr>
        <w:t xml:space="preserve">, </w:t>
      </w:r>
      <w:r w:rsidR="00D94813" w:rsidRPr="00E9219D">
        <w:rPr>
          <w:i/>
          <w:lang w:val="en-US"/>
        </w:rPr>
        <w:t>United Kingdom Patent,</w:t>
      </w:r>
      <w:r w:rsidR="00D94813" w:rsidRPr="00E9219D">
        <w:rPr>
          <w:lang w:val="en-US"/>
        </w:rPr>
        <w:t xml:space="preserve"> No: 2</w:t>
      </w:r>
      <w:r>
        <w:rPr>
          <w:lang w:val="en-US"/>
        </w:rPr>
        <w:t>62</w:t>
      </w:r>
      <w:r w:rsidR="00D94813" w:rsidRPr="00E9219D">
        <w:rPr>
          <w:lang w:val="en-US"/>
        </w:rPr>
        <w:t xml:space="preserve">94783 </w:t>
      </w:r>
      <w:proofErr w:type="spellStart"/>
      <w:r w:rsidR="00DB6954">
        <w:rPr>
          <w:lang w:val="en-US"/>
        </w:rPr>
        <w:t>T</w:t>
      </w:r>
      <w:r w:rsidR="006C2627">
        <w:rPr>
          <w:lang w:val="en-US"/>
        </w:rPr>
        <w:t>arih</w:t>
      </w:r>
      <w:proofErr w:type="spellEnd"/>
      <w:r w:rsidR="006C2627">
        <w:rPr>
          <w:lang w:val="en-US"/>
        </w:rPr>
        <w:t>:</w:t>
      </w:r>
      <w:r w:rsidR="00D94813" w:rsidRPr="00E9219D">
        <w:rPr>
          <w:lang w:val="en-US"/>
        </w:rPr>
        <w:t xml:space="preserve"> 23.</w:t>
      </w:r>
      <w:r>
        <w:rPr>
          <w:lang w:val="en-US"/>
        </w:rPr>
        <w:t>03</w:t>
      </w:r>
      <w:r w:rsidR="00D94813" w:rsidRPr="00E9219D">
        <w:rPr>
          <w:lang w:val="en-US"/>
        </w:rPr>
        <w:t>.</w:t>
      </w:r>
      <w:r>
        <w:rPr>
          <w:lang w:val="en-US"/>
        </w:rPr>
        <w:t>1920</w:t>
      </w:r>
      <w:r w:rsidR="00D94813" w:rsidRPr="00E9219D">
        <w:rPr>
          <w:lang w:val="en-US"/>
        </w:rPr>
        <w:t xml:space="preserve">. </w:t>
      </w:r>
    </w:p>
    <w:p w14:paraId="0175E438" w14:textId="77777777" w:rsidR="00BA7CB1" w:rsidRDefault="005D36DA" w:rsidP="00680B25">
      <w:pPr>
        <w:spacing w:before="120" w:after="120"/>
        <w:ind w:left="1418" w:hanging="1418"/>
        <w:jc w:val="both"/>
        <w:rPr>
          <w:lang w:eastAsia="en-GB"/>
        </w:rPr>
      </w:pPr>
      <w:r>
        <w:rPr>
          <w:b/>
          <w:lang w:eastAsia="en-GB"/>
        </w:rPr>
        <w:t>Şaşkın</w:t>
      </w:r>
      <w:r w:rsidR="006659B7" w:rsidRPr="006659B7">
        <w:rPr>
          <w:b/>
          <w:lang w:eastAsia="en-GB"/>
        </w:rPr>
        <w:t xml:space="preserve">, </w:t>
      </w:r>
      <w:r w:rsidR="006659B7">
        <w:rPr>
          <w:b/>
          <w:lang w:eastAsia="en-GB"/>
        </w:rPr>
        <w:t>H</w:t>
      </w:r>
      <w:r w:rsidR="006659B7" w:rsidRPr="006659B7">
        <w:rPr>
          <w:b/>
          <w:lang w:eastAsia="en-GB"/>
        </w:rPr>
        <w:t>.</w:t>
      </w:r>
      <w:r w:rsidR="00BA7CB1">
        <w:rPr>
          <w:lang w:eastAsia="en-GB"/>
        </w:rPr>
        <w:t xml:space="preserve"> (Producer) (2004). </w:t>
      </w:r>
      <w:r w:rsidR="00BA7CB1">
        <w:rPr>
          <w:i/>
          <w:iCs/>
          <w:lang w:eastAsia="en-GB"/>
        </w:rPr>
        <w:t>The</w:t>
      </w:r>
      <w:r w:rsidR="00E807A3">
        <w:rPr>
          <w:i/>
          <w:iCs/>
          <w:lang w:eastAsia="en-GB"/>
        </w:rPr>
        <w:t xml:space="preserve"> Corporation </w:t>
      </w:r>
      <w:r w:rsidR="00BA7CB1">
        <w:rPr>
          <w:lang w:eastAsia="en-GB"/>
        </w:rPr>
        <w:t xml:space="preserve">[DVD]. </w:t>
      </w:r>
      <w:proofErr w:type="spellStart"/>
      <w:r w:rsidR="006659B7">
        <w:rPr>
          <w:lang w:eastAsia="en-GB"/>
        </w:rPr>
        <w:t>Turkey</w:t>
      </w:r>
      <w:proofErr w:type="spellEnd"/>
      <w:r w:rsidR="00BA7CB1">
        <w:rPr>
          <w:lang w:eastAsia="en-GB"/>
        </w:rPr>
        <w:t xml:space="preserve">: </w:t>
      </w:r>
      <w:r>
        <w:rPr>
          <w:lang w:eastAsia="en-GB"/>
        </w:rPr>
        <w:t>Şaşkın</w:t>
      </w:r>
      <w:r w:rsidR="00BA7CB1">
        <w:rPr>
          <w:lang w:eastAsia="en-GB"/>
        </w:rPr>
        <w:t xml:space="preserve"> Picture Media Corporation.</w:t>
      </w:r>
    </w:p>
    <w:p w14:paraId="22C0F929" w14:textId="77777777" w:rsidR="00D94813" w:rsidRPr="00E9219D" w:rsidRDefault="00D94813" w:rsidP="00680B25">
      <w:pPr>
        <w:spacing w:before="120" w:after="120"/>
        <w:ind w:left="1418" w:hanging="1418"/>
        <w:jc w:val="both"/>
        <w:rPr>
          <w:lang w:val="en-US"/>
        </w:rPr>
      </w:pPr>
      <w:r w:rsidRPr="00E9219D">
        <w:rPr>
          <w:b/>
          <w:lang w:val="en-US"/>
        </w:rPr>
        <w:t>TS</w:t>
      </w:r>
      <w:r w:rsidR="0006057D">
        <w:rPr>
          <w:b/>
          <w:lang w:val="en-US"/>
        </w:rPr>
        <w:t>E</w:t>
      </w:r>
      <w:r w:rsidRPr="00E9219D">
        <w:rPr>
          <w:b/>
          <w:lang w:val="en-US"/>
        </w:rPr>
        <w:t>-</w:t>
      </w:r>
      <w:r w:rsidR="0006057D">
        <w:rPr>
          <w:b/>
          <w:lang w:val="en-US"/>
        </w:rPr>
        <w:t xml:space="preserve">06560 </w:t>
      </w:r>
      <w:r w:rsidR="00275851">
        <w:rPr>
          <w:lang w:val="en-US"/>
        </w:rPr>
        <w:t>(</w:t>
      </w:r>
      <w:r w:rsidR="0006057D">
        <w:rPr>
          <w:lang w:val="en-US"/>
        </w:rPr>
        <w:t>2013</w:t>
      </w:r>
      <w:r w:rsidR="00275851">
        <w:rPr>
          <w:lang w:val="en-US"/>
        </w:rPr>
        <w:t>)</w:t>
      </w:r>
      <w:r w:rsidRPr="00E9219D">
        <w:rPr>
          <w:lang w:val="en-US"/>
        </w:rPr>
        <w:t xml:space="preserve">. </w:t>
      </w:r>
      <w:proofErr w:type="spellStart"/>
      <w:r w:rsidR="0006057D">
        <w:rPr>
          <w:lang w:val="en-US"/>
        </w:rPr>
        <w:t>Nano</w:t>
      </w:r>
      <w:r w:rsidR="008B4AC2">
        <w:rPr>
          <w:lang w:val="en-US"/>
        </w:rPr>
        <w:t>A</w:t>
      </w:r>
      <w:r w:rsidR="0006057D">
        <w:rPr>
          <w:lang w:val="en-US"/>
        </w:rPr>
        <w:t>kışkanların</w:t>
      </w:r>
      <w:r w:rsidR="008B4AC2">
        <w:rPr>
          <w:lang w:val="en-US"/>
        </w:rPr>
        <w:t>Isı</w:t>
      </w:r>
      <w:proofErr w:type="spellEnd"/>
      <w:r w:rsidR="008B4AC2">
        <w:rPr>
          <w:lang w:val="en-US"/>
        </w:rPr>
        <w:t xml:space="preserve"> Transfer </w:t>
      </w:r>
      <w:proofErr w:type="gramStart"/>
      <w:r w:rsidR="008B4AC2">
        <w:rPr>
          <w:lang w:val="en-US"/>
        </w:rPr>
        <w:t>SabitlerininÜ</w:t>
      </w:r>
      <w:r w:rsidR="0006057D">
        <w:rPr>
          <w:lang w:val="en-US"/>
        </w:rPr>
        <w:t>çboyutlu</w:t>
      </w:r>
      <w:r w:rsidR="008B4AC2">
        <w:rPr>
          <w:lang w:val="en-US"/>
        </w:rPr>
        <w:t>SınırlıA</w:t>
      </w:r>
      <w:r w:rsidR="0006057D">
        <w:rPr>
          <w:lang w:val="en-US"/>
        </w:rPr>
        <w:t>lanlarda</w:t>
      </w:r>
      <w:r w:rsidR="002C7DAD">
        <w:rPr>
          <w:lang w:val="en-US"/>
        </w:rPr>
        <w:t>Modellenmesi,</w:t>
      </w:r>
      <w:r w:rsidRPr="00E9219D">
        <w:rPr>
          <w:i/>
          <w:lang w:val="en-US"/>
        </w:rPr>
        <w:t>TürkStandartlarıEnstitüsü</w:t>
      </w:r>
      <w:proofErr w:type="gramEnd"/>
      <w:r w:rsidRPr="00E9219D">
        <w:rPr>
          <w:i/>
          <w:lang w:val="en-US"/>
        </w:rPr>
        <w:t>,</w:t>
      </w:r>
      <w:r w:rsidRPr="00E9219D">
        <w:rPr>
          <w:lang w:val="en-US"/>
        </w:rPr>
        <w:t xml:space="preserve"> Ankara. </w:t>
      </w:r>
    </w:p>
    <w:p w14:paraId="602351F1" w14:textId="77777777" w:rsidR="00BA7CB1" w:rsidRDefault="005D36DA" w:rsidP="00680B25">
      <w:pPr>
        <w:spacing w:before="120" w:after="120"/>
        <w:ind w:left="1418" w:hanging="1418"/>
        <w:jc w:val="both"/>
        <w:rPr>
          <w:lang w:eastAsia="en-GB"/>
        </w:rPr>
      </w:pPr>
      <w:r>
        <w:rPr>
          <w:b/>
        </w:rPr>
        <w:t>Tuncel</w:t>
      </w:r>
      <w:r w:rsidRPr="003D1723">
        <w:rPr>
          <w:b/>
        </w:rPr>
        <w:t xml:space="preserve">, </w:t>
      </w:r>
      <w:r>
        <w:rPr>
          <w:b/>
        </w:rPr>
        <w:t>E</w:t>
      </w:r>
      <w:r w:rsidRPr="003D1723">
        <w:rPr>
          <w:b/>
        </w:rPr>
        <w:t>.,</w:t>
      </w:r>
      <w:r w:rsidR="00497AA3">
        <w:rPr>
          <w:b/>
        </w:rPr>
        <w:t>Faruk</w:t>
      </w:r>
      <w:r w:rsidR="003D1723" w:rsidRPr="003D1723">
        <w:rPr>
          <w:b/>
        </w:rPr>
        <w:t xml:space="preserve">, A., Kasap, </w:t>
      </w:r>
      <w:r w:rsidR="00497AA3">
        <w:rPr>
          <w:b/>
        </w:rPr>
        <w:t>A</w:t>
      </w:r>
      <w:r w:rsidR="003D1723" w:rsidRPr="003D1723">
        <w:rPr>
          <w:b/>
        </w:rPr>
        <w:t xml:space="preserve">., </w:t>
      </w:r>
      <w:r w:rsidR="00497AA3">
        <w:rPr>
          <w:b/>
        </w:rPr>
        <w:t>Oluz</w:t>
      </w:r>
      <w:r w:rsidR="003D1723" w:rsidRPr="003D1723">
        <w:rPr>
          <w:b/>
        </w:rPr>
        <w:t xml:space="preserve">, </w:t>
      </w:r>
      <w:r w:rsidR="00497AA3">
        <w:rPr>
          <w:b/>
        </w:rPr>
        <w:t>Z</w:t>
      </w:r>
      <w:r w:rsidR="003D1723" w:rsidRPr="003D1723">
        <w:rPr>
          <w:b/>
        </w:rPr>
        <w:t xml:space="preserve">., </w:t>
      </w:r>
      <w:r w:rsidR="00497AA3">
        <w:rPr>
          <w:b/>
        </w:rPr>
        <w:t>Duran</w:t>
      </w:r>
      <w:r w:rsidR="003D1723" w:rsidRPr="003D1723">
        <w:rPr>
          <w:b/>
        </w:rPr>
        <w:t xml:space="preserve">, </w:t>
      </w:r>
      <w:r w:rsidR="00497AA3">
        <w:rPr>
          <w:b/>
        </w:rPr>
        <w:t>H</w:t>
      </w:r>
      <w:r w:rsidR="003D1723" w:rsidRPr="003D1723">
        <w:rPr>
          <w:b/>
        </w:rPr>
        <w:t>.,</w:t>
      </w:r>
      <w:r w:rsidR="003D1723" w:rsidRPr="003D1723">
        <w:t xml:space="preserve"> (baskıda). </w:t>
      </w:r>
      <w:r w:rsidR="00497AA3">
        <w:t>Nano sıkıştır</w:t>
      </w:r>
      <w:r w:rsidR="00DB6954">
        <w:t>ı</w:t>
      </w:r>
      <w:r w:rsidR="00497AA3">
        <w:t xml:space="preserve">lmış yüzeylerin ısı </w:t>
      </w:r>
      <w:proofErr w:type="spellStart"/>
      <w:proofErr w:type="gramStart"/>
      <w:r w:rsidR="00497AA3">
        <w:t>transfer</w:t>
      </w:r>
      <w:r w:rsidR="003D1723" w:rsidRPr="003D1723">
        <w:t>analizi</w:t>
      </w:r>
      <w:r w:rsidR="003D1723">
        <w:t>.</w:t>
      </w:r>
      <w:r w:rsidR="00BA7CB1">
        <w:rPr>
          <w:i/>
          <w:iCs/>
          <w:lang w:eastAsia="en-GB"/>
        </w:rPr>
        <w:t>Journal</w:t>
      </w:r>
      <w:proofErr w:type="spellEnd"/>
      <w:proofErr w:type="gramEnd"/>
      <w:r w:rsidR="00BA7CB1">
        <w:rPr>
          <w:i/>
          <w:iCs/>
          <w:lang w:eastAsia="en-GB"/>
        </w:rPr>
        <w:t xml:space="preserve"> of </w:t>
      </w:r>
      <w:proofErr w:type="spellStart"/>
      <w:r w:rsidR="003D1723">
        <w:rPr>
          <w:i/>
          <w:iCs/>
          <w:lang w:eastAsia="en-GB"/>
        </w:rPr>
        <w:t>Heat</w:t>
      </w:r>
      <w:proofErr w:type="spellEnd"/>
      <w:r w:rsidR="003D1723">
        <w:rPr>
          <w:i/>
          <w:iCs/>
          <w:lang w:eastAsia="en-GB"/>
        </w:rPr>
        <w:t xml:space="preserve"> Transfer</w:t>
      </w:r>
      <w:r w:rsidR="00BA7CB1">
        <w:rPr>
          <w:lang w:eastAsia="en-GB"/>
        </w:rPr>
        <w:t>.</w:t>
      </w:r>
      <w:r w:rsidR="00E807A3">
        <w:rPr>
          <w:lang w:eastAsia="en-GB"/>
        </w:rPr>
        <w:t xml:space="preserve"> 2015</w:t>
      </w:r>
    </w:p>
    <w:p w14:paraId="460B6ACC" w14:textId="77777777" w:rsidR="000F3459" w:rsidRPr="00E9219D" w:rsidRDefault="000F3459" w:rsidP="008C5E9E">
      <w:pPr>
        <w:ind w:left="1418" w:hanging="1418"/>
        <w:jc w:val="both"/>
        <w:rPr>
          <w:spacing w:val="-1"/>
          <w:lang w:val="en-US"/>
        </w:rPr>
      </w:pPr>
      <w:r>
        <w:rPr>
          <w:b/>
          <w:lang w:val="en-US"/>
        </w:rPr>
        <w:t>U</w:t>
      </w:r>
      <w:r w:rsidRPr="00E9219D">
        <w:rPr>
          <w:b/>
          <w:lang w:val="en-US"/>
        </w:rPr>
        <w:t>rl-1</w:t>
      </w:r>
      <w:r w:rsidR="008C5E9E" w:rsidRPr="008C5E9E">
        <w:rPr>
          <w:i/>
          <w:iCs/>
        </w:rPr>
        <w:t>&lt;http://www.</w:t>
      </w:r>
      <w:r w:rsidR="008C5E9E" w:rsidRPr="008C5E9E">
        <w:rPr>
          <w:i/>
          <w:iCs/>
          <w:lang w:val="en-US"/>
        </w:rPr>
        <w:t>web.utk.edu/~</w:t>
      </w:r>
      <w:proofErr w:type="spellStart"/>
      <w:r w:rsidR="008C5E9E" w:rsidRPr="008C5E9E">
        <w:rPr>
          <w:i/>
          <w:iCs/>
          <w:lang w:val="en-US"/>
        </w:rPr>
        <w:t>cnattras</w:t>
      </w:r>
      <w:proofErr w:type="spellEnd"/>
      <w:r w:rsidR="008C5E9E" w:rsidRPr="008C5E9E">
        <w:rPr>
          <w:i/>
          <w:iCs/>
          <w:lang w:val="en-US"/>
        </w:rPr>
        <w:t>/Physics221Sprin</w:t>
      </w:r>
      <w:r w:rsidR="008C5E9E">
        <w:rPr>
          <w:i/>
          <w:iCs/>
          <w:lang w:val="en-US"/>
        </w:rPr>
        <w:t>g2013/modules/m10</w:t>
      </w:r>
      <w:r w:rsidR="008C5E9E" w:rsidRPr="008C5E9E">
        <w:rPr>
          <w:i/>
          <w:iCs/>
          <w:lang w:val="en-US"/>
        </w:rPr>
        <w:t xml:space="preserve">&gt;, </w:t>
      </w:r>
      <w:r w:rsidRPr="00E9219D">
        <w:rPr>
          <w:spacing w:val="-1"/>
          <w:lang w:val="en-US"/>
        </w:rPr>
        <w:t>alındığıtarih</w:t>
      </w:r>
      <w:r>
        <w:rPr>
          <w:spacing w:val="-1"/>
          <w:lang w:val="en-US"/>
        </w:rPr>
        <w:t>:</w:t>
      </w:r>
      <w:r w:rsidR="008C5E9E">
        <w:rPr>
          <w:spacing w:val="-1"/>
          <w:lang w:val="en-US"/>
        </w:rPr>
        <w:t>11</w:t>
      </w:r>
      <w:r w:rsidRPr="00E9219D">
        <w:rPr>
          <w:spacing w:val="-1"/>
          <w:lang w:val="en-US"/>
        </w:rPr>
        <w:t>.0</w:t>
      </w:r>
      <w:r w:rsidR="008C5E9E">
        <w:rPr>
          <w:spacing w:val="-1"/>
          <w:lang w:val="en-US"/>
        </w:rPr>
        <w:t>3</w:t>
      </w:r>
      <w:r w:rsidRPr="00E9219D">
        <w:rPr>
          <w:spacing w:val="-1"/>
          <w:lang w:val="en-US"/>
        </w:rPr>
        <w:t>.20</w:t>
      </w:r>
      <w:r w:rsidR="008C5E9E">
        <w:rPr>
          <w:spacing w:val="-1"/>
          <w:lang w:val="en-US"/>
        </w:rPr>
        <w:t>13</w:t>
      </w:r>
      <w:r w:rsidRPr="00E9219D">
        <w:rPr>
          <w:spacing w:val="-1"/>
          <w:lang w:val="en-US"/>
        </w:rPr>
        <w:t>.</w:t>
      </w:r>
    </w:p>
    <w:p w14:paraId="3F0CE6FB" w14:textId="77777777" w:rsidR="000F3459" w:rsidRPr="00E9219D" w:rsidRDefault="007F305E" w:rsidP="000F3459">
      <w:pPr>
        <w:spacing w:before="120" w:after="120"/>
        <w:ind w:left="1418" w:hanging="1418"/>
        <w:jc w:val="both"/>
        <w:rPr>
          <w:lang w:val="en-US"/>
        </w:rPr>
      </w:pPr>
      <w:r>
        <w:pict w14:anchorId="1F40FB4D">
          <v:shape id="AutoShape 855" o:spid="_x0000_s2159" type="#_x0000_t186" style="position:absolute;left:0;text-align:left;margin-left:-32.65pt;margin-top:22.15pt;width:489.3pt;height:90.75pt;flip:x;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" filled="t" fillcolor="#ff9" strokecolor="red">
            <v:textbox style="mso-next-textbox:#AutoShape 855">
              <w:txbxContent>
                <w:p w14:paraId="02EDA704" w14:textId="77777777" w:rsidR="006B59FB" w:rsidRDefault="006B59FB" w:rsidP="00BA7CB1">
                  <w:r w:rsidRPr="00A95517">
                    <w:t xml:space="preserve">İnternet kaynakları en sonda verilir. </w:t>
                  </w:r>
                </w:p>
                <w:p w14:paraId="722CE917" w14:textId="77777777" w:rsidR="006B59FB" w:rsidRDefault="006B59FB" w:rsidP="00BA7CB1">
                  <w:r>
                    <w:t>Yazar belirsiz ise tam link ve alındığı tarih verilmelidir.</w:t>
                  </w:r>
                </w:p>
                <w:p w14:paraId="3FF710BE" w14:textId="77777777" w:rsidR="006B59FB" w:rsidRDefault="006B59FB" w:rsidP="00BA7CB1">
                  <w:proofErr w:type="spellStart"/>
                  <w:r>
                    <w:t>Wikipedia</w:t>
                  </w:r>
                  <w:proofErr w:type="spellEnd"/>
                  <w:r>
                    <w:t xml:space="preserve"> gibi bilimsel içeriğinin doğru olmadığı belli olmayan sitelerden alıntı yapılmamalıdır!</w:t>
                  </w:r>
                </w:p>
                <w:p w14:paraId="044A1D79" w14:textId="77777777" w:rsidR="006B59FB" w:rsidRPr="00480905" w:rsidRDefault="006B59FB" w:rsidP="00BA7CB1">
                  <w:pPr>
                    <w:rPr>
                      <w:b/>
                      <w:color w:val="FF0000"/>
                    </w:rPr>
                  </w:pPr>
                  <w:r w:rsidRPr="00480905">
                    <w:rPr>
                      <w:b/>
                      <w:color w:val="FF0000"/>
                    </w:rPr>
                    <w:t>Bu bir nottur, çıktı almadan önce siliniz.</w:t>
                  </w:r>
                </w:p>
              </w:txbxContent>
            </v:textbox>
          </v:shape>
        </w:pict>
      </w:r>
      <w:r>
        <w:pict w14:anchorId="1AF57B36">
          <v:line id="Line 860" o:spid="_x0000_s2172" style="position:absolute;left:0;text-align:left;flip:x;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35pt,19.9pt" to="194.8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" strokecolor="red">
            <v:stroke endarrow="block"/>
          </v:line>
        </w:pict>
      </w:r>
      <w:r w:rsidR="000F3459" w:rsidRPr="00E9219D">
        <w:rPr>
          <w:b/>
          <w:lang w:val="en-US"/>
        </w:rPr>
        <w:t xml:space="preserve">Url-2 </w:t>
      </w:r>
      <w:hyperlink r:id="rId57" w:history="1">
        <w:r w:rsidR="00E807A3" w:rsidRPr="000E1EB5">
          <w:rPr>
            <w:rStyle w:val="Hyperlink"/>
          </w:rPr>
          <w:t>http://www.fbe.itu.edu.tr/Pages.aspx?app=1&amp;pID=10</w:t>
        </w:r>
      </w:hyperlink>
      <w:r w:rsidR="000F3459" w:rsidRPr="00E9219D">
        <w:rPr>
          <w:spacing w:val="-1"/>
          <w:lang w:val="en-US"/>
        </w:rPr>
        <w:t>alındığıtarih</w:t>
      </w:r>
      <w:r w:rsidR="000F3459">
        <w:rPr>
          <w:spacing w:val="-1"/>
          <w:lang w:val="en-US"/>
        </w:rPr>
        <w:t>:</w:t>
      </w:r>
      <w:r w:rsidR="00E807A3">
        <w:rPr>
          <w:lang w:val="en-US"/>
        </w:rPr>
        <w:t>11</w:t>
      </w:r>
      <w:r w:rsidR="000F3459" w:rsidRPr="00E9219D">
        <w:rPr>
          <w:lang w:val="en-US"/>
        </w:rPr>
        <w:t>.0</w:t>
      </w:r>
      <w:r w:rsidR="00E807A3">
        <w:rPr>
          <w:lang w:val="en-US"/>
        </w:rPr>
        <w:t>8</w:t>
      </w:r>
      <w:r w:rsidR="000F3459" w:rsidRPr="00E9219D">
        <w:rPr>
          <w:lang w:val="en-US"/>
        </w:rPr>
        <w:t>.20</w:t>
      </w:r>
      <w:r w:rsidR="0015504B">
        <w:rPr>
          <w:lang w:val="en-US"/>
        </w:rPr>
        <w:t>15</w:t>
      </w:r>
      <w:r w:rsidR="000F3459" w:rsidRPr="00E9219D">
        <w:rPr>
          <w:lang w:val="en-US"/>
        </w:rPr>
        <w:t>.</w:t>
      </w:r>
    </w:p>
    <w:p w14:paraId="6D0600F9" w14:textId="77777777" w:rsidR="005D36DA" w:rsidRDefault="005D36DA" w:rsidP="005D36DA">
      <w:pPr>
        <w:rPr>
          <w:b/>
          <w:lang w:val="en-US"/>
        </w:rPr>
      </w:pPr>
    </w:p>
    <w:p w14:paraId="1A604FD6" w14:textId="77777777" w:rsidR="005D36DA" w:rsidRPr="003B779E" w:rsidRDefault="005D36DA" w:rsidP="005D36DA">
      <w:pPr>
        <w:sectPr w:rsidR="005D36DA" w:rsidRPr="003B779E" w:rsidSect="0071176B">
          <w:footerReference w:type="even" r:id="rId58"/>
          <w:footerReference w:type="default" r:id="rId59"/>
          <w:pgSz w:w="11906" w:h="16838"/>
          <w:pgMar w:top="1418" w:right="1418" w:bottom="1418" w:left="2268" w:header="709" w:footer="709" w:gutter="0"/>
          <w:cols w:space="708"/>
          <w:docGrid w:linePitch="360"/>
        </w:sectPr>
      </w:pPr>
    </w:p>
    <w:p w14:paraId="7BE3967C" w14:textId="77777777" w:rsidR="00D77DDD" w:rsidRPr="002012BA" w:rsidRDefault="005D36DA" w:rsidP="00D77DDD">
      <w:pPr>
        <w:pStyle w:val="BASLIK1"/>
        <w:numPr>
          <w:ilvl w:val="0"/>
          <w:numId w:val="0"/>
        </w:numPr>
        <w:spacing w:line="240" w:lineRule="auto"/>
        <w:rPr>
          <w:lang w:val="en-US"/>
        </w:rPr>
      </w:pPr>
      <w:r>
        <w:rPr>
          <w:lang w:val="en-US"/>
        </w:rPr>
        <w:lastRenderedPageBreak/>
        <w:t>K</w:t>
      </w:r>
      <w:r w:rsidR="00D77DDD" w:rsidRPr="002012BA">
        <w:rPr>
          <w:lang w:val="en-US"/>
        </w:rPr>
        <w:t>AYNAKLAR</w:t>
      </w:r>
    </w:p>
    <w:p w14:paraId="651119C4" w14:textId="77777777" w:rsidR="00D94813" w:rsidRPr="00E9219D" w:rsidRDefault="000253DA" w:rsidP="00680B25">
      <w:pPr>
        <w:spacing w:before="120" w:after="120"/>
        <w:ind w:left="1418" w:hanging="1418"/>
        <w:jc w:val="both"/>
        <w:rPr>
          <w:lang w:val="en-US"/>
        </w:rPr>
      </w:pPr>
      <w:r>
        <w:rPr>
          <w:lang w:val="en-US"/>
        </w:rPr>
        <w:t>[</w:t>
      </w:r>
      <w:r w:rsidR="00D94813" w:rsidRPr="00E9219D">
        <w:rPr>
          <w:lang w:val="en-US"/>
        </w:rPr>
        <w:t>1</w:t>
      </w:r>
      <w:r>
        <w:rPr>
          <w:lang w:val="en-US"/>
        </w:rPr>
        <w:t xml:space="preserve">] </w:t>
      </w:r>
      <w:r w:rsidR="00E44D6F" w:rsidRPr="00E44D6F">
        <w:rPr>
          <w:b/>
          <w:lang w:val="en-US"/>
        </w:rPr>
        <w:t xml:space="preserve">Lambert, A.A., Cuevas, S., del Rio, J.A., Lopez de </w:t>
      </w:r>
      <w:proofErr w:type="spellStart"/>
      <w:r w:rsidR="00E44D6F" w:rsidRPr="00E44D6F">
        <w:rPr>
          <w:b/>
          <w:lang w:val="en-US"/>
        </w:rPr>
        <w:t>Haro</w:t>
      </w:r>
      <w:proofErr w:type="spellEnd"/>
      <w:r w:rsidR="00E44D6F" w:rsidRPr="00E44D6F">
        <w:rPr>
          <w:b/>
          <w:lang w:val="en-US"/>
        </w:rPr>
        <w:t xml:space="preserve">, M., </w:t>
      </w:r>
      <w:r w:rsidR="00E44D6F" w:rsidRPr="00E44D6F">
        <w:rPr>
          <w:lang w:val="en-US"/>
        </w:rPr>
        <w:t xml:space="preserve">(2009). Heat transfer enhancement in oscillatory flows of Newtonian and viscoelastic fluids, </w:t>
      </w:r>
      <w:r w:rsidR="00E44D6F" w:rsidRPr="00E44D6F">
        <w:rPr>
          <w:i/>
          <w:lang w:val="en-US"/>
        </w:rPr>
        <w:t>Int. J. Heat Mass Transfer</w:t>
      </w:r>
      <w:r w:rsidR="00E44D6F" w:rsidRPr="00E44D6F">
        <w:rPr>
          <w:lang w:val="en-US"/>
        </w:rPr>
        <w:t>, 52, 5472-5478</w:t>
      </w:r>
      <w:r w:rsidR="00D94813" w:rsidRPr="00E44D6F">
        <w:rPr>
          <w:lang w:val="en-US"/>
        </w:rPr>
        <w:t>.</w:t>
      </w:r>
    </w:p>
    <w:p w14:paraId="5C1664D2" w14:textId="77777777" w:rsidR="00680B25" w:rsidRPr="00E44D6F" w:rsidRDefault="007F305E" w:rsidP="00680B25">
      <w:pPr>
        <w:autoSpaceDE w:val="0"/>
        <w:autoSpaceDN w:val="0"/>
        <w:adjustRightInd w:val="0"/>
        <w:spacing w:before="120" w:after="120"/>
        <w:ind w:left="1418" w:hanging="1418"/>
        <w:jc w:val="both"/>
        <w:rPr>
          <w:lang w:val="en-US"/>
        </w:rPr>
      </w:pPr>
      <w:r>
        <w:pict w14:anchorId="56848FF9">
          <v:group id="Group 566" o:spid="_x0000_s2160" style="position:absolute;left:0;text-align:left;margin-left:30.05pt;margin-top:41.15pt;width:387pt;height:126pt;z-index:251672064;mso-position-horizontal-relative:margin" coordorigin="2628,4118" coordsize="774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">
            <v:shape id="AutoShape 567" o:spid="_x0000_s2161" type="#_x0000_t186" style="position:absolute;left:2628;top:5018;width:774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vqMAA&#10;AADaAAAADwAAAGRycy9kb3ducmV2LnhtbESP0YrCMBRE3wX/IVzBN00VV7QapSiKr+v6AXeba1tt&#10;bkoSNf79ZmFhH4eZOcOst9G04knON5YVTMYZCOLS6oYrBZevw2gBwgdkja1lUvAmD9tNv7fGXNsX&#10;f9LzHCqRIOxzVFCH0OVS+rImg35sO+LkXa0zGJJ0ldQOXwluWjnNsrk02HBaqLGjXU3l/fwwCpZ4&#10;OxaF+/7YRTm7RL3Yn2Zhr9RwEIsViEAx/If/2ietYA6/V9IN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WvqMAAAADaAAAADwAAAAAAAAAAAAAAAACYAgAAZHJzL2Rvd25y&#10;ZXYueG1sUEsFBgAAAAAEAAQA9QAAAIUDAAAAAA==&#10;" filled="t" fillcolor="#ff9" strokecolor="red">
              <v:textbox style="mso-next-textbox:#AutoShape 567">
                <w:txbxContent>
                  <w:p w14:paraId="3FDC4D44" w14:textId="77777777" w:rsidR="006B59FB" w:rsidRDefault="006B59FB" w:rsidP="00D94813">
                    <w:pPr>
                      <w:rPr>
                        <w:lang w:val="en-GB"/>
                      </w:rPr>
                    </w:pPr>
                    <w:r>
                      <w:rPr>
                        <w:lang w:val="en-GB"/>
                      </w:rPr>
                      <w:t xml:space="preserve">KAYNAKLAR: </w:t>
                    </w:r>
                    <w:proofErr w:type="spellStart"/>
                    <w:r>
                      <w:rPr>
                        <w:lang w:val="en-GB"/>
                      </w:rPr>
                      <w:t>Eğer</w:t>
                    </w:r>
                    <w:proofErr w:type="spellEnd"/>
                    <w:r>
                      <w:rPr>
                        <w:lang w:val="en-GB"/>
                      </w:rPr>
                      <w:t xml:space="preserve"> </w:t>
                    </w:r>
                    <w:proofErr w:type="spellStart"/>
                    <w:r>
                      <w:rPr>
                        <w:lang w:val="en-GB"/>
                      </w:rPr>
                      <w:t>numaralı</w:t>
                    </w:r>
                    <w:proofErr w:type="spellEnd"/>
                    <w:r>
                      <w:rPr>
                        <w:lang w:val="en-GB"/>
                      </w:rPr>
                      <w:t xml:space="preserve"> </w:t>
                    </w:r>
                    <w:proofErr w:type="spellStart"/>
                    <w:r>
                      <w:rPr>
                        <w:lang w:val="en-GB"/>
                      </w:rPr>
                      <w:t>gösterim</w:t>
                    </w:r>
                    <w:proofErr w:type="spellEnd"/>
                    <w:r>
                      <w:rPr>
                        <w:lang w:val="en-GB"/>
                      </w:rPr>
                      <w:t xml:space="preserve"> </w:t>
                    </w:r>
                    <w:proofErr w:type="spellStart"/>
                    <w:r>
                      <w:rPr>
                        <w:lang w:val="en-GB"/>
                      </w:rPr>
                      <w:t>tercih</w:t>
                    </w:r>
                    <w:proofErr w:type="spellEnd"/>
                    <w:r>
                      <w:rPr>
                        <w:lang w:val="en-GB"/>
                      </w:rPr>
                      <w:t xml:space="preserve"> </w:t>
                    </w:r>
                    <w:proofErr w:type="spellStart"/>
                    <w:r>
                      <w:rPr>
                        <w:lang w:val="en-GB"/>
                      </w:rPr>
                      <w:t>edilmişse</w:t>
                    </w:r>
                    <w:proofErr w:type="spellEnd"/>
                    <w:r>
                      <w:rPr>
                        <w:lang w:val="en-GB"/>
                      </w:rPr>
                      <w:t>!</w:t>
                    </w:r>
                  </w:p>
                  <w:p w14:paraId="018D0352" w14:textId="77777777" w:rsidR="006B59FB" w:rsidRDefault="006B59FB" w:rsidP="00D94813">
                    <w:pPr>
                      <w:rPr>
                        <w:lang w:val="en-GB"/>
                      </w:rPr>
                    </w:pPr>
                    <w:proofErr w:type="spellStart"/>
                    <w:r>
                      <w:rPr>
                        <w:lang w:val="en-GB"/>
                      </w:rPr>
                      <w:t>Numaralı</w:t>
                    </w:r>
                    <w:proofErr w:type="spellEnd"/>
                    <w:r>
                      <w:rPr>
                        <w:lang w:val="en-GB"/>
                      </w:rPr>
                      <w:t xml:space="preserve"> </w:t>
                    </w:r>
                    <w:proofErr w:type="spellStart"/>
                    <w:r>
                      <w:rPr>
                        <w:lang w:val="en-GB"/>
                      </w:rPr>
                      <w:t>gösterim</w:t>
                    </w:r>
                    <w:proofErr w:type="spellEnd"/>
                    <w:r>
                      <w:rPr>
                        <w:lang w:val="en-GB"/>
                      </w:rPr>
                      <w:t xml:space="preserve">, </w:t>
                    </w:r>
                    <w:proofErr w:type="spellStart"/>
                    <w:r>
                      <w:rPr>
                        <w:lang w:val="en-GB"/>
                      </w:rPr>
                      <w:t>metin</w:t>
                    </w:r>
                    <w:proofErr w:type="spellEnd"/>
                    <w:r>
                      <w:rPr>
                        <w:lang w:val="en-GB"/>
                      </w:rPr>
                      <w:t xml:space="preserve"> </w:t>
                    </w:r>
                    <w:proofErr w:type="spellStart"/>
                    <w:r>
                      <w:rPr>
                        <w:lang w:val="en-GB"/>
                      </w:rPr>
                      <w:t>içindeki</w:t>
                    </w:r>
                    <w:proofErr w:type="spellEnd"/>
                    <w:r>
                      <w:rPr>
                        <w:lang w:val="en-GB"/>
                      </w:rPr>
                      <w:t xml:space="preserve"> </w:t>
                    </w:r>
                    <w:proofErr w:type="spellStart"/>
                    <w:r>
                      <w:rPr>
                        <w:lang w:val="en-GB"/>
                      </w:rPr>
                      <w:t>kullanıldığı</w:t>
                    </w:r>
                    <w:proofErr w:type="spellEnd"/>
                    <w:r>
                      <w:rPr>
                        <w:lang w:val="en-GB"/>
                      </w:rPr>
                      <w:t xml:space="preserve"> </w:t>
                    </w:r>
                    <w:proofErr w:type="spellStart"/>
                    <w:r>
                      <w:rPr>
                        <w:lang w:val="en-GB"/>
                      </w:rPr>
                      <w:t>sıra</w:t>
                    </w:r>
                    <w:proofErr w:type="spellEnd"/>
                    <w:r>
                      <w:rPr>
                        <w:lang w:val="en-GB"/>
                      </w:rPr>
                      <w:t xml:space="preserve"> </w:t>
                    </w:r>
                    <w:proofErr w:type="spellStart"/>
                    <w:r>
                      <w:rPr>
                        <w:lang w:val="en-GB"/>
                      </w:rPr>
                      <w:t>esas</w:t>
                    </w:r>
                    <w:proofErr w:type="spellEnd"/>
                    <w:r>
                      <w:rPr>
                        <w:lang w:val="en-GB"/>
                      </w:rPr>
                      <w:t xml:space="preserve"> </w:t>
                    </w:r>
                    <w:proofErr w:type="spellStart"/>
                    <w:r>
                      <w:rPr>
                        <w:lang w:val="en-GB"/>
                      </w:rPr>
                      <w:t>alınır</w:t>
                    </w:r>
                    <w:proofErr w:type="spellEnd"/>
                    <w:r>
                      <w:rPr>
                        <w:lang w:val="en-GB"/>
                      </w:rPr>
                      <w:t>.</w:t>
                    </w:r>
                  </w:p>
                  <w:p w14:paraId="19C51D8F" w14:textId="77777777" w:rsidR="006B59FB" w:rsidRPr="003A6F1B" w:rsidRDefault="006B59FB" w:rsidP="00D94813">
                    <w:pPr>
                      <w:rPr>
                        <w:lang w:val="en-GB"/>
                      </w:rPr>
                    </w:pPr>
                    <w:r>
                      <w:rPr>
                        <w:lang w:val="en-GB"/>
                      </w:rPr>
                      <w:t xml:space="preserve">Bu </w:t>
                    </w:r>
                    <w:proofErr w:type="spellStart"/>
                    <w:r>
                      <w:rPr>
                        <w:lang w:val="en-GB"/>
                      </w:rPr>
                      <w:t>bölüm</w:t>
                    </w:r>
                    <w:proofErr w:type="spellEnd"/>
                    <w:r>
                      <w:rPr>
                        <w:lang w:val="en-GB"/>
                      </w:rPr>
                      <w:t xml:space="preserve"> 1satır </w:t>
                    </w:r>
                    <w:proofErr w:type="spellStart"/>
                    <w:r>
                      <w:rPr>
                        <w:lang w:val="en-GB"/>
                      </w:rPr>
                      <w:t>aralıklı</w:t>
                    </w:r>
                    <w:proofErr w:type="spellEnd"/>
                    <w:r>
                      <w:rPr>
                        <w:lang w:val="en-GB"/>
                      </w:rPr>
                      <w:t xml:space="preserve"> </w:t>
                    </w:r>
                    <w:proofErr w:type="spellStart"/>
                    <w:r>
                      <w:rPr>
                        <w:lang w:val="en-GB"/>
                      </w:rPr>
                      <w:t>olarak</w:t>
                    </w:r>
                    <w:proofErr w:type="spellEnd"/>
                    <w:r>
                      <w:rPr>
                        <w:lang w:val="en-GB"/>
                      </w:rPr>
                      <w:t xml:space="preserve"> </w:t>
                    </w:r>
                    <w:proofErr w:type="spellStart"/>
                    <w:r>
                      <w:rPr>
                        <w:lang w:val="en-GB"/>
                      </w:rPr>
                      <w:t>yazılır</w:t>
                    </w:r>
                    <w:proofErr w:type="spellEnd"/>
                    <w:r w:rsidRPr="005D1AFC">
                      <w:rPr>
                        <w:lang w:val="en-GB"/>
                      </w:rPr>
                      <w:t xml:space="preserve">. </w:t>
                    </w:r>
                  </w:p>
                  <w:p w14:paraId="3A0BB657" w14:textId="77777777" w:rsidR="006B59FB" w:rsidRDefault="006B59FB" w:rsidP="00D94813">
                    <w:r w:rsidRPr="00480905">
                      <w:rPr>
                        <w:b/>
                        <w:color w:val="FF0000"/>
                      </w:rPr>
                      <w:t>Bu bir nottur, çıktı almadan önce siliniz.</w:t>
                    </w:r>
                  </w:p>
                </w:txbxContent>
              </v:textbox>
            </v:shape>
            <v:line id="Line 568" o:spid="_x0000_s2162" style="position:absolute;flip:x;visibility:visible;mso-wrap-style:square" from="5688,4118" to="6354,5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rCJ8IAAADaAAAADwAAAGRycy9kb3ducmV2LnhtbESPT4vCMBTE74LfITxhb5rqQaWalmVl&#10;lz0J/oHi7dk822rz0m2yWr+9EQSPw8z8hlmmnanFlVpXWVYwHkUgiHOrKy4U7HffwzkI55E11pZJ&#10;wZ0cpEm/t8RY2xtv6Lr1hQgQdjEqKL1vYildXpJBN7INcfBOtjXog2wLqVu8Bbip5SSKptJgxWGh&#10;xIa+Ssov23+jYHLKNn/rBg/y5xidD1Odeb3KlPoYdJ8LEJ46/w6/2r9awQyeV8INk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rCJ8IAAADaAAAADwAAAAAAAAAAAAAA&#10;AAChAgAAZHJzL2Rvd25yZXYueG1sUEsFBgAAAAAEAAQA+QAAAJADAAAAAA==&#10;" strokecolor="red">
              <v:stroke endarrow="block"/>
            </v:line>
            <w10:wrap anchorx="margin"/>
          </v:group>
        </w:pict>
      </w:r>
      <w:r w:rsidR="000253DA">
        <w:rPr>
          <w:lang w:val="en-US"/>
        </w:rPr>
        <w:t>[</w:t>
      </w:r>
      <w:r w:rsidR="00D94813" w:rsidRPr="00E9219D">
        <w:rPr>
          <w:lang w:val="en-US"/>
        </w:rPr>
        <w:t>2</w:t>
      </w:r>
      <w:r w:rsidR="000253DA">
        <w:rPr>
          <w:lang w:val="en-US"/>
        </w:rPr>
        <w:t xml:space="preserve">] </w:t>
      </w:r>
      <w:r w:rsidR="00E44D6F" w:rsidRPr="00E44D6F">
        <w:rPr>
          <w:b/>
          <w:lang w:val="en-US"/>
        </w:rPr>
        <w:t xml:space="preserve">Lambert, A.A., Cuevas, S., del Rio, J.A., Lopez de </w:t>
      </w:r>
      <w:proofErr w:type="spellStart"/>
      <w:r w:rsidR="00E44D6F" w:rsidRPr="00E44D6F">
        <w:rPr>
          <w:b/>
          <w:lang w:val="en-US"/>
        </w:rPr>
        <w:t>Haro</w:t>
      </w:r>
      <w:proofErr w:type="spellEnd"/>
      <w:r w:rsidR="00E44D6F" w:rsidRPr="00E44D6F">
        <w:rPr>
          <w:b/>
          <w:lang w:val="en-US"/>
        </w:rPr>
        <w:t xml:space="preserve">, M., </w:t>
      </w:r>
      <w:r w:rsidR="00E44D6F" w:rsidRPr="00E44D6F">
        <w:rPr>
          <w:lang w:val="en-US"/>
        </w:rPr>
        <w:t xml:space="preserve">(2009). Heat transfer enhancement in oscillatory flows of Newtonian and viscoelastic fluids, </w:t>
      </w:r>
      <w:r w:rsidR="00E44D6F" w:rsidRPr="00E44D6F">
        <w:rPr>
          <w:i/>
          <w:lang w:val="en-US"/>
        </w:rPr>
        <w:t>Int. J. Heat Mass Transfer</w:t>
      </w:r>
      <w:r w:rsidR="00E44D6F" w:rsidRPr="00E44D6F">
        <w:rPr>
          <w:lang w:val="en-US"/>
        </w:rPr>
        <w:t>, 52, 5472-5478</w:t>
      </w:r>
      <w:r w:rsidR="00680B25" w:rsidRPr="00E44D6F">
        <w:rPr>
          <w:lang w:val="en-US"/>
        </w:rPr>
        <w:t>.</w:t>
      </w:r>
    </w:p>
    <w:p w14:paraId="6226A65A" w14:textId="77777777" w:rsidR="0068211F" w:rsidRDefault="0068211F" w:rsidP="00EF6DF3">
      <w:pPr>
        <w:spacing w:before="120" w:after="120" w:line="360" w:lineRule="atLeast"/>
        <w:ind w:left="1418" w:hanging="1418"/>
        <w:jc w:val="both"/>
        <w:rPr>
          <w:lang w:val="en-US"/>
        </w:rPr>
      </w:pPr>
    </w:p>
    <w:p w14:paraId="7FC8B145" w14:textId="77777777" w:rsidR="0068211F" w:rsidRDefault="0068211F" w:rsidP="00EF6DF3">
      <w:pPr>
        <w:spacing w:before="120" w:after="120" w:line="360" w:lineRule="atLeast"/>
        <w:ind w:left="1418" w:hanging="1418"/>
        <w:jc w:val="both"/>
        <w:rPr>
          <w:lang w:val="en-US"/>
        </w:rPr>
      </w:pPr>
    </w:p>
    <w:p w14:paraId="51459775" w14:textId="77777777" w:rsidR="0068211F" w:rsidRDefault="0068211F" w:rsidP="00EF6DF3">
      <w:pPr>
        <w:spacing w:before="120" w:after="120" w:line="360" w:lineRule="atLeast"/>
        <w:ind w:left="1418" w:hanging="1418"/>
        <w:jc w:val="both"/>
        <w:rPr>
          <w:lang w:val="en-US"/>
        </w:rPr>
      </w:pPr>
    </w:p>
    <w:p w14:paraId="75D032DA" w14:textId="77777777" w:rsidR="0068211F" w:rsidRDefault="0068211F" w:rsidP="00EF6DF3">
      <w:pPr>
        <w:spacing w:before="120" w:after="120" w:line="360" w:lineRule="atLeast"/>
        <w:ind w:left="1418" w:hanging="1418"/>
        <w:jc w:val="both"/>
        <w:rPr>
          <w:lang w:val="en-US"/>
        </w:rPr>
      </w:pPr>
    </w:p>
    <w:p w14:paraId="202095B4" w14:textId="77777777" w:rsidR="000379AB" w:rsidRPr="002012BA" w:rsidRDefault="000379AB" w:rsidP="000379AB">
      <w:pPr>
        <w:pStyle w:val="BASLIK1"/>
        <w:numPr>
          <w:ilvl w:val="0"/>
          <w:numId w:val="0"/>
        </w:numPr>
        <w:spacing w:line="240" w:lineRule="auto"/>
        <w:rPr>
          <w:lang w:val="en-US"/>
        </w:rPr>
      </w:pPr>
      <w:r>
        <w:rPr>
          <w:lang w:val="en-US"/>
        </w:rPr>
        <w:t>K</w:t>
      </w:r>
      <w:r w:rsidRPr="002012BA">
        <w:rPr>
          <w:lang w:val="en-US"/>
        </w:rPr>
        <w:t>AYNAKLAR</w:t>
      </w:r>
    </w:p>
    <w:p w14:paraId="28E36236" w14:textId="77777777" w:rsidR="000379AB" w:rsidRDefault="000379AB" w:rsidP="000379AB">
      <w:pPr>
        <w:pStyle w:val="Bibliography"/>
        <w:rPr>
          <w:lang w:val="en-US"/>
        </w:rPr>
      </w:pPr>
    </w:p>
    <w:p w14:paraId="15E24168" w14:textId="77777777" w:rsidR="00167DFA" w:rsidRPr="00167DFA" w:rsidRDefault="000379AB" w:rsidP="00167DFA">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167DFA" w:rsidRPr="00167DFA">
        <w:t>[1]</w:t>
      </w:r>
      <w:r w:rsidR="00167DFA" w:rsidRPr="00167DFA">
        <w:tab/>
        <w:t xml:space="preserve">S. Razmkhah, A. Bozbey, and P. Febvre, ‘A compact high frequency voltage amplifier for superconductor–semiconductor logic interface’, </w:t>
      </w:r>
      <w:r w:rsidR="00167DFA" w:rsidRPr="00167DFA">
        <w:rPr>
          <w:i/>
          <w:iCs/>
        </w:rPr>
        <w:t>Supercond. Sci. Technol.</w:t>
      </w:r>
      <w:r w:rsidR="00167DFA" w:rsidRPr="00167DFA">
        <w:t>, vol. 34, no. 4, p. 045013, Apr. 2021, doi: 10.1088/1361-6668/abdedb.</w:t>
      </w:r>
    </w:p>
    <w:p w14:paraId="23F3EA61" w14:textId="77777777" w:rsidR="00167DFA" w:rsidRPr="00167DFA" w:rsidRDefault="00167DFA" w:rsidP="00167DFA">
      <w:pPr>
        <w:pStyle w:val="Bibliography"/>
      </w:pPr>
      <w:r w:rsidRPr="00167DFA">
        <w:t>[2]</w:t>
      </w:r>
      <w:r w:rsidRPr="00167DFA">
        <w:tab/>
        <w:t xml:space="preserve">F. Sarreshtedari, S. Razmkhah, N. Hosseini, J. Schubert, M. Banzet, and M. Fardmanesh, ‘An Efficient SQUID NDE Defect Detection Approach by Using an Adaptive Finite-Element Modeling’, </w:t>
      </w:r>
      <w:r w:rsidRPr="00167DFA">
        <w:rPr>
          <w:i/>
          <w:iCs/>
        </w:rPr>
        <w:t>J Supercond Nov Magn</w:t>
      </w:r>
      <w:r w:rsidRPr="00167DFA">
        <w:t>, vol. 24, no. 1–2, pp. 1077–1081, Jan. 2011, doi: 10.1007/s10948-010-0860-3.</w:t>
      </w:r>
    </w:p>
    <w:p w14:paraId="5F735C89" w14:textId="77777777" w:rsidR="00167DFA" w:rsidRPr="00167DFA" w:rsidRDefault="00167DFA" w:rsidP="00167DFA">
      <w:pPr>
        <w:pStyle w:val="Bibliography"/>
      </w:pPr>
      <w:r w:rsidRPr="00167DFA">
        <w:t>[3]</w:t>
      </w:r>
      <w:r w:rsidRPr="00167DFA">
        <w:tab/>
        <w:t xml:space="preserve">R. L. Fagaly, ‘Superconducting quantum interference device instruments and applications’, </w:t>
      </w:r>
      <w:r w:rsidRPr="00167DFA">
        <w:rPr>
          <w:i/>
          <w:iCs/>
        </w:rPr>
        <w:t>Review of Scientific Instruments</w:t>
      </w:r>
      <w:r w:rsidRPr="00167DFA">
        <w:t>, vol. 77, no. 10, p. 101101, Oct. 2006, doi: 10.1063/1.2354545.</w:t>
      </w:r>
    </w:p>
    <w:p w14:paraId="67B1D0AE" w14:textId="77777777" w:rsidR="00167DFA" w:rsidRPr="00167DFA" w:rsidRDefault="00167DFA" w:rsidP="00167DFA">
      <w:pPr>
        <w:pStyle w:val="Bibliography"/>
      </w:pPr>
      <w:r w:rsidRPr="00167DFA">
        <w:t>[4]</w:t>
      </w:r>
      <w:r w:rsidRPr="00167DFA">
        <w:tab/>
        <w:t xml:space="preserve">V. K. Kornev, I. I. Soloviev, N. V. Klenov, and O. A. Mukhanov, ‘Development of SQIF-Based Output Broad Band Amplifier’, </w:t>
      </w:r>
      <w:r w:rsidRPr="00167DFA">
        <w:rPr>
          <w:i/>
          <w:iCs/>
        </w:rPr>
        <w:t>IEEE Trans. Appl. Supercond.</w:t>
      </w:r>
      <w:r w:rsidRPr="00167DFA">
        <w:t>, vol. 17, no. 2, pp. 569–572, Jun. 2007, doi: 10.1109/TASC.2007.898119.</w:t>
      </w:r>
    </w:p>
    <w:p w14:paraId="2B9F860B" w14:textId="77777777" w:rsidR="00167DFA" w:rsidRPr="00167DFA" w:rsidRDefault="00167DFA" w:rsidP="00167DFA">
      <w:pPr>
        <w:pStyle w:val="Bibliography"/>
      </w:pPr>
      <w:r w:rsidRPr="00167DFA">
        <w:t>[5]</w:t>
      </w:r>
      <w:r w:rsidRPr="00167DFA">
        <w:tab/>
        <w:t xml:space="preserve">E. E. Mitchell </w:t>
      </w:r>
      <w:r w:rsidRPr="00167DFA">
        <w:rPr>
          <w:i/>
          <w:iCs/>
        </w:rPr>
        <w:t>et al.</w:t>
      </w:r>
      <w:r w:rsidRPr="00167DFA">
        <w:t xml:space="preserve">, ‘2D SQIF arrays using 20 000 YBCO high R n Josephson junctions’, </w:t>
      </w:r>
      <w:r w:rsidRPr="00167DFA">
        <w:rPr>
          <w:i/>
          <w:iCs/>
        </w:rPr>
        <w:t>Supercond. Sci. Technol.</w:t>
      </w:r>
      <w:r w:rsidRPr="00167DFA">
        <w:t>, vol. 29, no. 6, p. 06LT01, 2016, doi: 10.1088/0953-2048/29/6/06LT01.</w:t>
      </w:r>
    </w:p>
    <w:p w14:paraId="21E61DE1" w14:textId="77777777" w:rsidR="00167DFA" w:rsidRPr="00167DFA" w:rsidRDefault="00167DFA" w:rsidP="00167DFA">
      <w:pPr>
        <w:pStyle w:val="Bibliography"/>
      </w:pPr>
      <w:r w:rsidRPr="00167DFA">
        <w:t>[6]</w:t>
      </w:r>
      <w:r w:rsidRPr="00167DFA">
        <w:tab/>
        <w:t xml:space="preserve">V. K. Kornev, N. V. Kolotinskiy, D. E. Bazulin, and O. A. Mukhanov, ‘High-Linearity Bi-SQUID: Design Map’, </w:t>
      </w:r>
      <w:r w:rsidRPr="00167DFA">
        <w:rPr>
          <w:i/>
          <w:iCs/>
        </w:rPr>
        <w:t>IEEE Transactions on Applied Superconductivity</w:t>
      </w:r>
      <w:r w:rsidRPr="00167DFA">
        <w:t>, vol. 28, no. 7, pp. 1–5, Oct. 2018, doi: 10.1109/TASC.2018.2827982.</w:t>
      </w:r>
    </w:p>
    <w:p w14:paraId="1414F7F7" w14:textId="77777777" w:rsidR="00167DFA" w:rsidRPr="00167DFA" w:rsidRDefault="00167DFA" w:rsidP="00167DFA">
      <w:pPr>
        <w:pStyle w:val="Bibliography"/>
      </w:pPr>
      <w:r w:rsidRPr="00167DFA">
        <w:lastRenderedPageBreak/>
        <w:t>[7]</w:t>
      </w:r>
      <w:r w:rsidRPr="00167DFA">
        <w:tab/>
        <w:t xml:space="preserve">P. Longhini </w:t>
      </w:r>
      <w:r w:rsidRPr="00167DFA">
        <w:rPr>
          <w:i/>
          <w:iCs/>
        </w:rPr>
        <w:t>et al.</w:t>
      </w:r>
      <w:r w:rsidRPr="00167DFA">
        <w:t xml:space="preserve">, ‘Voltage Response of Non-Uniform Arrays of Bi-SQUIDs’, in </w:t>
      </w:r>
      <w:r w:rsidRPr="00167DFA">
        <w:rPr>
          <w:i/>
          <w:iCs/>
        </w:rPr>
        <w:t>International Conference on Theory and Application in Nonlinear Dynamics (ICAND 2012)</w:t>
      </w:r>
      <w:r w:rsidRPr="00167DFA">
        <w:t>, V. In, A. Palacios, and P. Longhini, Eds. Cham: Springer International Publishing, 2014, pp. 77–90. doi: 10.1007/978-3-319-02925-2_7.</w:t>
      </w:r>
    </w:p>
    <w:p w14:paraId="03796D31" w14:textId="77777777" w:rsidR="00167DFA" w:rsidRPr="00167DFA" w:rsidRDefault="00167DFA" w:rsidP="00167DFA">
      <w:pPr>
        <w:pStyle w:val="Bibliography"/>
      </w:pPr>
      <w:r w:rsidRPr="00167DFA">
        <w:t>[8]</w:t>
      </w:r>
      <w:r w:rsidRPr="00167DFA">
        <w:tab/>
        <w:t xml:space="preserve">S. Polonsky, P. Shevchenko, A. Kirichenko, D. Zinoviev, and A. Rylyakov, ‘PSCAN’96: new software for simulation and optimization of complex RSFQ circuits’, </w:t>
      </w:r>
      <w:r w:rsidRPr="00167DFA">
        <w:rPr>
          <w:i/>
          <w:iCs/>
        </w:rPr>
        <w:t>IEEE Transactions on Applied Superconductivity</w:t>
      </w:r>
      <w:r w:rsidRPr="00167DFA">
        <w:t>, vol. 7, no. 2, pp. 2685–2689, Jun. 1997, doi: 10.1109/77.621792.</w:t>
      </w:r>
    </w:p>
    <w:p w14:paraId="645E9597" w14:textId="77777777" w:rsidR="00167DFA" w:rsidRPr="00167DFA" w:rsidRDefault="00167DFA" w:rsidP="00167DFA">
      <w:pPr>
        <w:pStyle w:val="Bibliography"/>
      </w:pPr>
      <w:r w:rsidRPr="00167DFA">
        <w:t>[9]</w:t>
      </w:r>
      <w:r w:rsidRPr="00167DFA">
        <w:tab/>
        <w:t xml:space="preserve">S. R. Whiteley, ‘Josephson junctions in SPICE3’, </w:t>
      </w:r>
      <w:r w:rsidRPr="00167DFA">
        <w:rPr>
          <w:i/>
          <w:iCs/>
        </w:rPr>
        <w:t>IEEE Trans. Magn.</w:t>
      </w:r>
      <w:r w:rsidRPr="00167DFA">
        <w:t>, vol. 27, no. 2, pp. 2902–2905, Mar. 1991, doi: 10.1109/20.133816.</w:t>
      </w:r>
    </w:p>
    <w:p w14:paraId="1B9DA2D1" w14:textId="77777777" w:rsidR="00167DFA" w:rsidRPr="00167DFA" w:rsidRDefault="00167DFA" w:rsidP="00167DFA">
      <w:pPr>
        <w:pStyle w:val="Bibliography"/>
      </w:pPr>
      <w:r w:rsidRPr="00167DFA">
        <w:t>[10]</w:t>
      </w:r>
      <w:r w:rsidRPr="00167DFA">
        <w:tab/>
        <w:t>W. Meissner and R. Ochsenfeld, ‘Ein neuer Effekt bei Eintritt der Supraleitf</w:t>
      </w:r>
      <w:r w:rsidRPr="00167DFA">
        <w:rPr>
          <w:rFonts w:ascii="Tahoma" w:hAnsi="Tahoma" w:cs="Tahoma"/>
        </w:rPr>
        <w:t>�</w:t>
      </w:r>
      <w:r w:rsidRPr="00167DFA">
        <w:t xml:space="preserve">higkeit’, </w:t>
      </w:r>
      <w:r w:rsidRPr="00167DFA">
        <w:rPr>
          <w:i/>
          <w:iCs/>
        </w:rPr>
        <w:t>Naturwissenschaften</w:t>
      </w:r>
      <w:r w:rsidRPr="00167DFA">
        <w:t>, vol. 21, no. 44, pp. 787–788, Nov. 1933, doi: 10.1007/BF01504252.</w:t>
      </w:r>
    </w:p>
    <w:p w14:paraId="097BE10E" w14:textId="77777777" w:rsidR="00167DFA" w:rsidRPr="00167DFA" w:rsidRDefault="00167DFA" w:rsidP="00167DFA">
      <w:pPr>
        <w:pStyle w:val="Bibliography"/>
      </w:pPr>
      <w:r w:rsidRPr="00167DFA">
        <w:t>[11]</w:t>
      </w:r>
      <w:r w:rsidRPr="00167DFA">
        <w:tab/>
        <w:t xml:space="preserve">‘The electromagnetic equations of the supraconductor’, </w:t>
      </w:r>
      <w:r w:rsidRPr="00167DFA">
        <w:rPr>
          <w:i/>
          <w:iCs/>
        </w:rPr>
        <w:t>Proc. R. Soc. Lond. A</w:t>
      </w:r>
      <w:r w:rsidRPr="00167DFA">
        <w:t>, vol. 149, no. 866, pp. 71–88, Mar. 1935, doi: 10.1098/rspa.1935.0048.</w:t>
      </w:r>
    </w:p>
    <w:p w14:paraId="7075813E" w14:textId="77777777" w:rsidR="00167DFA" w:rsidRPr="00167DFA" w:rsidRDefault="00167DFA" w:rsidP="00167DFA">
      <w:pPr>
        <w:pStyle w:val="Bibliography"/>
      </w:pPr>
      <w:r w:rsidRPr="00167DFA">
        <w:t>[12]</w:t>
      </w:r>
      <w:r w:rsidRPr="00167DFA">
        <w:tab/>
        <w:t xml:space="preserve">J. Bardeen, L. N. Cooper, and J. R. Schrieffer, ‘Theory of Superconductivity’, </w:t>
      </w:r>
      <w:r w:rsidRPr="00167DFA">
        <w:rPr>
          <w:i/>
          <w:iCs/>
        </w:rPr>
        <w:t>Phys. Rev.</w:t>
      </w:r>
      <w:r w:rsidRPr="00167DFA">
        <w:t>, vol. 108, no. 5, pp. 1175–1204, Dec. 1957, doi: 10.1103/PhysRev.108.1175.</w:t>
      </w:r>
    </w:p>
    <w:p w14:paraId="66EC1956" w14:textId="77777777" w:rsidR="00167DFA" w:rsidRPr="00167DFA" w:rsidRDefault="00167DFA" w:rsidP="00167DFA">
      <w:pPr>
        <w:pStyle w:val="Bibliography"/>
      </w:pPr>
      <w:r w:rsidRPr="00167DFA">
        <w:t>[13]</w:t>
      </w:r>
      <w:r w:rsidRPr="00167DFA">
        <w:tab/>
        <w:t xml:space="preserve">B. D. Josephson, ‘Possible new effects in superconductive tunnelling’, </w:t>
      </w:r>
      <w:r w:rsidRPr="00167DFA">
        <w:rPr>
          <w:i/>
          <w:iCs/>
        </w:rPr>
        <w:t>Physics Letters</w:t>
      </w:r>
      <w:r w:rsidRPr="00167DFA">
        <w:t>, vol. 1, no. 7, pp. 251–253, Jul. 1962, doi: 10.1016/0031-9163(62)91369-0.</w:t>
      </w:r>
    </w:p>
    <w:p w14:paraId="0A94F527" w14:textId="77777777" w:rsidR="00167DFA" w:rsidRPr="00167DFA" w:rsidRDefault="00167DFA" w:rsidP="00167DFA">
      <w:pPr>
        <w:pStyle w:val="Bibliography"/>
      </w:pPr>
      <w:r w:rsidRPr="00167DFA">
        <w:t>[14]</w:t>
      </w:r>
      <w:r w:rsidRPr="00167DFA">
        <w:tab/>
        <w:t xml:space="preserve">R. C. Jaklevic, J. Lambe, A. H. Silver, and J. E. Mercereau, ‘Quantum Interference Effects in Josephson Tunneling’, </w:t>
      </w:r>
      <w:r w:rsidRPr="00167DFA">
        <w:rPr>
          <w:i/>
          <w:iCs/>
        </w:rPr>
        <w:t>Phys. Rev. Lett.</w:t>
      </w:r>
      <w:r w:rsidRPr="00167DFA">
        <w:t>, vol. 12, no. 7, pp. 159–160, Feb. 1964, doi: 10.1103/PhysRevLett.12.159.</w:t>
      </w:r>
    </w:p>
    <w:p w14:paraId="0F8D84C8" w14:textId="77777777" w:rsidR="00167DFA" w:rsidRPr="00167DFA" w:rsidRDefault="00167DFA" w:rsidP="00167DFA">
      <w:pPr>
        <w:pStyle w:val="Bibliography"/>
      </w:pPr>
      <w:r w:rsidRPr="00167DFA">
        <w:t>[15]</w:t>
      </w:r>
      <w:r w:rsidRPr="00167DFA">
        <w:tab/>
        <w:t xml:space="preserve">J. Oppenländer, Ch. Häussler, and N. Schopohl, ‘N o n − Φ 0 − p e r i o d i c macroscopic quantum interference in one-dimensional parallel Josephson junction arrays with unconventional grating structure’, </w:t>
      </w:r>
      <w:r w:rsidRPr="00167DFA">
        <w:rPr>
          <w:i/>
          <w:iCs/>
        </w:rPr>
        <w:t>Phys. Rev. B</w:t>
      </w:r>
      <w:r w:rsidRPr="00167DFA">
        <w:t>, vol. 63, no. 2, p. 024511, Dec. 2000, doi: 10.1103/PhysRevB.63.024511.</w:t>
      </w:r>
    </w:p>
    <w:p w14:paraId="432B9531" w14:textId="77777777" w:rsidR="00167DFA" w:rsidRPr="00167DFA" w:rsidRDefault="00167DFA" w:rsidP="00167DFA">
      <w:pPr>
        <w:pStyle w:val="Bibliography"/>
      </w:pPr>
      <w:r w:rsidRPr="00167DFA">
        <w:t>[16]</w:t>
      </w:r>
      <w:r w:rsidRPr="00167DFA">
        <w:tab/>
        <w:t xml:space="preserve">A. Beiser, </w:t>
      </w:r>
      <w:r w:rsidRPr="00167DFA">
        <w:rPr>
          <w:i/>
          <w:iCs/>
        </w:rPr>
        <w:t>Concepts of modern physics</w:t>
      </w:r>
      <w:r w:rsidRPr="00167DFA">
        <w:t>, 6th ed. Boston: McGraw-Hill, 2003.</w:t>
      </w:r>
    </w:p>
    <w:p w14:paraId="7A075CE7" w14:textId="77777777" w:rsidR="00167DFA" w:rsidRPr="00167DFA" w:rsidRDefault="00167DFA" w:rsidP="00167DFA">
      <w:pPr>
        <w:pStyle w:val="Bibliography"/>
      </w:pPr>
      <w:r w:rsidRPr="00167DFA">
        <w:t>[17]</w:t>
      </w:r>
      <w:r w:rsidRPr="00167DFA">
        <w:tab/>
        <w:t xml:space="preserve">R. B. Singh, </w:t>
      </w:r>
      <w:r w:rsidRPr="00167DFA">
        <w:rPr>
          <w:i/>
          <w:iCs/>
        </w:rPr>
        <w:t>Introduction to modern physics</w:t>
      </w:r>
      <w:r w:rsidRPr="00167DFA">
        <w:t>. New Delhi: New Age International, 2002.</w:t>
      </w:r>
    </w:p>
    <w:p w14:paraId="0783FD89" w14:textId="77777777" w:rsidR="00167DFA" w:rsidRPr="00167DFA" w:rsidRDefault="00167DFA" w:rsidP="00167DFA">
      <w:pPr>
        <w:pStyle w:val="Bibliography"/>
      </w:pPr>
      <w:r w:rsidRPr="00167DFA">
        <w:t>[18]</w:t>
      </w:r>
      <w:r w:rsidRPr="00167DFA">
        <w:tab/>
        <w:t xml:space="preserve">H. D. Young, R. A. Freedman, and H. D. Young, </w:t>
      </w:r>
      <w:r w:rsidRPr="00167DFA">
        <w:rPr>
          <w:i/>
          <w:iCs/>
        </w:rPr>
        <w:t>University physics with modern physics</w:t>
      </w:r>
      <w:r w:rsidRPr="00167DFA">
        <w:t>, 15th edition. Hoboken, N.J: Pearson Higher Education, 2020.</w:t>
      </w:r>
    </w:p>
    <w:p w14:paraId="6DA22EBC" w14:textId="77777777" w:rsidR="00167DFA" w:rsidRPr="00167DFA" w:rsidRDefault="00167DFA" w:rsidP="00167DFA">
      <w:pPr>
        <w:pStyle w:val="Bibliography"/>
      </w:pPr>
      <w:r w:rsidRPr="00167DFA">
        <w:t>[19]</w:t>
      </w:r>
      <w:r w:rsidRPr="00167DFA">
        <w:tab/>
        <w:t xml:space="preserve">D. Halliday, R. Resnick, and J. Walker, </w:t>
      </w:r>
      <w:r w:rsidRPr="00167DFA">
        <w:rPr>
          <w:i/>
          <w:iCs/>
        </w:rPr>
        <w:t>Fundamentals of physics</w:t>
      </w:r>
      <w:r w:rsidRPr="00167DFA">
        <w:t>. Danvers: Wiley, 2014.</w:t>
      </w:r>
    </w:p>
    <w:p w14:paraId="01E7C475" w14:textId="77777777" w:rsidR="00167DFA" w:rsidRPr="00167DFA" w:rsidRDefault="00167DFA" w:rsidP="00167DFA">
      <w:pPr>
        <w:pStyle w:val="Bibliography"/>
      </w:pPr>
      <w:r w:rsidRPr="00167DFA">
        <w:t>[20]</w:t>
      </w:r>
      <w:r w:rsidRPr="00167DFA">
        <w:tab/>
        <w:t xml:space="preserve">D. J. Griffiths, </w:t>
      </w:r>
      <w:r w:rsidRPr="00167DFA">
        <w:rPr>
          <w:i/>
          <w:iCs/>
        </w:rPr>
        <w:t>Introduction to electrodynamics</w:t>
      </w:r>
      <w:r w:rsidRPr="00167DFA">
        <w:t>, Fourth edition. Cambridge, United Kingdom ; New York, NY: Cambridge University Press, 2018.</w:t>
      </w:r>
    </w:p>
    <w:p w14:paraId="33686E2F" w14:textId="77777777" w:rsidR="00167DFA" w:rsidRPr="00167DFA" w:rsidRDefault="00167DFA" w:rsidP="00167DFA">
      <w:pPr>
        <w:pStyle w:val="Bibliography"/>
      </w:pPr>
      <w:r w:rsidRPr="00167DFA">
        <w:t>[21]</w:t>
      </w:r>
      <w:r w:rsidRPr="00167DFA">
        <w:tab/>
        <w:t xml:space="preserve">Jr, Charles P, Horacio A. Farach, Richard J. Creswick, TotalBoox, and TBX, </w:t>
      </w:r>
      <w:r w:rsidRPr="00167DFA">
        <w:rPr>
          <w:i/>
          <w:iCs/>
        </w:rPr>
        <w:t>Superconductivity.</w:t>
      </w:r>
      <w:r w:rsidRPr="00167DFA">
        <w:t xml:space="preserve"> Elsevier Science, 2010. Accessed: Sep. 01, 2021. [Online]. Available: http://www.totalboox.com/book/id-6330937135970965228</w:t>
      </w:r>
    </w:p>
    <w:p w14:paraId="4857C4F6" w14:textId="77777777" w:rsidR="00167DFA" w:rsidRPr="00167DFA" w:rsidRDefault="00167DFA" w:rsidP="00167DFA">
      <w:pPr>
        <w:pStyle w:val="Bibliography"/>
      </w:pPr>
      <w:r w:rsidRPr="00167DFA">
        <w:t>[22]</w:t>
      </w:r>
      <w:r w:rsidRPr="00167DFA">
        <w:tab/>
        <w:t xml:space="preserve">M. Tinkham, </w:t>
      </w:r>
      <w:r w:rsidRPr="00167DFA">
        <w:rPr>
          <w:i/>
          <w:iCs/>
        </w:rPr>
        <w:t>Introduction to superconductivity</w:t>
      </w:r>
      <w:r w:rsidRPr="00167DFA">
        <w:t>, 2 ed. Mineola, NY: Dover Publ, 2015.</w:t>
      </w:r>
    </w:p>
    <w:p w14:paraId="6A2BF193" w14:textId="77777777" w:rsidR="00167DFA" w:rsidRPr="00167DFA" w:rsidRDefault="00167DFA" w:rsidP="00167DFA">
      <w:pPr>
        <w:pStyle w:val="Bibliography"/>
      </w:pPr>
      <w:r w:rsidRPr="00167DFA">
        <w:t>[23]</w:t>
      </w:r>
      <w:r w:rsidRPr="00167DFA">
        <w:tab/>
        <w:t xml:space="preserve">A. Barone and G. Paternò, </w:t>
      </w:r>
      <w:r w:rsidRPr="00167DFA">
        <w:rPr>
          <w:i/>
          <w:iCs/>
        </w:rPr>
        <w:t>Physics and applications of the Josephson effect</w:t>
      </w:r>
      <w:r w:rsidRPr="00167DFA">
        <w:t>. New York: Wiley, 1982.</w:t>
      </w:r>
    </w:p>
    <w:p w14:paraId="41C4C66D" w14:textId="41E28332" w:rsidR="0068211F" w:rsidRDefault="000379AB" w:rsidP="00EF6DF3">
      <w:pPr>
        <w:spacing w:before="120" w:after="120" w:line="360" w:lineRule="atLeast"/>
        <w:ind w:left="1418" w:hanging="1418"/>
        <w:jc w:val="both"/>
        <w:rPr>
          <w:lang w:val="en-US"/>
        </w:rPr>
      </w:pPr>
      <w:r>
        <w:rPr>
          <w:lang w:val="en-US"/>
        </w:rPr>
        <w:fldChar w:fldCharType="end"/>
      </w:r>
    </w:p>
    <w:p w14:paraId="34FD11AD" w14:textId="77777777" w:rsidR="0068211F" w:rsidRDefault="0068211F" w:rsidP="0068211F">
      <w:pPr>
        <w:rPr>
          <w:b/>
          <w:lang w:val="en-US"/>
        </w:rPr>
      </w:pPr>
      <w:bookmarkStart w:id="304" w:name="_Toc190755336"/>
      <w:bookmarkStart w:id="305" w:name="_Toc190755914"/>
      <w:bookmarkStart w:id="306" w:name="_Toc224357628"/>
      <w:bookmarkStart w:id="307" w:name="_Toc286759145"/>
    </w:p>
    <w:p w14:paraId="6B9BD7A9" w14:textId="77777777" w:rsidR="0068211F" w:rsidRPr="003B779E" w:rsidRDefault="0068211F" w:rsidP="0068211F">
      <w:pPr>
        <w:sectPr w:rsidR="0068211F" w:rsidRPr="003B779E" w:rsidSect="0071176B">
          <w:footerReference w:type="even" r:id="rId60"/>
          <w:footerReference w:type="default" r:id="rId61"/>
          <w:pgSz w:w="11906" w:h="16838"/>
          <w:pgMar w:top="1418" w:right="1418" w:bottom="1418" w:left="2268" w:header="709" w:footer="709" w:gutter="0"/>
          <w:cols w:space="708"/>
          <w:docGrid w:linePitch="360"/>
        </w:sectPr>
      </w:pPr>
    </w:p>
    <w:p w14:paraId="54AD68FA" w14:textId="77777777" w:rsidR="00D94813" w:rsidRPr="00E67AF9" w:rsidRDefault="00D94813" w:rsidP="00946E67">
      <w:pPr>
        <w:pStyle w:val="BASLIK1"/>
        <w:numPr>
          <w:ilvl w:val="0"/>
          <w:numId w:val="0"/>
        </w:numPr>
        <w:spacing w:line="240" w:lineRule="auto"/>
        <w:rPr>
          <w:lang w:val="en-US"/>
        </w:rPr>
      </w:pPr>
      <w:r w:rsidRPr="00874DE1">
        <w:rPr>
          <w:lang w:val="en-US"/>
        </w:rPr>
        <w:lastRenderedPageBreak/>
        <w:t>EKLER</w:t>
      </w:r>
      <w:bookmarkEnd w:id="304"/>
      <w:bookmarkEnd w:id="305"/>
      <w:bookmarkEnd w:id="306"/>
      <w:bookmarkEnd w:id="307"/>
    </w:p>
    <w:p w14:paraId="1BA11EF5" w14:textId="50B9F4FE" w:rsidR="00D94813" w:rsidRDefault="00A573C8" w:rsidP="0054256D">
      <w:pPr>
        <w:spacing w:line="360" w:lineRule="auto"/>
        <w:rPr>
          <w:lang w:val="en-US"/>
        </w:rPr>
      </w:pPr>
      <w:r w:rsidRPr="0054256D">
        <w:rPr>
          <w:lang w:val="en-US"/>
        </w:rPr>
        <w:t xml:space="preserve">EK </w:t>
      </w:r>
      <w:r w:rsidR="0066097D" w:rsidRPr="0054256D">
        <w:rPr>
          <w:lang w:val="en-US"/>
        </w:rPr>
        <w:t>1</w:t>
      </w:r>
      <w:r w:rsidRPr="0054256D">
        <w:rPr>
          <w:lang w:val="en-US"/>
        </w:rPr>
        <w:t xml:space="preserve">: </w:t>
      </w:r>
      <w:proofErr w:type="spellStart"/>
      <w:r w:rsidR="009E457B">
        <w:rPr>
          <w:lang w:val="en-US"/>
        </w:rPr>
        <w:t>Vektörel</w:t>
      </w:r>
      <w:proofErr w:type="spellEnd"/>
      <w:r w:rsidR="009E457B">
        <w:rPr>
          <w:lang w:val="en-US"/>
        </w:rPr>
        <w:t xml:space="preserve"> </w:t>
      </w:r>
      <w:proofErr w:type="spellStart"/>
      <w:r w:rsidR="009E457B">
        <w:rPr>
          <w:lang w:val="en-US"/>
        </w:rPr>
        <w:t>Özdeşlikler</w:t>
      </w:r>
      <w:proofErr w:type="spellEnd"/>
    </w:p>
    <w:p w14:paraId="08F88A72" w14:textId="77777777" w:rsidR="009E457B" w:rsidRDefault="009E457B" w:rsidP="0054256D">
      <w:pPr>
        <w:spacing w:line="360" w:lineRule="auto"/>
        <w:rPr>
          <w:lang w:val="en-US"/>
        </w:rPr>
      </w:pPr>
    </w:p>
    <w:p w14:paraId="2C4E3A1A" w14:textId="77777777" w:rsidR="009E457B" w:rsidRPr="0054256D" w:rsidRDefault="009E457B" w:rsidP="0054256D">
      <w:pPr>
        <w:spacing w:line="360" w:lineRule="auto"/>
        <w:rPr>
          <w:lang w:val="en-US"/>
        </w:rPr>
      </w:pPr>
    </w:p>
    <w:p w14:paraId="0F2D5235" w14:textId="77777777" w:rsidR="0066097D" w:rsidRDefault="0066097D" w:rsidP="0054256D">
      <w:pPr>
        <w:spacing w:line="360" w:lineRule="auto"/>
        <w:rPr>
          <w:lang w:val="en-US"/>
        </w:rPr>
      </w:pPr>
      <w:r w:rsidRPr="0054256D">
        <w:rPr>
          <w:lang w:val="en-US"/>
        </w:rPr>
        <w:t xml:space="preserve">EK </w:t>
      </w:r>
      <w:proofErr w:type="gramStart"/>
      <w:r w:rsidRPr="0054256D">
        <w:rPr>
          <w:lang w:val="en-US"/>
        </w:rPr>
        <w:t>2:</w:t>
      </w:r>
      <w:r w:rsidR="001E0E6E">
        <w:rPr>
          <w:lang w:val="en-US"/>
        </w:rPr>
        <w:t>FizikselFaktörler</w:t>
      </w:r>
      <w:proofErr w:type="gramEnd"/>
    </w:p>
    <w:p w14:paraId="58B76D61" w14:textId="77777777" w:rsidR="001E0E6E" w:rsidRPr="00A573C8" w:rsidRDefault="001E0E6E" w:rsidP="001E0E6E">
      <w:pPr>
        <w:spacing w:line="360" w:lineRule="auto"/>
        <w:rPr>
          <w:b/>
          <w:lang w:val="en-US"/>
        </w:rPr>
      </w:pPr>
    </w:p>
    <w:p w14:paraId="0FEC0FF0" w14:textId="77777777" w:rsidR="00D94813" w:rsidRPr="00E9219D" w:rsidRDefault="00D94813" w:rsidP="00D94813">
      <w:pPr>
        <w:rPr>
          <w:lang w:val="en-US"/>
        </w:rPr>
      </w:pPr>
    </w:p>
    <w:p w14:paraId="6E2C1AAA" w14:textId="77777777" w:rsidR="00D94813" w:rsidRPr="00E9219D" w:rsidRDefault="00D94813" w:rsidP="00D94813">
      <w:pPr>
        <w:rPr>
          <w:lang w:val="en-US"/>
        </w:rPr>
      </w:pPr>
    </w:p>
    <w:p w14:paraId="2D07D99B" w14:textId="77777777" w:rsidR="00D94813" w:rsidRPr="00E9219D" w:rsidRDefault="00D94813" w:rsidP="00D94813">
      <w:pPr>
        <w:rPr>
          <w:lang w:val="en-US"/>
        </w:rPr>
      </w:pPr>
    </w:p>
    <w:p w14:paraId="2133CDE0" w14:textId="77777777" w:rsidR="00D94813" w:rsidRPr="00E9219D" w:rsidRDefault="00D94813" w:rsidP="00D94813">
      <w:pPr>
        <w:rPr>
          <w:lang w:val="en-US"/>
        </w:rPr>
      </w:pPr>
    </w:p>
    <w:p w14:paraId="5B6DD78D" w14:textId="77777777" w:rsidR="00D94813" w:rsidRPr="00E9219D" w:rsidRDefault="00D94813" w:rsidP="00D94813">
      <w:pPr>
        <w:rPr>
          <w:lang w:val="en-US"/>
        </w:rPr>
      </w:pPr>
    </w:p>
    <w:p w14:paraId="1FF31983" w14:textId="77777777" w:rsidR="00D94813" w:rsidRPr="00E9219D" w:rsidRDefault="00D94813" w:rsidP="00D94813">
      <w:pPr>
        <w:rPr>
          <w:lang w:val="en-US"/>
        </w:rPr>
      </w:pPr>
    </w:p>
    <w:p w14:paraId="4C266F89" w14:textId="77777777" w:rsidR="00D94813" w:rsidRPr="00E9219D" w:rsidRDefault="00D94813" w:rsidP="00D94813">
      <w:pPr>
        <w:rPr>
          <w:lang w:val="en-US"/>
        </w:rPr>
      </w:pPr>
    </w:p>
    <w:p w14:paraId="7991B667" w14:textId="77777777" w:rsidR="00D94813" w:rsidRPr="00E9219D" w:rsidRDefault="00D94813" w:rsidP="00D94813">
      <w:pPr>
        <w:rPr>
          <w:lang w:val="en-US"/>
        </w:rPr>
      </w:pPr>
    </w:p>
    <w:p w14:paraId="660F933D" w14:textId="77777777" w:rsidR="00D94813" w:rsidRPr="00E9219D" w:rsidRDefault="00D94813" w:rsidP="00D94813">
      <w:pPr>
        <w:rPr>
          <w:lang w:val="en-US"/>
        </w:rPr>
      </w:pPr>
    </w:p>
    <w:p w14:paraId="7E9074E1" w14:textId="77777777" w:rsidR="00D94813" w:rsidRPr="00E9219D" w:rsidRDefault="00D94813" w:rsidP="00D94813">
      <w:pPr>
        <w:rPr>
          <w:lang w:val="en-US"/>
        </w:rPr>
      </w:pPr>
    </w:p>
    <w:p w14:paraId="06E0E742" w14:textId="77777777" w:rsidR="00D94813" w:rsidRPr="00E9219D" w:rsidRDefault="00D94813" w:rsidP="00D94813">
      <w:pPr>
        <w:rPr>
          <w:lang w:val="en-US"/>
        </w:rPr>
      </w:pPr>
    </w:p>
    <w:p w14:paraId="7D148AD7" w14:textId="77777777" w:rsidR="00D94813" w:rsidRPr="00E9219D" w:rsidRDefault="00D94813" w:rsidP="00D94813">
      <w:pPr>
        <w:rPr>
          <w:lang w:val="en-US"/>
        </w:rPr>
      </w:pPr>
    </w:p>
    <w:p w14:paraId="181F5F55" w14:textId="77777777" w:rsidR="00D94813" w:rsidRPr="00E9219D" w:rsidRDefault="00D94813" w:rsidP="00D94813">
      <w:pPr>
        <w:rPr>
          <w:lang w:val="en-US"/>
        </w:rPr>
      </w:pPr>
    </w:p>
    <w:p w14:paraId="0698F1DC" w14:textId="77777777" w:rsidR="00D94813" w:rsidRPr="00E9219D" w:rsidRDefault="00D94813" w:rsidP="00D94813">
      <w:pPr>
        <w:rPr>
          <w:lang w:val="en-US"/>
        </w:rPr>
      </w:pPr>
    </w:p>
    <w:p w14:paraId="34833E51" w14:textId="77777777" w:rsidR="00D94813" w:rsidRPr="00E9219D" w:rsidRDefault="00D94813" w:rsidP="00D94813">
      <w:pPr>
        <w:rPr>
          <w:lang w:val="en-US"/>
        </w:rPr>
      </w:pPr>
    </w:p>
    <w:p w14:paraId="29FA8883" w14:textId="77777777" w:rsidR="00D94813" w:rsidRPr="00E9219D" w:rsidRDefault="00D94813" w:rsidP="00D94813">
      <w:pPr>
        <w:rPr>
          <w:lang w:val="en-US"/>
        </w:rPr>
      </w:pPr>
    </w:p>
    <w:p w14:paraId="0B53D053" w14:textId="77777777" w:rsidR="00D94813" w:rsidRPr="00E9219D" w:rsidRDefault="00D94813" w:rsidP="00D94813">
      <w:pPr>
        <w:rPr>
          <w:lang w:val="en-US"/>
        </w:rPr>
      </w:pPr>
    </w:p>
    <w:p w14:paraId="296BC59D" w14:textId="77777777" w:rsidR="00D94813" w:rsidRPr="00E9219D" w:rsidRDefault="00D94813" w:rsidP="00D94813">
      <w:pPr>
        <w:rPr>
          <w:lang w:val="en-US"/>
        </w:rPr>
      </w:pPr>
    </w:p>
    <w:p w14:paraId="2688DA20" w14:textId="77777777" w:rsidR="00D94813" w:rsidRPr="00E9219D" w:rsidRDefault="00D94813" w:rsidP="00D94813">
      <w:pPr>
        <w:rPr>
          <w:lang w:val="en-US"/>
        </w:rPr>
      </w:pPr>
    </w:p>
    <w:p w14:paraId="6B24B90A" w14:textId="77777777" w:rsidR="00D94813" w:rsidRPr="00E9219D" w:rsidRDefault="00D94813" w:rsidP="00D94813">
      <w:pPr>
        <w:rPr>
          <w:lang w:val="en-US"/>
        </w:rPr>
      </w:pPr>
    </w:p>
    <w:p w14:paraId="7ADBB668" w14:textId="77777777" w:rsidR="00D94813" w:rsidRPr="00E9219D" w:rsidRDefault="00D94813" w:rsidP="00D94813">
      <w:pPr>
        <w:rPr>
          <w:lang w:val="en-US"/>
        </w:rPr>
      </w:pPr>
    </w:p>
    <w:p w14:paraId="59F1A4B2" w14:textId="77777777" w:rsidR="00D94813" w:rsidRPr="00E9219D" w:rsidRDefault="00D94813" w:rsidP="00D94813">
      <w:pPr>
        <w:rPr>
          <w:lang w:val="en-US"/>
        </w:rPr>
      </w:pPr>
    </w:p>
    <w:p w14:paraId="264836AE" w14:textId="77777777" w:rsidR="00D94813" w:rsidRPr="00E9219D" w:rsidRDefault="00262828" w:rsidP="00D94813">
      <w:pPr>
        <w:rPr>
          <w:lang w:val="en-US"/>
        </w:rPr>
      </w:pPr>
      <w:r>
        <w:rPr>
          <w:lang w:val="en-US"/>
        </w:rPr>
        <w:br w:type="page"/>
      </w:r>
    </w:p>
    <w:p w14:paraId="3B6667E9" w14:textId="77777777" w:rsidR="00D94813" w:rsidRDefault="007F305E" w:rsidP="00B2477D">
      <w:pPr>
        <w:rPr>
          <w:b/>
          <w:lang w:val="en-US"/>
        </w:rPr>
      </w:pPr>
      <w:r>
        <w:rPr>
          <w:b/>
        </w:rPr>
        <w:lastRenderedPageBreak/>
        <w:pict w14:anchorId="369416A1">
          <v:group id="Group 719" o:spid="_x0000_s2163" style="position:absolute;margin-left:61.85pt;margin-top:-50.65pt;width:400.4pt;height:56.7pt;z-index:251738624" coordorigin="2655,405" coordsize="740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">
            <v:shape id="AutoShape 717" o:spid="_x0000_s2164" type="#_x0000_t186" style="position:absolute;left:3910;top:405;width:6148;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SbOr4A&#10;AADbAAAADwAAAGRycy9kb3ducmV2LnhtbERP24rCMBB9F/Yfwizsm6YuKlqNUhQXX718wNiMbd1m&#10;UpKo2b/fCIJvczjXWayiacWdnG8sKxgOMhDEpdUNVwpOx21/CsIHZI2tZVLwRx5Wy4/eAnNtH7yn&#10;+yFUIoWwz1FBHUKXS+nLmgz6ge2IE3exzmBI0FVSO3ykcNPK7yybSIMNp4YaO1rXVP4ebkbBDK8/&#10;ReHO43WUo1PU081uFDZKfX3GYg4iUAxv8cu902n+EJ6/pAPk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mzq+AAAA2wAAAA8AAAAAAAAAAAAAAAAAmAIAAGRycy9kb3ducmV2&#10;LnhtbFBLBQYAAAAABAAEAPUAAACDAwAAAAA=&#10;" filled="t" fillcolor="#ff9" strokecolor="red">
              <v:textbox>
                <w:txbxContent>
                  <w:p w14:paraId="4D97D642" w14:textId="77777777" w:rsidR="006B59FB" w:rsidRPr="003A6F1B" w:rsidRDefault="006B59FB" w:rsidP="00202770">
                    <w:pPr>
                      <w:rPr>
                        <w:lang w:val="en-GB"/>
                      </w:rPr>
                    </w:pPr>
                    <w:r>
                      <w:rPr>
                        <w:lang w:val="en-GB"/>
                      </w:rPr>
                      <w:t xml:space="preserve">EK alt </w:t>
                    </w:r>
                    <w:proofErr w:type="spellStart"/>
                    <w:r>
                      <w:rPr>
                        <w:lang w:val="en-GB"/>
                      </w:rPr>
                      <w:t>bölümlerinin</w:t>
                    </w:r>
                    <w:proofErr w:type="spellEnd"/>
                    <w:r>
                      <w:rPr>
                        <w:lang w:val="en-GB"/>
                      </w:rPr>
                      <w:t xml:space="preserve"> </w:t>
                    </w:r>
                    <w:proofErr w:type="spellStart"/>
                    <w:r>
                      <w:rPr>
                        <w:lang w:val="en-GB"/>
                      </w:rPr>
                      <w:t>isimleri</w:t>
                    </w:r>
                    <w:proofErr w:type="spellEnd"/>
                    <w:r>
                      <w:rPr>
                        <w:lang w:val="en-GB"/>
                      </w:rPr>
                      <w:t xml:space="preserve"> EKLER ana </w:t>
                    </w:r>
                    <w:proofErr w:type="spellStart"/>
                    <w:r>
                      <w:rPr>
                        <w:lang w:val="en-GB"/>
                      </w:rPr>
                      <w:t>başlığında</w:t>
                    </w:r>
                    <w:proofErr w:type="spellEnd"/>
                    <w:r>
                      <w:rPr>
                        <w:lang w:val="en-GB"/>
                      </w:rPr>
                      <w:t xml:space="preserve"> </w:t>
                    </w:r>
                    <w:proofErr w:type="spellStart"/>
                    <w:r>
                      <w:rPr>
                        <w:lang w:val="en-GB"/>
                      </w:rPr>
                      <w:t>listelenir</w:t>
                    </w:r>
                    <w:proofErr w:type="spellEnd"/>
                    <w:r>
                      <w:rPr>
                        <w:lang w:val="en-GB"/>
                      </w:rPr>
                      <w:t xml:space="preserve">. </w:t>
                    </w:r>
                    <w:proofErr w:type="spellStart"/>
                    <w:r>
                      <w:rPr>
                        <w:lang w:val="en-GB"/>
                      </w:rPr>
                      <w:t>Fakat</w:t>
                    </w:r>
                    <w:proofErr w:type="spellEnd"/>
                    <w:r>
                      <w:rPr>
                        <w:lang w:val="en-GB"/>
                      </w:rPr>
                      <w:t xml:space="preserve"> </w:t>
                    </w:r>
                    <w:proofErr w:type="spellStart"/>
                    <w:r>
                      <w:rPr>
                        <w:lang w:val="en-GB"/>
                      </w:rPr>
                      <w:t>tezin</w:t>
                    </w:r>
                    <w:proofErr w:type="spellEnd"/>
                    <w:r>
                      <w:rPr>
                        <w:lang w:val="en-GB"/>
                      </w:rPr>
                      <w:t xml:space="preserve"> </w:t>
                    </w:r>
                    <w:proofErr w:type="spellStart"/>
                    <w:r>
                      <w:rPr>
                        <w:lang w:val="en-GB"/>
                      </w:rPr>
                      <w:t>başındaki</w:t>
                    </w:r>
                    <w:proofErr w:type="spellEnd"/>
                    <w:r>
                      <w:rPr>
                        <w:lang w:val="en-GB"/>
                      </w:rPr>
                      <w:t xml:space="preserve"> </w:t>
                    </w:r>
                    <w:proofErr w:type="spellStart"/>
                    <w:r>
                      <w:rPr>
                        <w:lang w:val="en-GB"/>
                      </w:rPr>
                      <w:t>İçindekiler</w:t>
                    </w:r>
                    <w:proofErr w:type="spellEnd"/>
                    <w:r>
                      <w:rPr>
                        <w:lang w:val="en-GB"/>
                      </w:rPr>
                      <w:t xml:space="preserve"> </w:t>
                    </w:r>
                    <w:proofErr w:type="spellStart"/>
                    <w:r>
                      <w:rPr>
                        <w:lang w:val="en-GB"/>
                      </w:rPr>
                      <w:t>listesine</w:t>
                    </w:r>
                    <w:proofErr w:type="spellEnd"/>
                    <w:r>
                      <w:rPr>
                        <w:lang w:val="en-GB"/>
                      </w:rPr>
                      <w:t xml:space="preserve"> </w:t>
                    </w:r>
                    <w:proofErr w:type="spellStart"/>
                    <w:r>
                      <w:rPr>
                        <w:lang w:val="en-GB"/>
                      </w:rPr>
                      <w:t>yazılmaz</w:t>
                    </w:r>
                    <w:proofErr w:type="spellEnd"/>
                    <w:r>
                      <w:rPr>
                        <w:lang w:val="en-GB"/>
                      </w:rPr>
                      <w:t xml:space="preserve">. </w:t>
                    </w:r>
                  </w:p>
                  <w:p w14:paraId="5503761F" w14:textId="77777777" w:rsidR="006B59FB" w:rsidRDefault="006B59FB" w:rsidP="00202770">
                    <w:r w:rsidRPr="00480905">
                      <w:rPr>
                        <w:b/>
                        <w:color w:val="FF0000"/>
                      </w:rPr>
                      <w:t>Bu bir nottur, çıktı almadan önce siliniz.</w:t>
                    </w:r>
                  </w:p>
                </w:txbxContent>
              </v:textbox>
            </v:shape>
            <v:line id="Line 718" o:spid="_x0000_s2165" style="position:absolute;flip:y;visibility:visible;mso-wrap-style:square" from="2655,1020" to="3790,1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6ti78AAADbAAAADwAAAGRycy9kb3ducmV2LnhtbERPTYvCMBC9L/gfwgje1lQPRapRRFE8&#10;CepC8TY2Y1ttJrWJWv+9EYS9zeN9zmTWmko8qHGlZQWDfgSCOLO65FzB32H1OwLhPLLGyjIpeJGD&#10;2bTzM8FE2yfv6LH3uQgh7BJUUHhfJ1K6rCCDrm9r4sCdbWPQB9jkUjf4DOGmksMoiqXBkkNDgTUt&#10;Csqu+7tRMDynu9u2xqNcn6LLMdap18tUqV63nY9BeGr9v/jr3ugwP4bPL+EAO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6ti78AAADbAAAADwAAAAAAAAAAAAAAAACh&#10;AgAAZHJzL2Rvd25yZXYueG1sUEsFBgAAAAAEAAQA+QAAAI0DAAAAAA==&#10;" strokecolor="red">
              <v:stroke endarrow="block"/>
            </v:line>
          </v:group>
        </w:pict>
      </w:r>
      <w:r w:rsidR="00A573C8">
        <w:rPr>
          <w:b/>
          <w:lang w:val="en-US"/>
        </w:rPr>
        <w:t xml:space="preserve">EK </w:t>
      </w:r>
      <w:r w:rsidR="0066097D">
        <w:rPr>
          <w:b/>
          <w:lang w:val="en-US"/>
        </w:rPr>
        <w:t>1</w:t>
      </w:r>
    </w:p>
    <w:p w14:paraId="62AD200C" w14:textId="3DABA5B0" w:rsidR="001E0E6E" w:rsidRDefault="001E0E6E" w:rsidP="00B2477D">
      <w:pPr>
        <w:rPr>
          <w:b/>
          <w:lang w:val="en-US"/>
        </w:rPr>
      </w:pPr>
    </w:p>
    <w:p w14:paraId="7D00332A" w14:textId="13AC4688" w:rsidR="00A8487A" w:rsidRDefault="00A8487A" w:rsidP="00B2477D">
      <w:pPr>
        <w:rPr>
          <w:b/>
          <w:lang w:val="en-US"/>
        </w:rPr>
      </w:pPr>
      <w:r w:rsidRPr="00A8487A">
        <w:rPr>
          <w:lang w:val="en-US"/>
        </w:rPr>
        <w:t xml:space="preserve">Tez </w:t>
      </w:r>
      <w:proofErr w:type="spellStart"/>
      <w:r w:rsidRPr="00A8487A">
        <w:rPr>
          <w:lang w:val="en-US"/>
        </w:rPr>
        <w:t>dokümanında</w:t>
      </w:r>
      <w:proofErr w:type="spellEnd"/>
      <w:r w:rsidRPr="00A8487A">
        <w:rPr>
          <w:lang w:val="en-US"/>
        </w:rPr>
        <w:t xml:space="preserve"> </w:t>
      </w:r>
      <w:proofErr w:type="spellStart"/>
      <w:r w:rsidRPr="00A8487A">
        <w:rPr>
          <w:lang w:val="en-US"/>
        </w:rPr>
        <w:t>kullanılan</w:t>
      </w:r>
      <w:proofErr w:type="spellEnd"/>
      <w:r w:rsidRPr="00A8487A">
        <w:rPr>
          <w:lang w:val="en-US"/>
        </w:rPr>
        <w:t xml:space="preserve"> </w:t>
      </w:r>
      <w:proofErr w:type="spellStart"/>
      <w:r w:rsidRPr="00A8487A">
        <w:rPr>
          <w:lang w:val="en-US"/>
        </w:rPr>
        <w:t>vektörel</w:t>
      </w:r>
      <w:proofErr w:type="spellEnd"/>
      <w:r w:rsidRPr="00A8487A">
        <w:rPr>
          <w:lang w:val="en-US"/>
        </w:rPr>
        <w:t xml:space="preserve"> </w:t>
      </w:r>
      <w:proofErr w:type="spellStart"/>
      <w:r w:rsidRPr="00A8487A">
        <w:rPr>
          <w:lang w:val="en-US"/>
        </w:rPr>
        <w:t>özdeşlikler</w:t>
      </w:r>
      <w:proofErr w:type="spellEnd"/>
      <w:r w:rsidRPr="00A8487A">
        <w:rPr>
          <w:lang w:val="en-US"/>
        </w:rPr>
        <w:t xml:space="preserve"> </w:t>
      </w:r>
      <w:proofErr w:type="spellStart"/>
      <w:r w:rsidRPr="00A8487A">
        <w:rPr>
          <w:lang w:val="en-US"/>
        </w:rPr>
        <w:t>aşağıdaki</w:t>
      </w:r>
      <w:proofErr w:type="spellEnd"/>
      <w:r w:rsidRPr="00A8487A">
        <w:rPr>
          <w:lang w:val="en-US"/>
        </w:rPr>
        <w:t xml:space="preserve"> </w:t>
      </w:r>
      <w:proofErr w:type="spellStart"/>
      <w:proofErr w:type="gramStart"/>
      <w:r w:rsidRPr="00A8487A">
        <w:rPr>
          <w:lang w:val="en-US"/>
        </w:rPr>
        <w:t>gibidir</w:t>
      </w:r>
      <w:proofErr w:type="spellEnd"/>
      <w:r w:rsidRPr="00A8487A">
        <w:rPr>
          <w:lang w:val="en-US"/>
        </w:rPr>
        <w:t>:</w:t>
      </w:r>
      <w:r>
        <w:rPr>
          <w:rFonts w:ascii="Segoe UI Emoji" w:eastAsia="Segoe UI Emoji" w:hAnsi="Segoe UI Emoji" w:cs="Segoe UI Emoji"/>
          <w:b/>
          <w:lang w:val="en-US"/>
        </w:rPr>
        <w:t>[</w:t>
      </w:r>
      <w:proofErr w:type="spellStart"/>
      <w:proofErr w:type="gramEnd"/>
      <w:r w:rsidRPr="00A8487A">
        <w:rPr>
          <w:rFonts w:ascii="Segoe UI Emoji" w:eastAsia="Segoe UI Emoji" w:hAnsi="Segoe UI Emoji" w:cs="Segoe UI Emoji"/>
          <w:b/>
          <w:color w:val="FF0000"/>
          <w:lang w:val="en-US"/>
        </w:rPr>
        <w:t>Buraya</w:t>
      </w:r>
      <w:proofErr w:type="spellEnd"/>
      <w:r w:rsidRPr="00A8487A">
        <w:rPr>
          <w:rFonts w:ascii="Segoe UI Emoji" w:eastAsia="Segoe UI Emoji" w:hAnsi="Segoe UI Emoji" w:cs="Segoe UI Emoji"/>
          <w:b/>
          <w:color w:val="FF0000"/>
          <w:lang w:val="en-US"/>
        </w:rPr>
        <w:t xml:space="preserve"> </w:t>
      </w:r>
      <w:proofErr w:type="spellStart"/>
      <w:r w:rsidRPr="00A8487A">
        <w:rPr>
          <w:rFonts w:ascii="Segoe UI Emoji" w:eastAsia="Segoe UI Emoji" w:hAnsi="Segoe UI Emoji" w:cs="Segoe UI Emoji"/>
          <w:b/>
          <w:color w:val="FF0000"/>
          <w:lang w:val="en-US"/>
        </w:rPr>
        <w:t>Referans</w:t>
      </w:r>
      <w:proofErr w:type="spellEnd"/>
      <w:r>
        <w:rPr>
          <w:rFonts w:ascii="Segoe UI Emoji" w:eastAsia="Segoe UI Emoji" w:hAnsi="Segoe UI Emoji" w:cs="Segoe UI Emoji"/>
          <w:b/>
          <w:lang w:val="en-US"/>
        </w:rPr>
        <w:t>]</w:t>
      </w:r>
    </w:p>
    <w:p w14:paraId="2B4C0DEF" w14:textId="77777777" w:rsidR="00A8487A" w:rsidRDefault="00A8487A" w:rsidP="00B2477D">
      <w:pPr>
        <w:rPr>
          <w:b/>
          <w:lang w:val="en-US"/>
        </w:rPr>
      </w:pPr>
    </w:p>
    <w:tbl>
      <w:tblPr>
        <w:tblStyle w:val="TableGrid"/>
        <w:tblW w:w="8222" w:type="dxa"/>
        <w:tblInd w:w="108" w:type="dxa"/>
        <w:tblLook w:val="04A0" w:firstRow="1" w:lastRow="0" w:firstColumn="1" w:lastColumn="0" w:noHBand="0" w:noVBand="1"/>
      </w:tblPr>
      <w:tblGrid>
        <w:gridCol w:w="7306"/>
        <w:gridCol w:w="916"/>
      </w:tblGrid>
      <w:tr w:rsidR="009E457B" w14:paraId="531A0DC8" w14:textId="77777777" w:rsidTr="009E457B">
        <w:trPr>
          <w:trHeight w:val="603"/>
        </w:trPr>
        <w:tc>
          <w:tcPr>
            <w:tcW w:w="7306" w:type="dxa"/>
            <w:vAlign w:val="center"/>
          </w:tcPr>
          <w:p w14:paraId="340636A8" w14:textId="27CB9B8E" w:rsidR="009E457B" w:rsidRPr="006321FF" w:rsidRDefault="00005934" w:rsidP="0024088E">
            <m:oMathPara>
              <m:oMath>
                <m:r>
                  <m:rPr>
                    <m:sty m:val="p"/>
                  </m:rPr>
                  <w:rPr>
                    <w:rFonts w:ascii="Cambria Math" w:hAnsi="Cambria Math"/>
                  </w:rPr>
                  <m:t>∇</m:t>
                </m:r>
                <m:d>
                  <m:dPr>
                    <m:ctrlPr>
                      <w:rPr>
                        <w:rFonts w:ascii="Cambria Math" w:hAnsi="Cambria Math"/>
                        <w:i/>
                      </w:rPr>
                    </m:ctrlPr>
                  </m:dPr>
                  <m:e>
                    <m:r>
                      <w:rPr>
                        <w:rFonts w:ascii="Cambria Math" w:hAnsi="Cambria Math"/>
                      </w:rPr>
                      <m:t>ψ+∅</m:t>
                    </m:r>
                  </m:e>
                </m:d>
                <m:r>
                  <w:rPr>
                    <w:rFonts w:ascii="Cambria Math" w:hAnsi="Cambria Math"/>
                  </w:rPr>
                  <m:t>=</m:t>
                </m:r>
                <m:r>
                  <m:rPr>
                    <m:sty m:val="p"/>
                  </m:rPr>
                  <w:rPr>
                    <w:rFonts w:ascii="Cambria Math" w:hAnsi="Cambria Math"/>
                  </w:rPr>
                  <m:t>∇</m:t>
                </m:r>
                <m:r>
                  <w:rPr>
                    <w:rFonts w:ascii="Cambria Math" w:hAnsi="Cambria Math"/>
                  </w:rPr>
                  <m:t>ψ+</m:t>
                </m:r>
                <m:r>
                  <m:rPr>
                    <m:sty m:val="p"/>
                  </m:rPr>
                  <w:rPr>
                    <w:rFonts w:ascii="Cambria Math" w:hAnsi="Cambria Math"/>
                  </w:rPr>
                  <m:t>∇</m:t>
                </m:r>
                <m:r>
                  <w:rPr>
                    <w:rFonts w:ascii="Cambria Math" w:hAnsi="Cambria Math"/>
                  </w:rPr>
                  <m:t>∅</m:t>
                </m:r>
              </m:oMath>
            </m:oMathPara>
          </w:p>
        </w:tc>
        <w:tc>
          <w:tcPr>
            <w:tcW w:w="916" w:type="dxa"/>
            <w:vAlign w:val="center"/>
          </w:tcPr>
          <w:p w14:paraId="6D6B9402" w14:textId="77777777" w:rsidR="009E457B" w:rsidRDefault="009E457B" w:rsidP="0024088E">
            <w:pPr>
              <w:jc w:val="center"/>
            </w:pPr>
            <w:ins w:id="308" w:author="Sasan Razmkhah" w:date="2021-08-29T20:22:00Z">
              <w:r>
                <w:t>(</w:t>
              </w:r>
            </w:ins>
            <w:r>
              <w:t>3.12a</w:t>
            </w:r>
            <w:ins w:id="309" w:author="Sasan Razmkhah" w:date="2021-08-29T20:22:00Z">
              <w:r>
                <w:t>)</w:t>
              </w:r>
            </w:ins>
          </w:p>
        </w:tc>
      </w:tr>
      <w:tr w:rsidR="009E457B" w14:paraId="52D4C19F" w14:textId="77777777" w:rsidTr="009E457B">
        <w:trPr>
          <w:trHeight w:val="603"/>
        </w:trPr>
        <w:tc>
          <w:tcPr>
            <w:tcW w:w="7306" w:type="dxa"/>
            <w:vAlign w:val="center"/>
          </w:tcPr>
          <w:p w14:paraId="298F91A4" w14:textId="16C36A32" w:rsidR="009E457B" w:rsidRDefault="00005934" w:rsidP="0024088E">
            <w:pPr>
              <w:rPr>
                <w:rFonts w:eastAsia="Batang"/>
              </w:rPr>
            </w:pPr>
            <m:oMathPara>
              <m:oMath>
                <m:r>
                  <m:rPr>
                    <m:sty m:val="p"/>
                  </m:rPr>
                  <w:rPr>
                    <w:rFonts w:ascii="Cambria Math" w:hAnsi="Cambria Math"/>
                  </w:rPr>
                  <m:t>∇</m:t>
                </m:r>
                <m:d>
                  <m:dPr>
                    <m:ctrlPr>
                      <w:rPr>
                        <w:rFonts w:ascii="Cambria Math" w:hAnsi="Cambria Math"/>
                        <w:i/>
                      </w:rPr>
                    </m:ctrlPr>
                  </m:dPr>
                  <m:e>
                    <m:r>
                      <w:rPr>
                        <w:rFonts w:ascii="Cambria Math" w:hAnsi="Cambria Math"/>
                      </w:rPr>
                      <m:t>ψ∅</m:t>
                    </m:r>
                  </m:e>
                </m:d>
                <m:r>
                  <w:rPr>
                    <w:rFonts w:ascii="Cambria Math" w:hAnsi="Cambria Math"/>
                  </w:rPr>
                  <m:t>=∅</m:t>
                </m:r>
                <m:r>
                  <m:rPr>
                    <m:sty m:val="p"/>
                  </m:rPr>
                  <w:rPr>
                    <w:rFonts w:ascii="Cambria Math" w:hAnsi="Cambria Math"/>
                  </w:rPr>
                  <m:t>∇</m:t>
                </m:r>
                <m:r>
                  <w:rPr>
                    <w:rFonts w:ascii="Cambria Math" w:hAnsi="Cambria Math"/>
                  </w:rPr>
                  <m:t>ψ+ψ</m:t>
                </m:r>
                <m:r>
                  <m:rPr>
                    <m:sty m:val="p"/>
                  </m:rPr>
                  <w:rPr>
                    <w:rFonts w:ascii="Cambria Math" w:hAnsi="Cambria Math"/>
                  </w:rPr>
                  <m:t>∇∅</m:t>
                </m:r>
              </m:oMath>
            </m:oMathPara>
          </w:p>
        </w:tc>
        <w:tc>
          <w:tcPr>
            <w:tcW w:w="916" w:type="dxa"/>
            <w:vAlign w:val="center"/>
          </w:tcPr>
          <w:p w14:paraId="03D30E35" w14:textId="5CED59CB" w:rsidR="009E457B" w:rsidRDefault="009E457B" w:rsidP="009E457B">
            <w:pPr>
              <w:jc w:val="center"/>
            </w:pPr>
            <w:ins w:id="310" w:author="Sasan Razmkhah" w:date="2021-08-29T20:22:00Z">
              <w:r>
                <w:t>(</w:t>
              </w:r>
            </w:ins>
            <w:r>
              <w:t>3.12b</w:t>
            </w:r>
            <w:ins w:id="311" w:author="Sasan Razmkhah" w:date="2021-08-29T20:22:00Z">
              <w:r>
                <w:t>)</w:t>
              </w:r>
            </w:ins>
          </w:p>
        </w:tc>
      </w:tr>
      <w:tr w:rsidR="009E457B" w14:paraId="344B3985" w14:textId="77777777" w:rsidTr="00735B2C">
        <w:trPr>
          <w:trHeight w:val="603"/>
        </w:trPr>
        <w:tc>
          <w:tcPr>
            <w:tcW w:w="7306" w:type="dxa"/>
            <w:vAlign w:val="center"/>
          </w:tcPr>
          <w:p w14:paraId="16651A65" w14:textId="1FB23ED7" w:rsidR="009E457B" w:rsidRPr="006321FF" w:rsidRDefault="00005934" w:rsidP="00735B2C">
            <w:pPr>
              <w:jc w:val="center"/>
            </w:pPr>
            <m:oMathPara>
              <m:oMath>
                <m:r>
                  <m:rPr>
                    <m:sty m:val="p"/>
                  </m:rPr>
                  <w:rPr>
                    <w:rFonts w:ascii="Cambria Math" w:hAnsi="Cambria Math"/>
                  </w:rPr>
                  <m:t>∇</m:t>
                </m:r>
                <m:d>
                  <m:dPr>
                    <m:ctrlPr>
                      <w:rPr>
                        <w:rFonts w:ascii="Cambria Math" w:hAnsi="Cambria Math"/>
                        <w:i/>
                      </w:rPr>
                    </m:ctrlPr>
                  </m:dPr>
                  <m:e>
                    <m:r>
                      <m:rPr>
                        <m:sty m:val="b"/>
                      </m:rPr>
                      <w:rPr>
                        <w:rFonts w:ascii="Cambria Math" w:hAnsi="Cambria Math"/>
                      </w:rPr>
                      <m:t>A</m:t>
                    </m:r>
                    <m:r>
                      <w:rPr>
                        <w:rFonts w:ascii="Cambria Math" w:hAnsi="Cambria Math"/>
                      </w:rPr>
                      <m:t>.</m:t>
                    </m:r>
                    <m:r>
                      <m:rPr>
                        <m:sty m:val="b"/>
                      </m:rPr>
                      <w:rPr>
                        <w:rFonts w:ascii="Cambria Math" w:hAnsi="Cambria Math"/>
                      </w:rPr>
                      <m:t>B</m:t>
                    </m:r>
                  </m:e>
                </m:d>
                <m:r>
                  <w:rPr>
                    <w:rFonts w:ascii="Cambria Math" w:hAnsi="Cambria Math"/>
                  </w:rPr>
                  <m:t>=</m:t>
                </m:r>
                <m:d>
                  <m:dPr>
                    <m:ctrlPr>
                      <w:rPr>
                        <w:rFonts w:ascii="Cambria Math" w:hAnsi="Cambria Math"/>
                        <w:i/>
                      </w:rPr>
                    </m:ctrlPr>
                  </m:dPr>
                  <m:e>
                    <m:r>
                      <m:rPr>
                        <m:sty m:val="b"/>
                      </m:rPr>
                      <w:rPr>
                        <w:rFonts w:ascii="Cambria Math" w:hAnsi="Cambria Math"/>
                      </w:rPr>
                      <m:t>A</m:t>
                    </m:r>
                    <m:r>
                      <w:rPr>
                        <w:rFonts w:ascii="Cambria Math" w:hAnsi="Cambria Math"/>
                      </w:rPr>
                      <m:t>.</m:t>
                    </m:r>
                    <m:r>
                      <m:rPr>
                        <m:sty m:val="p"/>
                      </m:rPr>
                      <w:rPr>
                        <w:rFonts w:ascii="Cambria Math" w:hAnsi="Cambria Math"/>
                      </w:rPr>
                      <m:t>∇</m:t>
                    </m:r>
                  </m:e>
                </m:d>
                <m:r>
                  <m:rPr>
                    <m:sty m:val="b"/>
                  </m:rPr>
                  <w:rPr>
                    <w:rFonts w:ascii="Cambria Math" w:hAnsi="Cambria Math"/>
                  </w:rPr>
                  <m:t>B</m:t>
                </m:r>
                <m:r>
                  <m:rPr>
                    <m:sty m:val="bi"/>
                  </m:rPr>
                  <w:rPr>
                    <w:rFonts w:ascii="Cambria Math" w:hAnsi="Cambria Math"/>
                  </w:rPr>
                  <m:t>+</m:t>
                </m:r>
                <m:d>
                  <m:dPr>
                    <m:ctrlPr>
                      <w:rPr>
                        <w:rFonts w:ascii="Cambria Math" w:hAnsi="Cambria Math"/>
                        <w:i/>
                      </w:rPr>
                    </m:ctrlPr>
                  </m:dPr>
                  <m:e>
                    <m:r>
                      <m:rPr>
                        <m:sty m:val="b"/>
                      </m:rPr>
                      <w:rPr>
                        <w:rFonts w:ascii="Cambria Math" w:hAnsi="Cambria Math"/>
                      </w:rPr>
                      <m:t>B</m:t>
                    </m:r>
                    <m:r>
                      <w:rPr>
                        <w:rFonts w:ascii="Cambria Math" w:hAnsi="Cambria Math"/>
                      </w:rPr>
                      <m:t>.</m:t>
                    </m:r>
                    <m:r>
                      <m:rPr>
                        <m:sty m:val="p"/>
                      </m:rPr>
                      <w:rPr>
                        <w:rFonts w:ascii="Cambria Math" w:hAnsi="Cambria Math"/>
                      </w:rPr>
                      <m:t>∇</m:t>
                    </m:r>
                  </m:e>
                </m:d>
                <m:r>
                  <m:rPr>
                    <m:sty m:val="b"/>
                  </m:rPr>
                  <w:rPr>
                    <w:rFonts w:ascii="Cambria Math" w:hAnsi="Cambria Math"/>
                  </w:rPr>
                  <m:t>A</m:t>
                </m:r>
                <m:r>
                  <m:rPr>
                    <m:sty m:val="bi"/>
                  </m:rPr>
                  <w:rPr>
                    <w:rFonts w:ascii="Cambria Math" w:hAnsi="Cambria Math"/>
                  </w:rPr>
                  <m:t>+</m:t>
                </m:r>
                <m:r>
                  <m:rPr>
                    <m:sty m:val="b"/>
                  </m:rPr>
                  <w:rPr>
                    <w:rFonts w:ascii="Cambria Math" w:hAnsi="Cambria Math"/>
                  </w:rPr>
                  <m:t>A</m:t>
                </m:r>
                <m:r>
                  <m:rPr>
                    <m:sty m:val="bi"/>
                  </m:rPr>
                  <w:rPr>
                    <w:rFonts w:ascii="Cambria Math" w:hAnsi="Cambria Math"/>
                  </w:rPr>
                  <m:t xml:space="preserve"> </m:t>
                </m:r>
                <m:r>
                  <m:rPr>
                    <m:sty m:val="p"/>
                  </m:rPr>
                  <w:rPr>
                    <w:rFonts w:ascii="Cambria Math" w:hAnsi="Cambria Math"/>
                  </w:rPr>
                  <m:t xml:space="preserve">x </m:t>
                </m:r>
                <m:d>
                  <m:dPr>
                    <m:ctrlPr>
                      <w:rPr>
                        <w:rFonts w:ascii="Cambria Math" w:hAnsi="Cambria Math"/>
                        <w:i/>
                      </w:rPr>
                    </m:ctrlPr>
                  </m:dPr>
                  <m:e>
                    <m:r>
                      <m:rPr>
                        <m:sty m:val="p"/>
                      </m:rPr>
                      <w:rPr>
                        <w:rFonts w:ascii="Cambria Math" w:hAnsi="Cambria Math"/>
                      </w:rPr>
                      <m:t xml:space="preserve">∇ x </m:t>
                    </m:r>
                    <m:r>
                      <m:rPr>
                        <m:sty m:val="b"/>
                      </m:rPr>
                      <w:rPr>
                        <w:rFonts w:ascii="Cambria Math" w:hAnsi="Cambria Math"/>
                      </w:rPr>
                      <m:t>B</m:t>
                    </m:r>
                  </m:e>
                </m:d>
                <m:r>
                  <w:rPr>
                    <w:rFonts w:ascii="Cambria Math" w:hAnsi="Cambria Math"/>
                  </w:rPr>
                  <m:t>+</m:t>
                </m:r>
                <m:r>
                  <m:rPr>
                    <m:sty m:val="b"/>
                  </m:rPr>
                  <w:rPr>
                    <w:rFonts w:ascii="Cambria Math" w:hAnsi="Cambria Math"/>
                  </w:rPr>
                  <m:t>B</m:t>
                </m:r>
                <m:r>
                  <m:rPr>
                    <m:sty m:val="bi"/>
                  </m:rPr>
                  <w:rPr>
                    <w:rFonts w:ascii="Cambria Math" w:hAnsi="Cambria Math"/>
                  </w:rPr>
                  <m:t xml:space="preserve"> </m:t>
                </m:r>
                <m:r>
                  <m:rPr>
                    <m:sty m:val="p"/>
                  </m:rPr>
                  <w:rPr>
                    <w:rFonts w:ascii="Cambria Math" w:hAnsi="Cambria Math"/>
                  </w:rPr>
                  <m:t xml:space="preserve">x </m:t>
                </m:r>
                <m:d>
                  <m:dPr>
                    <m:ctrlPr>
                      <w:rPr>
                        <w:rFonts w:ascii="Cambria Math" w:hAnsi="Cambria Math"/>
                        <w:i/>
                      </w:rPr>
                    </m:ctrlPr>
                  </m:dPr>
                  <m:e>
                    <m:r>
                      <m:rPr>
                        <m:sty m:val="p"/>
                      </m:rPr>
                      <w:rPr>
                        <w:rFonts w:ascii="Cambria Math" w:hAnsi="Cambria Math"/>
                      </w:rPr>
                      <m:t xml:space="preserve">∇ x </m:t>
                    </m:r>
                    <m:r>
                      <m:rPr>
                        <m:sty m:val="b"/>
                      </m:rPr>
                      <w:rPr>
                        <w:rFonts w:ascii="Cambria Math" w:hAnsi="Cambria Math"/>
                      </w:rPr>
                      <m:t>A</m:t>
                    </m:r>
                  </m:e>
                </m:d>
              </m:oMath>
            </m:oMathPara>
          </w:p>
        </w:tc>
        <w:tc>
          <w:tcPr>
            <w:tcW w:w="916" w:type="dxa"/>
            <w:vAlign w:val="center"/>
          </w:tcPr>
          <w:p w14:paraId="3FB23FED" w14:textId="77777777" w:rsidR="009E457B" w:rsidRDefault="009E457B" w:rsidP="00735B2C">
            <w:pPr>
              <w:jc w:val="center"/>
            </w:pPr>
            <w:ins w:id="312" w:author="Sasan Razmkhah" w:date="2021-08-29T20:22:00Z">
              <w:r>
                <w:t>(</w:t>
              </w:r>
            </w:ins>
            <w:r>
              <w:t>3.12a</w:t>
            </w:r>
            <w:ins w:id="313" w:author="Sasan Razmkhah" w:date="2021-08-29T20:22:00Z">
              <w:r>
                <w:t>)</w:t>
              </w:r>
            </w:ins>
          </w:p>
        </w:tc>
      </w:tr>
      <w:tr w:rsidR="00735B2C" w14:paraId="25ADFC37" w14:textId="77777777" w:rsidTr="008D55B9">
        <w:trPr>
          <w:trHeight w:val="603"/>
        </w:trPr>
        <w:tc>
          <w:tcPr>
            <w:tcW w:w="7306" w:type="dxa"/>
            <w:vAlign w:val="center"/>
          </w:tcPr>
          <w:p w14:paraId="44EA75AA" w14:textId="26F61CE8" w:rsidR="00735B2C" w:rsidRDefault="00735B2C" w:rsidP="00735B2C">
            <w:pPr>
              <w:rPr>
                <w:rFonts w:eastAsia="Batang"/>
              </w:rPr>
            </w:pPr>
            <m:oMathPara>
              <m:oMath>
                <m:r>
                  <m:rPr>
                    <m:sty m:val="p"/>
                  </m:rPr>
                  <w:rPr>
                    <w:rFonts w:ascii="Cambria Math" w:hAnsi="Cambria Math"/>
                  </w:rPr>
                  <m:t>∇.</m:t>
                </m:r>
                <m:d>
                  <m:dPr>
                    <m:ctrlPr>
                      <w:rPr>
                        <w:rFonts w:ascii="Cambria Math" w:hAnsi="Cambria Math"/>
                        <w:i/>
                      </w:rPr>
                    </m:ctrlPr>
                  </m:dPr>
                  <m:e>
                    <m:r>
                      <m:rPr>
                        <m:sty m:val="b"/>
                      </m:rPr>
                      <w:rPr>
                        <w:rFonts w:ascii="Cambria Math" w:hAnsi="Cambria Math"/>
                      </w:rPr>
                      <m:t>A</m:t>
                    </m:r>
                    <m:r>
                      <m:rPr>
                        <m:sty m:val="bi"/>
                      </m:rPr>
                      <w:rPr>
                        <w:rFonts w:ascii="Cambria Math" w:hAnsi="Cambria Math"/>
                      </w:rPr>
                      <m:t>+</m:t>
                    </m:r>
                    <m:r>
                      <m:rPr>
                        <m:sty m:val="b"/>
                      </m:rPr>
                      <w:rPr>
                        <w:rFonts w:ascii="Cambria Math" w:hAnsi="Cambria Math"/>
                      </w:rPr>
                      <m:t>B</m:t>
                    </m:r>
                  </m:e>
                </m:d>
                <m:r>
                  <w:rPr>
                    <w:rFonts w:ascii="Cambria Math" w:hAnsi="Cambria Math"/>
                  </w:rPr>
                  <m:t>=</m:t>
                </m:r>
                <m:r>
                  <m:rPr>
                    <m:sty m:val="p"/>
                  </m:rPr>
                  <w:rPr>
                    <w:rFonts w:ascii="Cambria Math" w:hAnsi="Cambria Math"/>
                  </w:rPr>
                  <m:t>∇.</m:t>
                </m:r>
                <m:r>
                  <m:rPr>
                    <m:sty m:val="b"/>
                  </m:rPr>
                  <w:rPr>
                    <w:rFonts w:ascii="Cambria Math" w:hAnsi="Cambria Math"/>
                  </w:rPr>
                  <m:t>A</m:t>
                </m:r>
                <m:r>
                  <m:rPr>
                    <m:sty m:val="bi"/>
                  </m:rPr>
                  <w:rPr>
                    <w:rFonts w:ascii="Cambria Math" w:hAnsi="Cambria Math"/>
                  </w:rPr>
                  <m:t>+</m:t>
                </m:r>
                <m:r>
                  <m:rPr>
                    <m:sty m:val="p"/>
                  </m:rPr>
                  <w:rPr>
                    <w:rFonts w:ascii="Cambria Math" w:hAnsi="Cambria Math"/>
                  </w:rPr>
                  <m:t>∇.</m:t>
                </m:r>
                <m:r>
                  <m:rPr>
                    <m:sty m:val="b"/>
                  </m:rPr>
                  <w:rPr>
                    <w:rFonts w:ascii="Cambria Math" w:hAnsi="Cambria Math"/>
                  </w:rPr>
                  <m:t>B</m:t>
                </m:r>
              </m:oMath>
            </m:oMathPara>
          </w:p>
        </w:tc>
        <w:tc>
          <w:tcPr>
            <w:tcW w:w="916" w:type="dxa"/>
          </w:tcPr>
          <w:p w14:paraId="71B0C622" w14:textId="77777777" w:rsidR="00735B2C" w:rsidRDefault="00735B2C" w:rsidP="00735B2C">
            <w:pPr>
              <w:jc w:val="center"/>
            </w:pPr>
            <w:ins w:id="314" w:author="Sasan Razmkhah" w:date="2021-08-29T20:22:00Z">
              <w:r>
                <w:t>(</w:t>
              </w:r>
            </w:ins>
            <w:r>
              <w:t>3.12b</w:t>
            </w:r>
            <w:ins w:id="315" w:author="Sasan Razmkhah" w:date="2021-08-29T20:22:00Z">
              <w:r>
                <w:t>)</w:t>
              </w:r>
            </w:ins>
          </w:p>
        </w:tc>
      </w:tr>
      <w:tr w:rsidR="00735B2C" w14:paraId="17FC3A82" w14:textId="77777777" w:rsidTr="009E457B">
        <w:trPr>
          <w:trHeight w:val="603"/>
        </w:trPr>
        <w:tc>
          <w:tcPr>
            <w:tcW w:w="7306" w:type="dxa"/>
          </w:tcPr>
          <w:p w14:paraId="569BE366" w14:textId="5B28C0C3" w:rsidR="00735B2C" w:rsidRPr="00A8487A" w:rsidRDefault="00A8487A" w:rsidP="00735B2C">
            <w:pPr>
              <w:rPr>
                <w:iCs/>
              </w:rPr>
            </w:pPr>
            <m:oMathPara>
              <m:oMath>
                <m:r>
                  <m:rPr>
                    <m:sty m:val="p"/>
                  </m:rPr>
                  <w:rPr>
                    <w:rFonts w:ascii="Cambria Math" w:hAnsi="Cambria Math"/>
                  </w:rPr>
                  <m:t>∇.</m:t>
                </m:r>
                <m:d>
                  <m:dPr>
                    <m:ctrlPr>
                      <w:rPr>
                        <w:rFonts w:ascii="Cambria Math" w:hAnsi="Cambria Math"/>
                        <w:iCs/>
                      </w:rPr>
                    </m:ctrlPr>
                  </m:dPr>
                  <m:e>
                    <m:r>
                      <w:rPr>
                        <w:rFonts w:ascii="Cambria Math" w:hAnsi="Cambria Math"/>
                      </w:rPr>
                      <m:t>ψ</m:t>
                    </m:r>
                    <m:r>
                      <m:rPr>
                        <m:sty m:val="b"/>
                      </m:rPr>
                      <w:rPr>
                        <w:rFonts w:ascii="Cambria Math" w:hAnsi="Cambria Math"/>
                      </w:rPr>
                      <m:t>A</m:t>
                    </m:r>
                  </m:e>
                </m:d>
                <m:r>
                  <m:rPr>
                    <m:sty m:val="p"/>
                  </m:rPr>
                  <w:rPr>
                    <w:rFonts w:ascii="Cambria Math" w:hAnsi="Cambria Math"/>
                  </w:rPr>
                  <m:t>=</m:t>
                </m:r>
                <m:r>
                  <w:rPr>
                    <w:rFonts w:ascii="Cambria Math" w:hAnsi="Cambria Math"/>
                  </w:rPr>
                  <m:t>ψ</m:t>
                </m:r>
                <m:r>
                  <m:rPr>
                    <m:sty m:val="p"/>
                  </m:rPr>
                  <w:rPr>
                    <w:rFonts w:ascii="Cambria Math" w:hAnsi="Cambria Math"/>
                  </w:rPr>
                  <m:t>∇.</m:t>
                </m:r>
                <m:r>
                  <m:rPr>
                    <m:sty m:val="b"/>
                  </m:rPr>
                  <w:rPr>
                    <w:rFonts w:ascii="Cambria Math" w:hAnsi="Cambria Math"/>
                  </w:rPr>
                  <m:t>A+A.</m:t>
                </m:r>
                <m:r>
                  <m:rPr>
                    <m:sty m:val="p"/>
                  </m:rPr>
                  <w:rPr>
                    <w:rFonts w:ascii="Cambria Math" w:hAnsi="Cambria Math"/>
                  </w:rPr>
                  <m:t>∇</m:t>
                </m:r>
                <m:r>
                  <w:rPr>
                    <w:rFonts w:ascii="Cambria Math" w:hAnsi="Cambria Math"/>
                  </w:rPr>
                  <m:t>ψ</m:t>
                </m:r>
              </m:oMath>
            </m:oMathPara>
          </w:p>
        </w:tc>
        <w:tc>
          <w:tcPr>
            <w:tcW w:w="916" w:type="dxa"/>
          </w:tcPr>
          <w:p w14:paraId="356FAAE7" w14:textId="77777777" w:rsidR="00735B2C" w:rsidRDefault="00735B2C" w:rsidP="00735B2C">
            <w:pPr>
              <w:jc w:val="center"/>
            </w:pPr>
            <w:ins w:id="316" w:author="Sasan Razmkhah" w:date="2021-08-29T20:22:00Z">
              <w:r>
                <w:t>(</w:t>
              </w:r>
            </w:ins>
            <w:r>
              <w:t>3.12a</w:t>
            </w:r>
            <w:ins w:id="317" w:author="Sasan Razmkhah" w:date="2021-08-29T20:22:00Z">
              <w:r>
                <w:t>)</w:t>
              </w:r>
            </w:ins>
          </w:p>
        </w:tc>
      </w:tr>
      <w:tr w:rsidR="00735B2C" w14:paraId="2F1B0E6B" w14:textId="77777777" w:rsidTr="009E457B">
        <w:trPr>
          <w:trHeight w:val="603"/>
        </w:trPr>
        <w:tc>
          <w:tcPr>
            <w:tcW w:w="7306" w:type="dxa"/>
          </w:tcPr>
          <w:p w14:paraId="425D57DB" w14:textId="7BB2BD0D" w:rsidR="00735B2C" w:rsidRPr="00A8487A" w:rsidRDefault="00A8487A" w:rsidP="00735B2C">
            <w:pPr>
              <w:rPr>
                <w:rFonts w:eastAsia="Batang"/>
              </w:rPr>
            </w:pPr>
            <m:oMathPara>
              <m:oMath>
                <m:r>
                  <m:rPr>
                    <m:sty m:val="p"/>
                  </m:rPr>
                  <w:rPr>
                    <w:rFonts w:ascii="Cambria Math" w:hAnsi="Cambria Math"/>
                  </w:rPr>
                  <m:t>∇.</m:t>
                </m:r>
                <m:d>
                  <m:dPr>
                    <m:ctrlPr>
                      <w:rPr>
                        <w:rFonts w:ascii="Cambria Math" w:hAnsi="Cambria Math"/>
                      </w:rPr>
                    </m:ctrlPr>
                  </m:dPr>
                  <m:e>
                    <m:r>
                      <m:rPr>
                        <m:sty m:val="b"/>
                      </m:rPr>
                      <w:rPr>
                        <w:rFonts w:ascii="Cambria Math" w:hAnsi="Cambria Math"/>
                      </w:rPr>
                      <m:t xml:space="preserve">A </m:t>
                    </m:r>
                    <m:r>
                      <m:rPr>
                        <m:sty m:val="p"/>
                      </m:rPr>
                      <w:rPr>
                        <w:rFonts w:ascii="Cambria Math" w:hAnsi="Cambria Math"/>
                      </w:rPr>
                      <m:t xml:space="preserve">x </m:t>
                    </m:r>
                    <m:r>
                      <m:rPr>
                        <m:sty m:val="b"/>
                      </m:rPr>
                      <w:rPr>
                        <w:rFonts w:ascii="Cambria Math" w:hAnsi="Cambria Math"/>
                      </w:rPr>
                      <m:t>B</m:t>
                    </m:r>
                  </m:e>
                </m:d>
                <m:r>
                  <m:rPr>
                    <m:sty m:val="p"/>
                  </m:rPr>
                  <w:rPr>
                    <w:rFonts w:ascii="Cambria Math" w:hAnsi="Cambria Math"/>
                  </w:rPr>
                  <m:t>=</m:t>
                </m:r>
                <m:d>
                  <m:dPr>
                    <m:ctrlPr>
                      <w:rPr>
                        <w:rFonts w:ascii="Cambria Math" w:hAnsi="Cambria Math"/>
                      </w:rPr>
                    </m:ctrlPr>
                  </m:dPr>
                  <m:e>
                    <m:r>
                      <m:rPr>
                        <m:sty m:val="p"/>
                      </m:rPr>
                      <w:rPr>
                        <w:rFonts w:ascii="Cambria Math" w:hAnsi="Cambria Math"/>
                      </w:rPr>
                      <m:t xml:space="preserve">∇ x </m:t>
                    </m:r>
                    <m:r>
                      <m:rPr>
                        <m:sty m:val="b"/>
                      </m:rPr>
                      <w:rPr>
                        <w:rFonts w:ascii="Cambria Math" w:hAnsi="Cambria Math"/>
                      </w:rPr>
                      <m:t>A</m:t>
                    </m:r>
                    <m:ctrlPr>
                      <w:rPr>
                        <w:rFonts w:ascii="Cambria Math" w:hAnsi="Cambria Math"/>
                        <w:b/>
                        <w:bCs/>
                      </w:rPr>
                    </m:ctrlPr>
                  </m:e>
                </m:d>
                <m:r>
                  <m:rPr>
                    <m:sty m:val="b"/>
                  </m:rPr>
                  <w:rPr>
                    <w:rFonts w:ascii="Cambria Math" w:hAnsi="Cambria Math"/>
                  </w:rPr>
                  <m:t>.B-</m:t>
                </m:r>
                <m:d>
                  <m:dPr>
                    <m:ctrlPr>
                      <w:rPr>
                        <w:rFonts w:ascii="Cambria Math" w:hAnsi="Cambria Math"/>
                        <w:b/>
                        <w:bCs/>
                      </w:rPr>
                    </m:ctrlPr>
                  </m:dPr>
                  <m:e>
                    <m:r>
                      <m:rPr>
                        <m:sty m:val="p"/>
                      </m:rPr>
                      <w:rPr>
                        <w:rFonts w:ascii="Cambria Math" w:hAnsi="Cambria Math"/>
                      </w:rPr>
                      <m:t xml:space="preserve">∇ x </m:t>
                    </m:r>
                    <m:r>
                      <m:rPr>
                        <m:sty m:val="b"/>
                      </m:rPr>
                      <w:rPr>
                        <w:rFonts w:ascii="Cambria Math" w:hAnsi="Cambria Math"/>
                      </w:rPr>
                      <m:t>B</m:t>
                    </m:r>
                  </m:e>
                </m:d>
                <m:r>
                  <m:rPr>
                    <m:sty m:val="b"/>
                  </m:rPr>
                  <w:rPr>
                    <w:rFonts w:ascii="Cambria Math" w:hAnsi="Cambria Math"/>
                  </w:rPr>
                  <m:t>.A</m:t>
                </m:r>
              </m:oMath>
            </m:oMathPara>
          </w:p>
        </w:tc>
        <w:tc>
          <w:tcPr>
            <w:tcW w:w="916" w:type="dxa"/>
          </w:tcPr>
          <w:p w14:paraId="1200431B" w14:textId="77777777" w:rsidR="00735B2C" w:rsidRDefault="00735B2C" w:rsidP="00735B2C">
            <w:pPr>
              <w:jc w:val="center"/>
            </w:pPr>
            <w:ins w:id="318" w:author="Sasan Razmkhah" w:date="2021-08-29T20:22:00Z">
              <w:r>
                <w:t>(</w:t>
              </w:r>
            </w:ins>
            <w:r>
              <w:t>3.12b</w:t>
            </w:r>
            <w:ins w:id="319" w:author="Sasan Razmkhah" w:date="2021-08-29T20:22:00Z">
              <w:r>
                <w:t>)</w:t>
              </w:r>
            </w:ins>
          </w:p>
        </w:tc>
      </w:tr>
      <w:tr w:rsidR="00735B2C" w14:paraId="14E0C845" w14:textId="77777777" w:rsidTr="009E457B">
        <w:trPr>
          <w:trHeight w:val="603"/>
        </w:trPr>
        <w:tc>
          <w:tcPr>
            <w:tcW w:w="7306" w:type="dxa"/>
          </w:tcPr>
          <w:p w14:paraId="05680116" w14:textId="4FA45895" w:rsidR="00735B2C" w:rsidRPr="00A8487A" w:rsidRDefault="00A8487A" w:rsidP="00735B2C">
            <m:oMathPara>
              <m:oMath>
                <m:r>
                  <m:rPr>
                    <m:sty m:val="p"/>
                  </m:rPr>
                  <w:rPr>
                    <w:rFonts w:ascii="Cambria Math" w:hAnsi="Cambria Math"/>
                  </w:rPr>
                  <m:t xml:space="preserve">∇ x </m:t>
                </m:r>
                <m:d>
                  <m:dPr>
                    <m:ctrlPr>
                      <w:rPr>
                        <w:rFonts w:ascii="Cambria Math" w:hAnsi="Cambria Math"/>
                      </w:rPr>
                    </m:ctrlPr>
                  </m:dPr>
                  <m:e>
                    <m:r>
                      <m:rPr>
                        <m:sty m:val="b"/>
                      </m:rPr>
                      <w:rPr>
                        <w:rFonts w:ascii="Cambria Math" w:hAnsi="Cambria Math"/>
                      </w:rPr>
                      <m:t>A+B</m:t>
                    </m:r>
                  </m:e>
                </m:d>
                <m:r>
                  <m:rPr>
                    <m:sty m:val="p"/>
                  </m:rPr>
                  <w:rPr>
                    <w:rFonts w:ascii="Cambria Math" w:hAnsi="Cambria Math"/>
                  </w:rPr>
                  <m:t xml:space="preserve">=∇ x </m:t>
                </m:r>
                <m:r>
                  <m:rPr>
                    <m:sty m:val="b"/>
                  </m:rPr>
                  <w:rPr>
                    <w:rFonts w:ascii="Cambria Math" w:hAnsi="Cambria Math"/>
                  </w:rPr>
                  <m:t>A+</m:t>
                </m:r>
                <m:r>
                  <m:rPr>
                    <m:sty m:val="p"/>
                  </m:rPr>
                  <w:rPr>
                    <w:rFonts w:ascii="Cambria Math" w:hAnsi="Cambria Math"/>
                  </w:rPr>
                  <m:t xml:space="preserve">∇ x </m:t>
                </m:r>
                <m:r>
                  <m:rPr>
                    <m:sty m:val="b"/>
                  </m:rPr>
                  <w:rPr>
                    <w:rFonts w:ascii="Cambria Math" w:hAnsi="Cambria Math"/>
                  </w:rPr>
                  <m:t>B</m:t>
                </m:r>
              </m:oMath>
            </m:oMathPara>
          </w:p>
        </w:tc>
        <w:tc>
          <w:tcPr>
            <w:tcW w:w="916" w:type="dxa"/>
          </w:tcPr>
          <w:p w14:paraId="01FE53C8" w14:textId="77777777" w:rsidR="00735B2C" w:rsidRDefault="00735B2C" w:rsidP="00735B2C">
            <w:pPr>
              <w:jc w:val="center"/>
            </w:pPr>
            <w:ins w:id="320" w:author="Sasan Razmkhah" w:date="2021-08-29T20:22:00Z">
              <w:r>
                <w:t>(</w:t>
              </w:r>
            </w:ins>
            <w:r>
              <w:t>3.12a</w:t>
            </w:r>
            <w:ins w:id="321" w:author="Sasan Razmkhah" w:date="2021-08-29T20:22:00Z">
              <w:r>
                <w:t>)</w:t>
              </w:r>
            </w:ins>
          </w:p>
        </w:tc>
      </w:tr>
      <w:tr w:rsidR="00735B2C" w14:paraId="25C2F629" w14:textId="77777777" w:rsidTr="009E457B">
        <w:trPr>
          <w:trHeight w:val="603"/>
        </w:trPr>
        <w:tc>
          <w:tcPr>
            <w:tcW w:w="7306" w:type="dxa"/>
          </w:tcPr>
          <w:p w14:paraId="0E6FC3C8" w14:textId="37B7543E" w:rsidR="00735B2C" w:rsidRPr="00A8487A" w:rsidRDefault="00A8487A" w:rsidP="00735B2C">
            <w:pPr>
              <w:rPr>
                <w:rFonts w:eastAsia="Batang"/>
              </w:rPr>
            </w:pPr>
            <m:oMathPara>
              <m:oMath>
                <m:r>
                  <m:rPr>
                    <m:sty m:val="p"/>
                  </m:rPr>
                  <w:rPr>
                    <w:rFonts w:ascii="Cambria Math" w:hAnsi="Cambria Math"/>
                  </w:rPr>
                  <m:t xml:space="preserve">∇ x </m:t>
                </m:r>
                <m:d>
                  <m:dPr>
                    <m:ctrlPr>
                      <w:rPr>
                        <w:rFonts w:ascii="Cambria Math" w:hAnsi="Cambria Math"/>
                      </w:rPr>
                    </m:ctrlPr>
                  </m:dPr>
                  <m:e>
                    <m:r>
                      <w:rPr>
                        <w:rFonts w:ascii="Cambria Math" w:hAnsi="Cambria Math"/>
                      </w:rPr>
                      <m:t>ψ</m:t>
                    </m:r>
                    <m:r>
                      <m:rPr>
                        <m:sty m:val="b"/>
                      </m:rPr>
                      <w:rPr>
                        <w:rFonts w:ascii="Cambria Math" w:hAnsi="Cambria Math"/>
                      </w:rPr>
                      <m:t>A</m:t>
                    </m:r>
                  </m:e>
                </m:d>
                <m:r>
                  <m:rPr>
                    <m:sty m:val="p"/>
                  </m:rPr>
                  <w:rPr>
                    <w:rFonts w:ascii="Cambria Math" w:hAnsi="Cambria Math"/>
                  </w:rPr>
                  <m:t>=</m:t>
                </m:r>
                <m:r>
                  <w:rPr>
                    <w:rFonts w:ascii="Cambria Math" w:hAnsi="Cambria Math"/>
                  </w:rPr>
                  <m:t>ψ</m:t>
                </m:r>
                <m:d>
                  <m:dPr>
                    <m:ctrlPr>
                      <w:rPr>
                        <w:rFonts w:ascii="Cambria Math" w:hAnsi="Cambria Math"/>
                      </w:rPr>
                    </m:ctrlPr>
                  </m:dPr>
                  <m:e>
                    <m:r>
                      <m:rPr>
                        <m:sty m:val="p"/>
                      </m:rPr>
                      <w:rPr>
                        <w:rFonts w:ascii="Cambria Math" w:hAnsi="Cambria Math"/>
                      </w:rPr>
                      <m:t xml:space="preserve">∇ x </m:t>
                    </m:r>
                    <m:r>
                      <m:rPr>
                        <m:sty m:val="b"/>
                      </m:rPr>
                      <w:rPr>
                        <w:rFonts w:ascii="Cambria Math" w:hAnsi="Cambria Math"/>
                      </w:rPr>
                      <m:t>A</m:t>
                    </m:r>
                    <m:ctrlPr>
                      <w:rPr>
                        <w:rFonts w:ascii="Cambria Math" w:hAnsi="Cambria Math"/>
                        <w:b/>
                        <w:bCs/>
                      </w:rPr>
                    </m:ctrlPr>
                  </m:e>
                </m:d>
                <m:r>
                  <m:rPr>
                    <m:sty m:val="b"/>
                  </m:rPr>
                  <w:rPr>
                    <w:rFonts w:ascii="Cambria Math" w:hAnsi="Cambria Math"/>
                  </w:rPr>
                  <m:t>-</m:t>
                </m:r>
                <m:d>
                  <m:dPr>
                    <m:ctrlPr>
                      <w:rPr>
                        <w:rFonts w:ascii="Cambria Math" w:hAnsi="Cambria Math"/>
                        <w:b/>
                        <w:bCs/>
                      </w:rPr>
                    </m:ctrlPr>
                  </m:dPr>
                  <m:e>
                    <m:r>
                      <m:rPr>
                        <m:sty m:val="b"/>
                      </m:rPr>
                      <w:rPr>
                        <w:rFonts w:ascii="Cambria Math" w:hAnsi="Cambria Math"/>
                      </w:rPr>
                      <m:t xml:space="preserve">A </m:t>
                    </m:r>
                    <m:r>
                      <m:rPr>
                        <m:sty m:val="p"/>
                      </m:rPr>
                      <w:rPr>
                        <w:rFonts w:ascii="Cambria Math" w:hAnsi="Cambria Math"/>
                      </w:rPr>
                      <m:t>x ∇</m:t>
                    </m:r>
                    <m:ctrlPr>
                      <w:rPr>
                        <w:rFonts w:ascii="Cambria Math" w:hAnsi="Cambria Math"/>
                      </w:rPr>
                    </m:ctrlPr>
                  </m:e>
                </m:d>
                <m:r>
                  <w:rPr>
                    <w:rFonts w:ascii="Cambria Math" w:hAnsi="Cambria Math"/>
                  </w:rPr>
                  <m:t>ψ</m:t>
                </m:r>
                <m:r>
                  <m:rPr>
                    <m:sty m:val="p"/>
                  </m:rPr>
                  <w:rPr>
                    <w:rFonts w:ascii="Cambria Math" w:hAnsi="Cambria Math"/>
                  </w:rPr>
                  <m:t>=</m:t>
                </m:r>
                <m:r>
                  <w:rPr>
                    <w:rFonts w:ascii="Cambria Math" w:hAnsi="Cambria Math"/>
                  </w:rPr>
                  <m:t>ψ</m:t>
                </m:r>
                <m:d>
                  <m:dPr>
                    <m:ctrlPr>
                      <w:rPr>
                        <w:rFonts w:ascii="Cambria Math" w:hAnsi="Cambria Math"/>
                      </w:rPr>
                    </m:ctrlPr>
                  </m:dPr>
                  <m:e>
                    <m:r>
                      <m:rPr>
                        <m:sty m:val="p"/>
                      </m:rPr>
                      <w:rPr>
                        <w:rFonts w:ascii="Cambria Math" w:hAnsi="Cambria Math"/>
                      </w:rPr>
                      <m:t xml:space="preserve">∇ x </m:t>
                    </m:r>
                    <m:r>
                      <m:rPr>
                        <m:sty m:val="b"/>
                      </m:rPr>
                      <w:rPr>
                        <w:rFonts w:ascii="Cambria Math" w:hAnsi="Cambria Math"/>
                      </w:rPr>
                      <m:t>A</m:t>
                    </m:r>
                    <m:ctrlPr>
                      <w:rPr>
                        <w:rFonts w:ascii="Cambria Math" w:hAnsi="Cambria Math"/>
                        <w:b/>
                        <w:bCs/>
                      </w:rPr>
                    </m:ctrlPr>
                  </m:e>
                </m:d>
                <m:r>
                  <m:rPr>
                    <m:sty m:val="b"/>
                  </m:rPr>
                  <w:rPr>
                    <w:rFonts w:ascii="Cambria Math" w:hAnsi="Cambria Math"/>
                  </w:rPr>
                  <m:t>+</m:t>
                </m:r>
                <m:d>
                  <m:dPr>
                    <m:ctrlPr>
                      <w:rPr>
                        <w:rFonts w:ascii="Cambria Math" w:hAnsi="Cambria Math"/>
                        <w:b/>
                        <w:bCs/>
                      </w:rPr>
                    </m:ctrlPr>
                  </m:dPr>
                  <m:e>
                    <m:r>
                      <m:rPr>
                        <m:sty m:val="p"/>
                      </m:rPr>
                      <w:rPr>
                        <w:rFonts w:ascii="Cambria Math" w:hAnsi="Cambria Math"/>
                      </w:rPr>
                      <m:t>∇</m:t>
                    </m:r>
                    <m:r>
                      <w:rPr>
                        <w:rFonts w:ascii="Cambria Math" w:hAnsi="Cambria Math"/>
                      </w:rPr>
                      <m:t>ψ</m:t>
                    </m:r>
                    <m:ctrlPr>
                      <w:rPr>
                        <w:rFonts w:ascii="Cambria Math" w:hAnsi="Cambria Math"/>
                      </w:rPr>
                    </m:ctrlPr>
                  </m:e>
                </m:d>
                <m:r>
                  <m:rPr>
                    <m:sty m:val="p"/>
                  </m:rPr>
                  <w:rPr>
                    <w:rFonts w:ascii="Cambria Math" w:hAnsi="Cambria Math"/>
                  </w:rPr>
                  <m:t xml:space="preserve"> x </m:t>
                </m:r>
                <m:r>
                  <m:rPr>
                    <m:sty m:val="b"/>
                  </m:rPr>
                  <w:rPr>
                    <w:rFonts w:ascii="Cambria Math" w:hAnsi="Cambria Math"/>
                  </w:rPr>
                  <m:t>A</m:t>
                </m:r>
              </m:oMath>
            </m:oMathPara>
          </w:p>
        </w:tc>
        <w:tc>
          <w:tcPr>
            <w:tcW w:w="916" w:type="dxa"/>
          </w:tcPr>
          <w:p w14:paraId="70B6896C" w14:textId="77777777" w:rsidR="00735B2C" w:rsidRDefault="00735B2C" w:rsidP="00735B2C">
            <w:pPr>
              <w:jc w:val="center"/>
            </w:pPr>
            <w:ins w:id="322" w:author="Sasan Razmkhah" w:date="2021-08-29T20:22:00Z">
              <w:r>
                <w:t>(</w:t>
              </w:r>
            </w:ins>
            <w:r>
              <w:t>3.12b</w:t>
            </w:r>
            <w:ins w:id="323" w:author="Sasan Razmkhah" w:date="2021-08-29T20:22:00Z">
              <w:r>
                <w:t>)</w:t>
              </w:r>
            </w:ins>
          </w:p>
        </w:tc>
      </w:tr>
      <w:tr w:rsidR="00735B2C" w14:paraId="791AEAEC" w14:textId="77777777" w:rsidTr="009E457B">
        <w:trPr>
          <w:trHeight w:val="603"/>
        </w:trPr>
        <w:tc>
          <w:tcPr>
            <w:tcW w:w="7306" w:type="dxa"/>
          </w:tcPr>
          <w:p w14:paraId="07655705" w14:textId="5D5FBEDE" w:rsidR="00735B2C" w:rsidRPr="00A8487A" w:rsidRDefault="00A8487A" w:rsidP="00735B2C">
            <m:oMathPara>
              <m:oMath>
                <m:r>
                  <m:rPr>
                    <m:sty m:val="p"/>
                  </m:rPr>
                  <w:rPr>
                    <w:rFonts w:ascii="Cambria Math" w:hAnsi="Cambria Math"/>
                  </w:rPr>
                  <m:t xml:space="preserve">∇ x </m:t>
                </m:r>
                <m:d>
                  <m:dPr>
                    <m:ctrlPr>
                      <w:rPr>
                        <w:rFonts w:ascii="Cambria Math" w:hAnsi="Cambria Math"/>
                      </w:rPr>
                    </m:ctrlPr>
                  </m:dPr>
                  <m:e>
                    <m:r>
                      <w:rPr>
                        <w:rFonts w:ascii="Cambria Math" w:hAnsi="Cambria Math"/>
                      </w:rPr>
                      <m:t>ψ</m:t>
                    </m:r>
                    <m:r>
                      <m:rPr>
                        <m:sty m:val="p"/>
                      </m:rPr>
                      <w:rPr>
                        <w:rFonts w:ascii="Cambria Math" w:hAnsi="Cambria Math"/>
                      </w:rPr>
                      <m:t>∇</m:t>
                    </m:r>
                    <m:r>
                      <w:rPr>
                        <w:rFonts w:ascii="Cambria Math" w:hAnsi="Cambria Math"/>
                      </w:rPr>
                      <m:t>∅</m:t>
                    </m:r>
                  </m:e>
                </m:d>
                <m:r>
                  <m:rPr>
                    <m:sty m:val="p"/>
                  </m:rPr>
                  <w:rPr>
                    <w:rFonts w:ascii="Cambria Math" w:hAnsi="Cambria Math"/>
                  </w:rPr>
                  <m:t>=∇</m:t>
                </m:r>
                <m:r>
                  <w:rPr>
                    <w:rFonts w:ascii="Cambria Math" w:hAnsi="Cambria Math"/>
                  </w:rPr>
                  <m:t>ψ</m:t>
                </m:r>
                <m:r>
                  <m:rPr>
                    <m:sty m:val="p"/>
                  </m:rPr>
                  <w:rPr>
                    <w:rFonts w:ascii="Cambria Math" w:hAnsi="Cambria Math"/>
                  </w:rPr>
                  <m:t xml:space="preserve"> x ∇</m:t>
                </m:r>
                <m:r>
                  <w:rPr>
                    <w:rFonts w:ascii="Cambria Math" w:hAnsi="Cambria Math"/>
                  </w:rPr>
                  <m:t>∅</m:t>
                </m:r>
              </m:oMath>
            </m:oMathPara>
          </w:p>
        </w:tc>
        <w:tc>
          <w:tcPr>
            <w:tcW w:w="916" w:type="dxa"/>
          </w:tcPr>
          <w:p w14:paraId="55C81D5A" w14:textId="77777777" w:rsidR="00735B2C" w:rsidRDefault="00735B2C" w:rsidP="00735B2C">
            <w:pPr>
              <w:jc w:val="center"/>
            </w:pPr>
            <w:ins w:id="324" w:author="Sasan Razmkhah" w:date="2021-08-29T20:22:00Z">
              <w:r>
                <w:t>(</w:t>
              </w:r>
            </w:ins>
            <w:r>
              <w:t>3.12a</w:t>
            </w:r>
            <w:ins w:id="325" w:author="Sasan Razmkhah" w:date="2021-08-29T20:22:00Z">
              <w:r>
                <w:t>)</w:t>
              </w:r>
            </w:ins>
          </w:p>
        </w:tc>
      </w:tr>
      <w:tr w:rsidR="00735B2C" w14:paraId="5196FFD6" w14:textId="77777777" w:rsidTr="009E457B">
        <w:trPr>
          <w:trHeight w:val="603"/>
        </w:trPr>
        <w:tc>
          <w:tcPr>
            <w:tcW w:w="7306" w:type="dxa"/>
          </w:tcPr>
          <w:p w14:paraId="18B348C9" w14:textId="1C955245" w:rsidR="00735B2C" w:rsidRPr="00A8487A" w:rsidRDefault="00A8487A" w:rsidP="00735B2C">
            <w:pPr>
              <w:rPr>
                <w:rFonts w:eastAsia="Batang"/>
              </w:rPr>
            </w:pPr>
            <m:oMathPara>
              <m:oMath>
                <m:r>
                  <m:rPr>
                    <m:sty m:val="p"/>
                  </m:rPr>
                  <w:rPr>
                    <w:rFonts w:ascii="Cambria Math" w:hAnsi="Cambria Math"/>
                  </w:rPr>
                  <m:t xml:space="preserve">∇ x </m:t>
                </m:r>
                <m:d>
                  <m:dPr>
                    <m:ctrlPr>
                      <w:rPr>
                        <w:rFonts w:ascii="Cambria Math" w:hAnsi="Cambria Math"/>
                      </w:rPr>
                    </m:ctrlPr>
                  </m:dPr>
                  <m:e>
                    <m:r>
                      <m:rPr>
                        <m:sty m:val="b"/>
                      </m:rPr>
                      <w:rPr>
                        <w:rFonts w:ascii="Cambria Math" w:hAnsi="Cambria Math"/>
                      </w:rPr>
                      <m:t xml:space="preserve">A </m:t>
                    </m:r>
                    <m:r>
                      <m:rPr>
                        <m:sty m:val="p"/>
                      </m:rPr>
                      <w:rPr>
                        <w:rFonts w:ascii="Cambria Math" w:hAnsi="Cambria Math"/>
                      </w:rPr>
                      <m:t>x</m:t>
                    </m:r>
                    <m:r>
                      <m:rPr>
                        <m:sty m:val="b"/>
                      </m:rPr>
                      <w:rPr>
                        <w:rFonts w:ascii="Cambria Math" w:hAnsi="Cambria Math"/>
                      </w:rPr>
                      <m:t xml:space="preserve"> B</m:t>
                    </m:r>
                  </m:e>
                </m:d>
                <m:r>
                  <m:rPr>
                    <m:sty m:val="p"/>
                  </m:rPr>
                  <w:rPr>
                    <w:rFonts w:ascii="Cambria Math" w:hAnsi="Cambria Math"/>
                  </w:rPr>
                  <m:t>=</m:t>
                </m:r>
                <m:r>
                  <m:rPr>
                    <m:sty m:val="b"/>
                  </m:rPr>
                  <w:rPr>
                    <w:rFonts w:ascii="Cambria Math" w:hAnsi="Cambria Math"/>
                  </w:rPr>
                  <m:t>A</m:t>
                </m:r>
                <m:d>
                  <m:dPr>
                    <m:ctrlPr>
                      <w:rPr>
                        <w:rFonts w:ascii="Cambria Math" w:hAnsi="Cambria Math"/>
                      </w:rPr>
                    </m:ctrlPr>
                  </m:dPr>
                  <m:e>
                    <m:r>
                      <m:rPr>
                        <m:sty m:val="p"/>
                      </m:rPr>
                      <w:rPr>
                        <w:rFonts w:ascii="Cambria Math" w:hAnsi="Cambria Math"/>
                      </w:rPr>
                      <m:t>∇.</m:t>
                    </m:r>
                    <m:r>
                      <m:rPr>
                        <m:sty m:val="b"/>
                      </m:rPr>
                      <w:rPr>
                        <w:rFonts w:ascii="Cambria Math" w:hAnsi="Cambria Math"/>
                      </w:rPr>
                      <m:t>B</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p"/>
                      </m:rPr>
                      <w:rPr>
                        <w:rFonts w:ascii="Cambria Math" w:hAnsi="Cambria Math"/>
                      </w:rPr>
                      <m:t>∇.</m:t>
                    </m:r>
                    <m:r>
                      <m:rPr>
                        <m:sty m:val="b"/>
                      </m:rPr>
                      <w:rPr>
                        <w:rFonts w:ascii="Cambria Math" w:hAnsi="Cambria Math"/>
                      </w:rPr>
                      <m:t>A</m:t>
                    </m:r>
                  </m:e>
                </m:d>
                <m:r>
                  <m:rPr>
                    <m:sty m:val="b"/>
                  </m:rPr>
                  <w:rPr>
                    <w:rFonts w:ascii="Cambria Math" w:hAnsi="Cambria Math"/>
                  </w:rPr>
                  <m:t>+</m:t>
                </m:r>
                <m:d>
                  <m:dPr>
                    <m:ctrlPr>
                      <w:rPr>
                        <w:rFonts w:ascii="Cambria Math" w:hAnsi="Cambria Math"/>
                      </w:rPr>
                    </m:ctrlPr>
                  </m:dPr>
                  <m:e>
                    <m:r>
                      <m:rPr>
                        <m:sty m:val="b"/>
                      </m:rPr>
                      <w:rPr>
                        <w:rFonts w:ascii="Cambria Math" w:hAnsi="Cambria Math"/>
                      </w:rPr>
                      <m:t>B.</m:t>
                    </m:r>
                    <m:r>
                      <m:rPr>
                        <m:sty m:val="p"/>
                      </m:rPr>
                      <w:rPr>
                        <w:rFonts w:ascii="Cambria Math" w:hAnsi="Cambria Math"/>
                      </w:rPr>
                      <m:t>∇</m:t>
                    </m:r>
                  </m:e>
                </m:d>
                <m:r>
                  <m:rPr>
                    <m:sty m:val="b"/>
                  </m:rPr>
                  <w:rPr>
                    <w:rFonts w:ascii="Cambria Math" w:hAnsi="Cambria Math"/>
                  </w:rPr>
                  <m:t>A-</m:t>
                </m:r>
                <m:d>
                  <m:dPr>
                    <m:ctrlPr>
                      <w:rPr>
                        <w:rFonts w:ascii="Cambria Math" w:hAnsi="Cambria Math"/>
                      </w:rPr>
                    </m:ctrlPr>
                  </m:dPr>
                  <m:e>
                    <m:r>
                      <m:rPr>
                        <m:sty m:val="b"/>
                      </m:rPr>
                      <w:rPr>
                        <w:rFonts w:ascii="Cambria Math" w:hAnsi="Cambria Math"/>
                      </w:rPr>
                      <m:t>A.</m:t>
                    </m:r>
                    <m:r>
                      <m:rPr>
                        <m:sty m:val="p"/>
                      </m:rPr>
                      <w:rPr>
                        <w:rFonts w:ascii="Cambria Math" w:hAnsi="Cambria Math"/>
                      </w:rPr>
                      <m:t>∇</m:t>
                    </m:r>
                  </m:e>
                </m:d>
                <m:r>
                  <m:rPr>
                    <m:sty m:val="b"/>
                  </m:rPr>
                  <w:rPr>
                    <w:rFonts w:ascii="Cambria Math" w:hAnsi="Cambria Math"/>
                  </w:rPr>
                  <m:t>B</m:t>
                </m:r>
              </m:oMath>
            </m:oMathPara>
          </w:p>
        </w:tc>
        <w:tc>
          <w:tcPr>
            <w:tcW w:w="916" w:type="dxa"/>
          </w:tcPr>
          <w:p w14:paraId="30FC13F9" w14:textId="77777777" w:rsidR="00735B2C" w:rsidRDefault="00735B2C" w:rsidP="00735B2C">
            <w:pPr>
              <w:jc w:val="center"/>
            </w:pPr>
            <w:ins w:id="326" w:author="Sasan Razmkhah" w:date="2021-08-29T20:22:00Z">
              <w:r>
                <w:t>(</w:t>
              </w:r>
            </w:ins>
            <w:r>
              <w:t>3.12b</w:t>
            </w:r>
            <w:ins w:id="327" w:author="Sasan Razmkhah" w:date="2021-08-29T20:22:00Z">
              <w:r>
                <w:t>)</w:t>
              </w:r>
            </w:ins>
          </w:p>
        </w:tc>
      </w:tr>
      <w:tr w:rsidR="00735B2C" w14:paraId="63122284" w14:textId="77777777" w:rsidTr="009E457B">
        <w:trPr>
          <w:trHeight w:val="603"/>
        </w:trPr>
        <w:tc>
          <w:tcPr>
            <w:tcW w:w="7306" w:type="dxa"/>
          </w:tcPr>
          <w:p w14:paraId="33525903" w14:textId="4178E79D" w:rsidR="00735B2C" w:rsidRPr="006321FF" w:rsidRDefault="00175F1B" w:rsidP="00735B2C">
            <m:oMathPara>
              <m:oMath>
                <m:r>
                  <m:rPr>
                    <m:sty m:val="b"/>
                  </m:rPr>
                  <w:rPr>
                    <w:rFonts w:ascii="Cambria Math" w:hAnsi="Cambria Math"/>
                  </w:rPr>
                  <m:t>A</m:t>
                </m:r>
                <m:d>
                  <m:dPr>
                    <m:ctrlPr>
                      <w:rPr>
                        <w:rFonts w:ascii="Cambria Math" w:hAnsi="Cambria Math"/>
                      </w:rPr>
                    </m:ctrlPr>
                  </m:dPr>
                  <m:e>
                    <m:r>
                      <m:rPr>
                        <m:sty m:val="p"/>
                      </m:rPr>
                      <w:rPr>
                        <w:rFonts w:ascii="Cambria Math" w:hAnsi="Cambria Math"/>
                      </w:rPr>
                      <m:t>∇.</m:t>
                    </m:r>
                    <m:r>
                      <m:rPr>
                        <m:sty m:val="b"/>
                      </m:rP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p"/>
                      </m:rPr>
                      <w:rPr>
                        <w:rFonts w:ascii="Cambria Math" w:hAnsi="Cambria Math"/>
                      </w:rPr>
                      <m:t>∇</m:t>
                    </m:r>
                    <m:d>
                      <m:dPr>
                        <m:ctrlPr>
                          <w:rPr>
                            <w:rFonts w:ascii="Cambria Math" w:hAnsi="Cambria Math"/>
                          </w:rPr>
                        </m:ctrlPr>
                      </m:dPr>
                      <m:e>
                        <m:r>
                          <m:rPr>
                            <m:sty m:val="b"/>
                          </m:rPr>
                          <w:rPr>
                            <w:rFonts w:ascii="Cambria Math" w:hAnsi="Cambria Math"/>
                          </w:rPr>
                          <m:t>A</m:t>
                        </m:r>
                        <m:r>
                          <m:rPr>
                            <m:sty m:val="p"/>
                          </m:rPr>
                          <w:rPr>
                            <w:rFonts w:ascii="Cambria Math" w:hAnsi="Cambria Math"/>
                          </w:rPr>
                          <m:t>.</m:t>
                        </m:r>
                        <m:r>
                          <m:rPr>
                            <m:sty m:val="b"/>
                          </m:rPr>
                          <w:rPr>
                            <w:rFonts w:ascii="Cambria Math" w:hAnsi="Cambria Math"/>
                          </w:rPr>
                          <m:t>B</m:t>
                        </m:r>
                      </m:e>
                    </m:d>
                    <m:r>
                      <w:rPr>
                        <w:rFonts w:ascii="Cambria Math" w:hAnsi="Cambria Math"/>
                      </w:rPr>
                      <m:t>-</m:t>
                    </m:r>
                    <m:r>
                      <m:rPr>
                        <m:sty m:val="p"/>
                      </m:rPr>
                      <w:rPr>
                        <w:rFonts w:ascii="Cambria Math" w:hAnsi="Cambria Math"/>
                      </w:rPr>
                      <m:t xml:space="preserve">∇ x </m:t>
                    </m:r>
                    <m:d>
                      <m:dPr>
                        <m:ctrlPr>
                          <w:rPr>
                            <w:rFonts w:ascii="Cambria Math" w:hAnsi="Cambria Math"/>
                          </w:rPr>
                        </m:ctrlPr>
                      </m:dPr>
                      <m:e>
                        <m:r>
                          <m:rPr>
                            <m:sty m:val="b"/>
                          </m:rPr>
                          <w:rPr>
                            <w:rFonts w:ascii="Cambria Math" w:hAnsi="Cambria Math"/>
                          </w:rPr>
                          <m:t xml:space="preserve">A </m:t>
                        </m:r>
                        <m:r>
                          <m:rPr>
                            <m:sty m:val="p"/>
                          </m:rPr>
                          <w:rPr>
                            <w:rFonts w:ascii="Cambria Math" w:hAnsi="Cambria Math"/>
                          </w:rPr>
                          <m:t>x</m:t>
                        </m:r>
                        <m:r>
                          <m:rPr>
                            <m:sty m:val="b"/>
                          </m:rPr>
                          <w:rPr>
                            <w:rFonts w:ascii="Cambria Math" w:hAnsi="Cambria Math"/>
                          </w:rPr>
                          <m:t xml:space="preserve"> B</m:t>
                        </m:r>
                      </m:e>
                    </m:d>
                    <m:r>
                      <w:rPr>
                        <w:rFonts w:ascii="Cambria Math" w:hAnsi="Cambria Math"/>
                      </w:rPr>
                      <m:t>-</m:t>
                    </m:r>
                    <m:r>
                      <m:rPr>
                        <m:sty m:val="b"/>
                      </m:rPr>
                      <w:rPr>
                        <w:rFonts w:ascii="Cambria Math" w:hAnsi="Cambria Math"/>
                      </w:rPr>
                      <m:t>B</m:t>
                    </m:r>
                    <m:r>
                      <m:rPr>
                        <m:sty m:val="p"/>
                      </m:rPr>
                      <w:rPr>
                        <w:rFonts w:ascii="Cambria Math" w:hAnsi="Cambria Math"/>
                      </w:rPr>
                      <m:t xml:space="preserve"> x </m:t>
                    </m:r>
                    <m:d>
                      <m:dPr>
                        <m:ctrlPr>
                          <w:rPr>
                            <w:rFonts w:ascii="Cambria Math" w:hAnsi="Cambria Math"/>
                          </w:rPr>
                        </m:ctrlPr>
                      </m:dPr>
                      <m:e>
                        <m:r>
                          <m:rPr>
                            <m:sty m:val="p"/>
                          </m:rPr>
                          <w:rPr>
                            <w:rFonts w:ascii="Cambria Math" w:hAnsi="Cambria Math"/>
                          </w:rPr>
                          <m:t>∇</m:t>
                        </m:r>
                        <m:r>
                          <m:rPr>
                            <m:sty m:val="b"/>
                          </m:rPr>
                          <w:rPr>
                            <w:rFonts w:ascii="Cambria Math" w:hAnsi="Cambria Math"/>
                          </w:rPr>
                          <m:t xml:space="preserve"> </m:t>
                        </m:r>
                        <m:r>
                          <m:rPr>
                            <m:sty m:val="p"/>
                          </m:rPr>
                          <w:rPr>
                            <w:rFonts w:ascii="Cambria Math" w:hAnsi="Cambria Math"/>
                          </w:rPr>
                          <m:t>x</m:t>
                        </m:r>
                        <m:r>
                          <m:rPr>
                            <m:sty m:val="b"/>
                          </m:rPr>
                          <w:rPr>
                            <w:rFonts w:ascii="Cambria Math" w:hAnsi="Cambria Math"/>
                          </w:rPr>
                          <m:t xml:space="preserve"> A</m:t>
                        </m:r>
                      </m:e>
                    </m:d>
                    <m:r>
                      <w:rPr>
                        <w:rFonts w:ascii="Cambria Math" w:hAnsi="Cambria Math"/>
                      </w:rPr>
                      <m:t>-</m:t>
                    </m:r>
                    <m:r>
                      <m:rPr>
                        <m:sty m:val="b"/>
                      </m:rPr>
                      <w:rPr>
                        <w:rFonts w:ascii="Cambria Math" w:hAnsi="Cambria Math"/>
                      </w:rPr>
                      <m:t>A</m:t>
                    </m:r>
                    <m:r>
                      <m:rPr>
                        <m:sty m:val="p"/>
                      </m:rPr>
                      <w:rPr>
                        <w:rFonts w:ascii="Cambria Math" w:hAnsi="Cambria Math"/>
                      </w:rPr>
                      <m:t xml:space="preserve"> x </m:t>
                    </m:r>
                    <m:d>
                      <m:dPr>
                        <m:ctrlPr>
                          <w:rPr>
                            <w:rFonts w:ascii="Cambria Math" w:hAnsi="Cambria Math"/>
                          </w:rPr>
                        </m:ctrlPr>
                      </m:dPr>
                      <m:e>
                        <m:r>
                          <m:rPr>
                            <m:sty m:val="p"/>
                          </m:rPr>
                          <w:rPr>
                            <w:rFonts w:ascii="Cambria Math" w:hAnsi="Cambria Math"/>
                          </w:rPr>
                          <m:t>∇</m:t>
                        </m:r>
                        <m:r>
                          <m:rPr>
                            <m:sty m:val="b"/>
                          </m:rPr>
                          <w:rPr>
                            <w:rFonts w:ascii="Cambria Math" w:hAnsi="Cambria Math"/>
                          </w:rPr>
                          <m:t xml:space="preserve"> </m:t>
                        </m:r>
                        <m:r>
                          <m:rPr>
                            <m:sty m:val="p"/>
                          </m:rPr>
                          <w:rPr>
                            <w:rFonts w:ascii="Cambria Math" w:hAnsi="Cambria Math"/>
                          </w:rPr>
                          <m:t>x</m:t>
                        </m:r>
                        <m:r>
                          <m:rPr>
                            <m:sty m:val="b"/>
                          </m:rPr>
                          <w:rPr>
                            <w:rFonts w:ascii="Cambria Math" w:hAnsi="Cambria Math"/>
                          </w:rPr>
                          <m:t xml:space="preserve"> B</m:t>
                        </m:r>
                      </m:e>
                    </m:d>
                    <m:r>
                      <w:rPr>
                        <w:rFonts w:ascii="Cambria Math" w:hAnsi="Cambria Math"/>
                      </w:rPr>
                      <m:t>-</m:t>
                    </m:r>
                    <m:r>
                      <m:rPr>
                        <m:sty m:val="b"/>
                      </m:rPr>
                      <w:rPr>
                        <w:rFonts w:ascii="Cambria Math" w:hAnsi="Cambria Math"/>
                      </w:rPr>
                      <m:t>B</m:t>
                    </m:r>
                    <m:d>
                      <m:dPr>
                        <m:ctrlPr>
                          <w:rPr>
                            <w:rFonts w:ascii="Cambria Math" w:hAnsi="Cambria Math"/>
                          </w:rPr>
                        </m:ctrlPr>
                      </m:dPr>
                      <m:e>
                        <m:r>
                          <m:rPr>
                            <m:sty m:val="p"/>
                          </m:rPr>
                          <w:rPr>
                            <w:rFonts w:ascii="Cambria Math" w:hAnsi="Cambria Math"/>
                          </w:rPr>
                          <m:t>∇.</m:t>
                        </m:r>
                        <m:r>
                          <m:rPr>
                            <m:sty m:val="b"/>
                          </m:rPr>
                          <w:rPr>
                            <w:rFonts w:ascii="Cambria Math" w:hAnsi="Cambria Math"/>
                          </w:rPr>
                          <m:t>A</m:t>
                        </m:r>
                      </m:e>
                    </m:d>
                    <m:r>
                      <w:rPr>
                        <w:rFonts w:ascii="Cambria Math" w:hAnsi="Cambria Math"/>
                      </w:rPr>
                      <m:t>+</m:t>
                    </m:r>
                    <m:r>
                      <m:rPr>
                        <m:sty m:val="b"/>
                      </m:rPr>
                      <w:rPr>
                        <w:rFonts w:ascii="Cambria Math" w:hAnsi="Cambria Math"/>
                      </w:rPr>
                      <m:t>A</m:t>
                    </m:r>
                    <m:d>
                      <m:dPr>
                        <m:ctrlPr>
                          <w:rPr>
                            <w:rFonts w:ascii="Cambria Math" w:hAnsi="Cambria Math"/>
                          </w:rPr>
                        </m:ctrlPr>
                      </m:dPr>
                      <m:e>
                        <m:r>
                          <m:rPr>
                            <m:sty m:val="p"/>
                          </m:rPr>
                          <w:rPr>
                            <w:rFonts w:ascii="Cambria Math" w:hAnsi="Cambria Math"/>
                          </w:rPr>
                          <m:t>∇.</m:t>
                        </m:r>
                        <m:r>
                          <m:rPr>
                            <m:sty m:val="b"/>
                          </m:rPr>
                          <w:rPr>
                            <w:rFonts w:ascii="Cambria Math" w:hAnsi="Cambria Math"/>
                          </w:rPr>
                          <m:t>B</m:t>
                        </m:r>
                      </m:e>
                    </m:d>
                  </m:e>
                </m:d>
              </m:oMath>
            </m:oMathPara>
          </w:p>
        </w:tc>
        <w:tc>
          <w:tcPr>
            <w:tcW w:w="916" w:type="dxa"/>
          </w:tcPr>
          <w:p w14:paraId="792D89F3" w14:textId="77777777" w:rsidR="00735B2C" w:rsidRDefault="00735B2C" w:rsidP="00735B2C">
            <w:pPr>
              <w:jc w:val="center"/>
            </w:pPr>
            <w:ins w:id="328" w:author="Sasan Razmkhah" w:date="2021-08-29T20:22:00Z">
              <w:r>
                <w:t>(</w:t>
              </w:r>
            </w:ins>
            <w:r>
              <w:t>3.12a</w:t>
            </w:r>
            <w:ins w:id="329" w:author="Sasan Razmkhah" w:date="2021-08-29T20:22:00Z">
              <w:r>
                <w:t>)</w:t>
              </w:r>
            </w:ins>
          </w:p>
        </w:tc>
      </w:tr>
      <w:tr w:rsidR="00735B2C" w14:paraId="02FBE1B6" w14:textId="77777777" w:rsidTr="009E457B">
        <w:trPr>
          <w:trHeight w:val="603"/>
        </w:trPr>
        <w:tc>
          <w:tcPr>
            <w:tcW w:w="7306" w:type="dxa"/>
          </w:tcPr>
          <w:p w14:paraId="49C309E1" w14:textId="4E4174BF" w:rsidR="00735B2C" w:rsidRDefault="007F305E" w:rsidP="00735B2C">
            <w:pPr>
              <w:rPr>
                <w:rFonts w:eastAsia="Batang"/>
              </w:rPr>
            </w:pPr>
            <m:oMathPara>
              <m:oMath>
                <m:d>
                  <m:dPr>
                    <m:ctrlPr>
                      <w:rPr>
                        <w:rFonts w:ascii="Cambria Math" w:hAnsi="Cambria Math"/>
                      </w:rPr>
                    </m:ctrlPr>
                  </m:dPr>
                  <m:e>
                    <m:r>
                      <m:rPr>
                        <m:sty m:val="b"/>
                      </m:rPr>
                      <w:rPr>
                        <w:rFonts w:ascii="Cambria Math" w:hAnsi="Cambria Math"/>
                      </w:rPr>
                      <m:t>A.</m:t>
                    </m:r>
                    <m:r>
                      <m:rPr>
                        <m:sty m:val="p"/>
                      </m:rPr>
                      <w:rPr>
                        <w:rFonts w:ascii="Cambria Math" w:hAnsi="Cambria Math"/>
                      </w:rPr>
                      <m:t>∇</m:t>
                    </m:r>
                  </m:e>
                </m:d>
                <m:r>
                  <m:rPr>
                    <m:sty m:val="b"/>
                  </m:rP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m:rPr>
                            <m:sty m:val="b"/>
                          </m:rPr>
                          <w:rPr>
                            <w:rFonts w:ascii="Cambria Math" w:hAnsi="Cambria Math"/>
                          </w:rPr>
                          <m:t>A</m:t>
                        </m:r>
                      </m:e>
                    </m:d>
                  </m:e>
                  <m:sup>
                    <m:r>
                      <w:rPr>
                        <w:rFonts w:ascii="Cambria Math" w:hAnsi="Cambria Math"/>
                      </w:rPr>
                      <m:t>2</m:t>
                    </m:r>
                  </m:sup>
                </m:sSup>
                <m:r>
                  <w:rPr>
                    <w:rFonts w:ascii="Cambria Math" w:hAnsi="Cambria Math"/>
                  </w:rPr>
                  <m:t>-</m:t>
                </m:r>
                <m:r>
                  <m:rPr>
                    <m:sty m:val="b"/>
                  </m:rPr>
                  <w:rPr>
                    <w:rFonts w:ascii="Cambria Math" w:hAnsi="Cambria Math"/>
                  </w:rPr>
                  <m:t>A</m:t>
                </m:r>
                <m:r>
                  <m:rPr>
                    <m:sty m:val="p"/>
                  </m:rPr>
                  <w:rPr>
                    <w:rFonts w:ascii="Cambria Math" w:hAnsi="Cambria Math"/>
                  </w:rPr>
                  <m:t xml:space="preserve"> x </m:t>
                </m:r>
                <m:d>
                  <m:dPr>
                    <m:ctrlPr>
                      <w:rPr>
                        <w:rFonts w:ascii="Cambria Math" w:hAnsi="Cambria Math"/>
                      </w:rPr>
                    </m:ctrlPr>
                  </m:dPr>
                  <m:e>
                    <m:r>
                      <m:rPr>
                        <m:sty m:val="p"/>
                      </m:rPr>
                      <w:rPr>
                        <w:rFonts w:ascii="Cambria Math" w:hAnsi="Cambria Math"/>
                      </w:rPr>
                      <m:t>∇</m:t>
                    </m:r>
                    <m:r>
                      <m:rPr>
                        <m:sty m:val="b"/>
                      </m:rPr>
                      <w:rPr>
                        <w:rFonts w:ascii="Cambria Math" w:hAnsi="Cambria Math"/>
                      </w:rPr>
                      <m:t xml:space="preserve"> </m:t>
                    </m:r>
                    <m:r>
                      <m:rPr>
                        <m:sty m:val="p"/>
                      </m:rPr>
                      <w:rPr>
                        <w:rFonts w:ascii="Cambria Math" w:hAnsi="Cambria Math"/>
                      </w:rPr>
                      <m:t>x</m:t>
                    </m:r>
                    <m:r>
                      <m:rPr>
                        <m:sty m:val="b"/>
                      </m:rPr>
                      <w:rPr>
                        <w:rFonts w:ascii="Cambria Math" w:hAnsi="Cambria Math"/>
                      </w:rPr>
                      <m:t xml:space="preserve"> A</m:t>
                    </m:r>
                  </m:e>
                </m:d>
              </m:oMath>
            </m:oMathPara>
          </w:p>
        </w:tc>
        <w:tc>
          <w:tcPr>
            <w:tcW w:w="916" w:type="dxa"/>
          </w:tcPr>
          <w:p w14:paraId="5A5ED41A" w14:textId="77777777" w:rsidR="00735B2C" w:rsidRDefault="00735B2C" w:rsidP="00735B2C">
            <w:pPr>
              <w:jc w:val="center"/>
            </w:pPr>
            <w:ins w:id="330" w:author="Sasan Razmkhah" w:date="2021-08-29T20:22:00Z">
              <w:r>
                <w:t>(</w:t>
              </w:r>
            </w:ins>
            <w:r>
              <w:t>3.12b</w:t>
            </w:r>
            <w:ins w:id="331" w:author="Sasan Razmkhah" w:date="2021-08-29T20:22:00Z">
              <w:r>
                <w:t>)</w:t>
              </w:r>
            </w:ins>
          </w:p>
        </w:tc>
      </w:tr>
      <w:tr w:rsidR="00735B2C" w14:paraId="6A2628E9" w14:textId="77777777" w:rsidTr="009E457B">
        <w:trPr>
          <w:trHeight w:val="603"/>
        </w:trPr>
        <w:tc>
          <w:tcPr>
            <w:tcW w:w="7306" w:type="dxa"/>
          </w:tcPr>
          <w:p w14:paraId="27614E8B" w14:textId="10D9A780" w:rsidR="00735B2C" w:rsidRPr="006321FF" w:rsidRDefault="00F63148" w:rsidP="00735B2C">
            <m:oMathPara>
              <m:oMath>
                <m:r>
                  <m:rPr>
                    <m:sty m:val="p"/>
                  </m:rPr>
                  <w:rPr>
                    <w:rFonts w:ascii="Cambria Math" w:hAnsi="Cambria Math"/>
                  </w:rPr>
                  <m:t xml:space="preserve">∇ . </m:t>
                </m:r>
                <m:d>
                  <m:dPr>
                    <m:ctrlPr>
                      <w:rPr>
                        <w:rFonts w:ascii="Cambria Math" w:hAnsi="Cambria Math"/>
                      </w:rPr>
                    </m:ctrlPr>
                  </m:dPr>
                  <m:e>
                    <m:r>
                      <m:rPr>
                        <m:sty m:val="p"/>
                      </m:rPr>
                      <w:rPr>
                        <w:rFonts w:ascii="Cambria Math" w:hAnsi="Cambria Math"/>
                      </w:rPr>
                      <m:t>∇</m:t>
                    </m:r>
                    <m:r>
                      <m:rPr>
                        <m:sty m:val="b"/>
                      </m:rPr>
                      <w:rPr>
                        <w:rFonts w:ascii="Cambria Math" w:hAnsi="Cambria Math"/>
                      </w:rPr>
                      <m:t xml:space="preserve"> </m:t>
                    </m:r>
                    <m:r>
                      <m:rPr>
                        <m:sty m:val="p"/>
                      </m:rPr>
                      <w:rPr>
                        <w:rFonts w:ascii="Cambria Math" w:hAnsi="Cambria Math"/>
                      </w:rPr>
                      <m:t>x</m:t>
                    </m:r>
                    <m:r>
                      <m:rPr>
                        <m:sty m:val="b"/>
                      </m:rPr>
                      <w:rPr>
                        <w:rFonts w:ascii="Cambria Math" w:hAnsi="Cambria Math"/>
                      </w:rPr>
                      <m:t xml:space="preserve"> A</m:t>
                    </m:r>
                  </m:e>
                </m:d>
                <m:r>
                  <w:rPr>
                    <w:rFonts w:ascii="Cambria Math" w:hAnsi="Cambria Math"/>
                  </w:rPr>
                  <m:t>=0</m:t>
                </m:r>
              </m:oMath>
            </m:oMathPara>
          </w:p>
        </w:tc>
        <w:tc>
          <w:tcPr>
            <w:tcW w:w="916" w:type="dxa"/>
          </w:tcPr>
          <w:p w14:paraId="5B0F0455" w14:textId="77777777" w:rsidR="00735B2C" w:rsidRDefault="00735B2C" w:rsidP="00735B2C">
            <w:pPr>
              <w:jc w:val="center"/>
            </w:pPr>
            <w:ins w:id="332" w:author="Sasan Razmkhah" w:date="2021-08-29T20:22:00Z">
              <w:r>
                <w:t>(</w:t>
              </w:r>
            </w:ins>
            <w:r>
              <w:t>3.12a</w:t>
            </w:r>
            <w:ins w:id="333" w:author="Sasan Razmkhah" w:date="2021-08-29T20:22:00Z">
              <w:r>
                <w:t>)</w:t>
              </w:r>
            </w:ins>
          </w:p>
        </w:tc>
      </w:tr>
      <w:tr w:rsidR="00735B2C" w14:paraId="481572E9" w14:textId="77777777" w:rsidTr="009E457B">
        <w:trPr>
          <w:trHeight w:val="603"/>
        </w:trPr>
        <w:tc>
          <w:tcPr>
            <w:tcW w:w="7306" w:type="dxa"/>
          </w:tcPr>
          <w:p w14:paraId="54FC7265" w14:textId="42AE8624" w:rsidR="00735B2C" w:rsidRDefault="00F63148" w:rsidP="00735B2C">
            <w:pPr>
              <w:rPr>
                <w:rFonts w:eastAsia="Batang"/>
              </w:rPr>
            </w:pPr>
            <m:oMathPara>
              <m:oMath>
                <m:r>
                  <m:rPr>
                    <m:sty m:val="p"/>
                  </m:rPr>
                  <w:rPr>
                    <w:rFonts w:ascii="Cambria Math" w:hAnsi="Cambria Math"/>
                  </w:rPr>
                  <m:t xml:space="preserve">∇ x </m:t>
                </m:r>
                <m:d>
                  <m:dPr>
                    <m:ctrlPr>
                      <w:rPr>
                        <w:rFonts w:ascii="Cambria Math" w:hAnsi="Cambria Math"/>
                      </w:rPr>
                    </m:ctrlPr>
                  </m:dPr>
                  <m:e>
                    <m:r>
                      <m:rPr>
                        <m:sty m:val="p"/>
                      </m:rPr>
                      <w:rPr>
                        <w:rFonts w:ascii="Cambria Math" w:hAnsi="Cambria Math"/>
                      </w:rPr>
                      <m:t>∇</m:t>
                    </m:r>
                    <m:r>
                      <w:rPr>
                        <w:rFonts w:ascii="Cambria Math" w:hAnsi="Cambria Math"/>
                      </w:rPr>
                      <m:t>ψ</m:t>
                    </m:r>
                  </m:e>
                </m:d>
                <m:r>
                  <w:rPr>
                    <w:rFonts w:ascii="Cambria Math" w:hAnsi="Cambria Math"/>
                  </w:rPr>
                  <m:t>=0</m:t>
                </m:r>
              </m:oMath>
            </m:oMathPara>
          </w:p>
        </w:tc>
        <w:tc>
          <w:tcPr>
            <w:tcW w:w="916" w:type="dxa"/>
          </w:tcPr>
          <w:p w14:paraId="73BD8147" w14:textId="77777777" w:rsidR="00735B2C" w:rsidRDefault="00735B2C" w:rsidP="00735B2C">
            <w:pPr>
              <w:jc w:val="center"/>
            </w:pPr>
            <w:ins w:id="334" w:author="Sasan Razmkhah" w:date="2021-08-29T20:22:00Z">
              <w:r>
                <w:t>(</w:t>
              </w:r>
            </w:ins>
            <w:r>
              <w:t>3.12b</w:t>
            </w:r>
            <w:ins w:id="335" w:author="Sasan Razmkhah" w:date="2021-08-29T20:22:00Z">
              <w:r>
                <w:t>)</w:t>
              </w:r>
            </w:ins>
          </w:p>
        </w:tc>
      </w:tr>
      <w:tr w:rsidR="00735B2C" w14:paraId="56156BAF" w14:textId="77777777" w:rsidTr="009E457B">
        <w:trPr>
          <w:trHeight w:val="603"/>
        </w:trPr>
        <w:tc>
          <w:tcPr>
            <w:tcW w:w="7306" w:type="dxa"/>
          </w:tcPr>
          <w:p w14:paraId="5514CDAD" w14:textId="1BA5DDBA" w:rsidR="00735B2C" w:rsidRPr="006321FF" w:rsidRDefault="00F63148" w:rsidP="00735B2C">
            <m:oMathPara>
              <m:oMath>
                <m:r>
                  <m:rPr>
                    <m:sty m:val="p"/>
                  </m:rPr>
                  <w:rPr>
                    <w:rFonts w:ascii="Cambria Math" w:hAnsi="Cambria Math"/>
                  </w:rPr>
                  <m:t xml:space="preserve">∇ . </m:t>
                </m:r>
                <m:d>
                  <m:dPr>
                    <m:ctrlPr>
                      <w:rPr>
                        <w:rFonts w:ascii="Cambria Math" w:hAnsi="Cambria Math"/>
                      </w:rPr>
                    </m:ctrlPr>
                  </m:dPr>
                  <m:e>
                    <m:r>
                      <m:rPr>
                        <m:sty m:val="p"/>
                      </m:rPr>
                      <w:rPr>
                        <w:rFonts w:ascii="Cambria Math" w:hAnsi="Cambria Math"/>
                      </w:rPr>
                      <m:t>∇</m:t>
                    </m:r>
                    <m:r>
                      <w:rPr>
                        <w:rFonts w:ascii="Cambria Math" w:hAnsi="Cambria Math"/>
                      </w:rPr>
                      <m:t>ψ</m:t>
                    </m:r>
                  </m:e>
                </m:d>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ψ</m:t>
                </m:r>
              </m:oMath>
            </m:oMathPara>
          </w:p>
        </w:tc>
        <w:tc>
          <w:tcPr>
            <w:tcW w:w="916" w:type="dxa"/>
          </w:tcPr>
          <w:p w14:paraId="1A2344DC" w14:textId="77777777" w:rsidR="00735B2C" w:rsidRDefault="00735B2C" w:rsidP="00735B2C">
            <w:pPr>
              <w:jc w:val="center"/>
            </w:pPr>
            <w:ins w:id="336" w:author="Sasan Razmkhah" w:date="2021-08-29T20:22:00Z">
              <w:r>
                <w:t>(</w:t>
              </w:r>
            </w:ins>
            <w:r>
              <w:t>3.12a</w:t>
            </w:r>
            <w:ins w:id="337" w:author="Sasan Razmkhah" w:date="2021-08-29T20:22:00Z">
              <w:r>
                <w:t>)</w:t>
              </w:r>
            </w:ins>
          </w:p>
        </w:tc>
      </w:tr>
      <w:tr w:rsidR="00735B2C" w14:paraId="3D1529D9" w14:textId="77777777" w:rsidTr="009E457B">
        <w:trPr>
          <w:trHeight w:val="603"/>
        </w:trPr>
        <w:tc>
          <w:tcPr>
            <w:tcW w:w="7306" w:type="dxa"/>
          </w:tcPr>
          <w:p w14:paraId="0ED10885" w14:textId="63BEBC22" w:rsidR="00735B2C" w:rsidRDefault="007A2EDB" w:rsidP="00735B2C">
            <w:pPr>
              <w:rPr>
                <w:rFonts w:eastAsia="Batang"/>
              </w:rPr>
            </w:pPr>
            <m:oMathPara>
              <m:oMath>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r>
                      <m:rPr>
                        <m:sty m:val="b"/>
                      </m:rPr>
                      <w:rPr>
                        <w:rFonts w:ascii="Cambria Math" w:hAnsi="Cambria Math"/>
                      </w:rPr>
                      <m:t xml:space="preserve"> . A</m:t>
                    </m:r>
                  </m:e>
                </m:d>
                <m:r>
                  <w:rPr>
                    <w:rFonts w:ascii="Cambria Math" w:eastAsia="Batang" w:hAnsi="Cambria Math"/>
                  </w:rPr>
                  <m:t>-</m:t>
                </m:r>
                <m:r>
                  <m:rPr>
                    <m:sty m:val="p"/>
                  </m:rPr>
                  <w:rPr>
                    <w:rFonts w:ascii="Cambria Math" w:hAnsi="Cambria Math"/>
                  </w:rPr>
                  <m:t xml:space="preserve">∇ x </m:t>
                </m:r>
                <m:d>
                  <m:dPr>
                    <m:ctrlPr>
                      <w:rPr>
                        <w:rFonts w:ascii="Cambria Math" w:hAnsi="Cambria Math"/>
                      </w:rPr>
                    </m:ctrlPr>
                  </m:dPr>
                  <m:e>
                    <m:r>
                      <m:rPr>
                        <m:sty m:val="p"/>
                      </m:rPr>
                      <w:rPr>
                        <w:rFonts w:ascii="Cambria Math" w:hAnsi="Cambria Math"/>
                      </w:rPr>
                      <m:t>∇</m:t>
                    </m:r>
                    <m:r>
                      <m:rPr>
                        <m:sty m:val="b"/>
                      </m:rPr>
                      <w:rPr>
                        <w:rFonts w:ascii="Cambria Math" w:hAnsi="Cambria Math"/>
                      </w:rPr>
                      <m:t xml:space="preserve"> </m:t>
                    </m:r>
                    <m:r>
                      <m:rPr>
                        <m:sty m:val="p"/>
                      </m:rPr>
                      <w:rPr>
                        <w:rFonts w:ascii="Cambria Math" w:hAnsi="Cambria Math"/>
                      </w:rPr>
                      <m:t>x</m:t>
                    </m:r>
                    <m:r>
                      <m:rPr>
                        <m:sty m:val="b"/>
                      </m:rPr>
                      <w:rPr>
                        <w:rFonts w:ascii="Cambria Math" w:hAnsi="Cambria Math"/>
                      </w:rPr>
                      <m:t xml:space="preserve"> A</m:t>
                    </m:r>
                  </m:e>
                </m:d>
                <m:r>
                  <w:rPr>
                    <w:rFonts w:ascii="Cambria Math" w:eastAsia="Batang"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
                  </m:rPr>
                  <w:rPr>
                    <w:rFonts w:ascii="Cambria Math" w:hAnsi="Cambria Math"/>
                  </w:rPr>
                  <m:t>A</m:t>
                </m:r>
              </m:oMath>
            </m:oMathPara>
          </w:p>
        </w:tc>
        <w:tc>
          <w:tcPr>
            <w:tcW w:w="916" w:type="dxa"/>
          </w:tcPr>
          <w:p w14:paraId="04409808" w14:textId="77777777" w:rsidR="00735B2C" w:rsidRDefault="00735B2C" w:rsidP="00735B2C">
            <w:pPr>
              <w:jc w:val="center"/>
            </w:pPr>
            <w:ins w:id="338" w:author="Sasan Razmkhah" w:date="2021-08-29T20:22:00Z">
              <w:r>
                <w:t>(</w:t>
              </w:r>
            </w:ins>
            <w:r>
              <w:t>3.12b</w:t>
            </w:r>
            <w:ins w:id="339" w:author="Sasan Razmkhah" w:date="2021-08-29T20:22:00Z">
              <w:r>
                <w:t>)</w:t>
              </w:r>
            </w:ins>
          </w:p>
        </w:tc>
      </w:tr>
      <w:tr w:rsidR="00735B2C" w14:paraId="29C88D4D" w14:textId="77777777" w:rsidTr="009E457B">
        <w:trPr>
          <w:trHeight w:val="603"/>
        </w:trPr>
        <w:tc>
          <w:tcPr>
            <w:tcW w:w="7306" w:type="dxa"/>
          </w:tcPr>
          <w:p w14:paraId="524AC40C" w14:textId="2EEBCE5B" w:rsidR="00735B2C" w:rsidRPr="006321FF" w:rsidRDefault="007A2EDB" w:rsidP="00735B2C">
            <m:oMathPara>
              <m:oMath>
                <m:r>
                  <m:rPr>
                    <m:sty m:val="p"/>
                  </m:rPr>
                  <w:rPr>
                    <w:rFonts w:ascii="Cambria Math" w:hAnsi="Cambria Math"/>
                  </w:rPr>
                  <m:t xml:space="preserve">∇ . </m:t>
                </m:r>
                <m:d>
                  <m:dPr>
                    <m:ctrlPr>
                      <w:rPr>
                        <w:rFonts w:ascii="Cambria Math" w:hAnsi="Cambria Math"/>
                      </w:rPr>
                    </m:ctrlPr>
                  </m:dPr>
                  <m:e>
                    <m:r>
                      <w:rPr>
                        <w:rFonts w:ascii="Cambria Math" w:hAnsi="Cambria Math"/>
                      </w:rPr>
                      <m:t>∅</m:t>
                    </m:r>
                    <m:r>
                      <m:rPr>
                        <m:sty m:val="p"/>
                      </m:rPr>
                      <w:rPr>
                        <w:rFonts w:ascii="Cambria Math" w:hAnsi="Cambria Math"/>
                      </w:rPr>
                      <m:t>∇</m:t>
                    </m:r>
                    <m:r>
                      <w:rPr>
                        <w:rFonts w:ascii="Cambria Math" w:hAnsi="Cambria Math"/>
                      </w:rPr>
                      <m:t>ψ</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m:t>
                    </m:r>
                  </m:e>
                  <m:sup>
                    <m:r>
                      <w:rPr>
                        <w:rFonts w:ascii="Cambria Math" w:hAnsi="Cambria Math"/>
                      </w:rPr>
                      <m:t>2</m:t>
                    </m:r>
                  </m:sup>
                </m:sSup>
                <m:r>
                  <w:rPr>
                    <w:rFonts w:ascii="Cambria Math" w:hAnsi="Cambria Math"/>
                  </w:rPr>
                  <m:t>ψ+</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ψ</m:t>
                </m:r>
              </m:oMath>
            </m:oMathPara>
          </w:p>
        </w:tc>
        <w:tc>
          <w:tcPr>
            <w:tcW w:w="916" w:type="dxa"/>
          </w:tcPr>
          <w:p w14:paraId="194FE9C9" w14:textId="77777777" w:rsidR="00735B2C" w:rsidRDefault="00735B2C" w:rsidP="00735B2C">
            <w:pPr>
              <w:jc w:val="center"/>
            </w:pPr>
            <w:ins w:id="340" w:author="Sasan Razmkhah" w:date="2021-08-29T20:22:00Z">
              <w:r>
                <w:t>(</w:t>
              </w:r>
            </w:ins>
            <w:r>
              <w:t>3.12a</w:t>
            </w:r>
            <w:ins w:id="341" w:author="Sasan Razmkhah" w:date="2021-08-29T20:22:00Z">
              <w:r>
                <w:t>)</w:t>
              </w:r>
            </w:ins>
          </w:p>
        </w:tc>
      </w:tr>
      <w:tr w:rsidR="00735B2C" w14:paraId="75DEF415" w14:textId="77777777" w:rsidTr="009E457B">
        <w:trPr>
          <w:trHeight w:val="603"/>
        </w:trPr>
        <w:tc>
          <w:tcPr>
            <w:tcW w:w="7306" w:type="dxa"/>
          </w:tcPr>
          <w:p w14:paraId="0DE18F2E" w14:textId="4C6F64D3" w:rsidR="00735B2C" w:rsidRDefault="007F305E" w:rsidP="00735B2C">
            <w:pPr>
              <w:rPr>
                <w:rFonts w:eastAsia="Batang"/>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w:rPr>
                        <w:rFonts w:ascii="Cambria Math" w:hAnsi="Cambria Math"/>
                      </w:rPr>
                      <m:t>∅ψ</m:t>
                    </m:r>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m:t>
                    </m:r>
                  </m:e>
                  <m:sup>
                    <m:r>
                      <w:rPr>
                        <w:rFonts w:ascii="Cambria Math" w:hAnsi="Cambria Math"/>
                      </w:rPr>
                      <m:t>2</m:t>
                    </m:r>
                  </m:sup>
                </m:sSup>
                <m:r>
                  <w:rPr>
                    <w:rFonts w:ascii="Cambria Math" w:hAnsi="Cambria Math"/>
                  </w:rPr>
                  <m:t>ψ+2</m:t>
                </m:r>
                <m:d>
                  <m:dPr>
                    <m:ctrlPr>
                      <w:rPr>
                        <w:rFonts w:ascii="Cambria Math" w:hAnsi="Cambria Math"/>
                        <w:i/>
                      </w:rPr>
                    </m:ctrlPr>
                  </m:dPr>
                  <m:e>
                    <m:r>
                      <m:rPr>
                        <m:sty m:val="p"/>
                      </m:rPr>
                      <w:rPr>
                        <w:rFonts w:ascii="Cambria Math" w:hAnsi="Cambria Math"/>
                      </w:rPr>
                      <m:t>∇</m:t>
                    </m:r>
                    <m:r>
                      <w:rPr>
                        <w:rFonts w:ascii="Cambria Math" w:hAnsi="Cambria Math"/>
                      </w:rPr>
                      <m:t>∅</m:t>
                    </m:r>
                  </m:e>
                </m:d>
                <m: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ψ</m:t>
                    </m:r>
                  </m:e>
                </m:d>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w:rPr>
                        <w:rFonts w:ascii="Cambria Math" w:hAnsi="Cambria Math"/>
                      </w:rPr>
                      <m:t>∅</m:t>
                    </m:r>
                  </m:e>
                </m:d>
                <m:r>
                  <w:rPr>
                    <w:rFonts w:ascii="Cambria Math" w:hAnsi="Cambria Math"/>
                  </w:rPr>
                  <m:t>ψ</m:t>
                </m:r>
              </m:oMath>
            </m:oMathPara>
          </w:p>
        </w:tc>
        <w:tc>
          <w:tcPr>
            <w:tcW w:w="916" w:type="dxa"/>
          </w:tcPr>
          <w:p w14:paraId="213E80C6" w14:textId="77777777" w:rsidR="00735B2C" w:rsidRDefault="00735B2C" w:rsidP="00735B2C">
            <w:pPr>
              <w:jc w:val="center"/>
            </w:pPr>
            <w:ins w:id="342" w:author="Sasan Razmkhah" w:date="2021-08-29T20:22:00Z">
              <w:r>
                <w:t>(</w:t>
              </w:r>
            </w:ins>
            <w:r>
              <w:t>3.12b</w:t>
            </w:r>
            <w:ins w:id="343" w:author="Sasan Razmkhah" w:date="2021-08-29T20:22:00Z">
              <w:r>
                <w:t>)</w:t>
              </w:r>
            </w:ins>
          </w:p>
        </w:tc>
      </w:tr>
      <w:tr w:rsidR="00735B2C" w14:paraId="53A87D75" w14:textId="77777777" w:rsidTr="009E457B">
        <w:trPr>
          <w:trHeight w:val="603"/>
        </w:trPr>
        <w:tc>
          <w:tcPr>
            <w:tcW w:w="7306" w:type="dxa"/>
          </w:tcPr>
          <w:p w14:paraId="20EBF882" w14:textId="75F7CBF7" w:rsidR="00735B2C" w:rsidRPr="006321FF" w:rsidRDefault="007F305E" w:rsidP="00735B2C">
            <m:oMathPara>
              <m:oMath>
                <m:sSup>
                  <m:sSupPr>
                    <m:ctrlPr>
                      <w:rPr>
                        <w:rFonts w:ascii="Cambria Math" w:hAnsi="Cambria Math"/>
                        <w:i/>
                      </w:rPr>
                    </m:ctrlPr>
                  </m:sSupPr>
                  <m:e>
                    <m:r>
                      <w:rPr>
                        <w:rFonts w:ascii="Cambria Math" w:hAnsi="Cambria Math"/>
                      </w:rPr>
                      <m:t>ψ</m:t>
                    </m:r>
                    <m:r>
                      <m:rPr>
                        <m:sty m:val="p"/>
                      </m:rP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m:t>
                </m:r>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ψ=</m:t>
                </m:r>
                <m:r>
                  <m:rPr>
                    <m:sty m:val="p"/>
                  </m:rPr>
                  <w:rPr>
                    <w:rFonts w:ascii="Cambria Math" w:hAnsi="Cambria Math"/>
                  </w:rPr>
                  <m:t xml:space="preserve">∇ . </m:t>
                </m:r>
                <m:d>
                  <m:dPr>
                    <m:ctrlPr>
                      <w:rPr>
                        <w:rFonts w:ascii="Cambria Math" w:hAnsi="Cambria Math"/>
                      </w:rPr>
                    </m:ctrlPr>
                  </m:dPr>
                  <m:e>
                    <m:r>
                      <w:rPr>
                        <w:rFonts w:ascii="Cambria Math" w:hAnsi="Cambria Math"/>
                      </w:rPr>
                      <m:t>ψ</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ψ</m:t>
                    </m:r>
                  </m:e>
                </m:d>
              </m:oMath>
            </m:oMathPara>
          </w:p>
        </w:tc>
        <w:tc>
          <w:tcPr>
            <w:tcW w:w="916" w:type="dxa"/>
          </w:tcPr>
          <w:p w14:paraId="17A94428" w14:textId="77777777" w:rsidR="00735B2C" w:rsidRDefault="00735B2C" w:rsidP="00735B2C">
            <w:pPr>
              <w:jc w:val="center"/>
            </w:pPr>
            <w:ins w:id="344" w:author="Sasan Razmkhah" w:date="2021-08-29T20:22:00Z">
              <w:r>
                <w:t>(</w:t>
              </w:r>
            </w:ins>
            <w:r>
              <w:t>3.12a</w:t>
            </w:r>
            <w:ins w:id="345" w:author="Sasan Razmkhah" w:date="2021-08-29T20:22:00Z">
              <w:r>
                <w:t>)</w:t>
              </w:r>
            </w:ins>
          </w:p>
        </w:tc>
      </w:tr>
      <w:tr w:rsidR="00735B2C" w14:paraId="3C1CD91C" w14:textId="77777777" w:rsidTr="009E457B">
        <w:trPr>
          <w:trHeight w:val="603"/>
        </w:trPr>
        <w:tc>
          <w:tcPr>
            <w:tcW w:w="7306" w:type="dxa"/>
          </w:tcPr>
          <w:p w14:paraId="01E1E3EC" w14:textId="654A5043" w:rsidR="00735B2C" w:rsidRDefault="007F305E" w:rsidP="00735B2C">
            <w:pPr>
              <w:rPr>
                <w:rFonts w:eastAsia="Batang"/>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w:rPr>
                        <w:rFonts w:ascii="Cambria Math" w:hAnsi="Cambria Math"/>
                      </w:rPr>
                      <m:t>ψ</m:t>
                    </m:r>
                    <m:r>
                      <m:rPr>
                        <m:sty m:val="b"/>
                      </m:rPr>
                      <w:rPr>
                        <w:rFonts w:ascii="Cambria Math" w:hAnsi="Cambria Math"/>
                      </w:rPr>
                      <m:t>A</m:t>
                    </m:r>
                  </m:e>
                </m:d>
                <m:r>
                  <w:rPr>
                    <w:rFonts w:ascii="Cambria Math" w:hAnsi="Cambria Math"/>
                  </w:rPr>
                  <m:t>=</m:t>
                </m:r>
                <m:sSup>
                  <m:sSupPr>
                    <m:ctrlPr>
                      <w:rPr>
                        <w:rFonts w:ascii="Cambria Math" w:hAnsi="Cambria Math"/>
                        <w:i/>
                      </w:rPr>
                    </m:ctrlPr>
                  </m:sSupPr>
                  <m:e>
                    <m:r>
                      <m:rPr>
                        <m:sty m:val="b"/>
                      </m:rPr>
                      <w:rPr>
                        <w:rFonts w:ascii="Cambria Math" w:hAnsi="Cambria Math"/>
                      </w:rPr>
                      <m:t>A</m:t>
                    </m:r>
                    <m:r>
                      <m:rPr>
                        <m:sty m:val="p"/>
                      </m:rPr>
                      <w:rPr>
                        <w:rFonts w:ascii="Cambria Math" w:hAnsi="Cambria Math"/>
                      </w:rPr>
                      <m:t>∇</m:t>
                    </m:r>
                  </m:e>
                  <m:sup>
                    <m:r>
                      <w:rPr>
                        <w:rFonts w:ascii="Cambria Math" w:hAnsi="Cambria Math"/>
                      </w:rPr>
                      <m:t>2</m:t>
                    </m:r>
                  </m:sup>
                </m:sSup>
                <m:r>
                  <w:rPr>
                    <w:rFonts w:ascii="Cambria Math" w:hAnsi="Cambria Math"/>
                  </w:rPr>
                  <m:t>ψ+2</m:t>
                </m:r>
                <m:d>
                  <m:dPr>
                    <m:ctrlPr>
                      <w:rPr>
                        <w:rFonts w:ascii="Cambria Math" w:hAnsi="Cambria Math"/>
                        <w:i/>
                      </w:rPr>
                    </m:ctrlPr>
                  </m:dPr>
                  <m:e>
                    <m:r>
                      <m:rPr>
                        <m:sty m:val="p"/>
                      </m:rPr>
                      <w:rPr>
                        <w:rFonts w:ascii="Cambria Math" w:hAnsi="Cambria Math"/>
                      </w:rPr>
                      <m:t>∇</m:t>
                    </m:r>
                    <m:r>
                      <w:rPr>
                        <w:rFonts w:ascii="Cambria Math" w:hAnsi="Cambria Math"/>
                      </w:rPr>
                      <m:t>ψ.</m:t>
                    </m:r>
                    <m:r>
                      <m:rPr>
                        <m:sty m:val="p"/>
                      </m:rPr>
                      <w:rPr>
                        <w:rFonts w:ascii="Cambria Math" w:hAnsi="Cambria Math"/>
                      </w:rPr>
                      <m:t>∇</m:t>
                    </m:r>
                  </m:e>
                </m:d>
                <m:r>
                  <m:rPr>
                    <m:sty m:val="b"/>
                  </m:rPr>
                  <w:rPr>
                    <w:rFonts w:ascii="Cambria Math" w:hAnsi="Cambria Math"/>
                  </w:rPr>
                  <m:t>A+</m:t>
                </m:r>
                <m:sSup>
                  <m:sSupPr>
                    <m:ctrlPr>
                      <w:rPr>
                        <w:rFonts w:ascii="Cambria Math" w:hAnsi="Cambria Math"/>
                        <w:i/>
                      </w:rPr>
                    </m:ctrlPr>
                  </m:sSupPr>
                  <m:e>
                    <m:r>
                      <w:rPr>
                        <w:rFonts w:ascii="Cambria Math" w:hAnsi="Cambria Math"/>
                      </w:rPr>
                      <m:t>ψ</m:t>
                    </m:r>
                    <m:r>
                      <m:rPr>
                        <m:sty m:val="p"/>
                      </m:rPr>
                      <w:rPr>
                        <w:rFonts w:ascii="Cambria Math" w:hAnsi="Cambria Math"/>
                      </w:rPr>
                      <m:t>∇</m:t>
                    </m:r>
                  </m:e>
                  <m:sup>
                    <m:r>
                      <w:rPr>
                        <w:rFonts w:ascii="Cambria Math" w:hAnsi="Cambria Math"/>
                      </w:rPr>
                      <m:t>2</m:t>
                    </m:r>
                  </m:sup>
                </m:sSup>
                <m:r>
                  <m:rPr>
                    <m:sty m:val="b"/>
                  </m:rPr>
                  <w:rPr>
                    <w:rFonts w:ascii="Cambria Math" w:hAnsi="Cambria Math"/>
                  </w:rPr>
                  <m:t>A</m:t>
                </m:r>
              </m:oMath>
            </m:oMathPara>
          </w:p>
        </w:tc>
        <w:tc>
          <w:tcPr>
            <w:tcW w:w="916" w:type="dxa"/>
          </w:tcPr>
          <w:p w14:paraId="51F19639" w14:textId="77777777" w:rsidR="00735B2C" w:rsidRDefault="00735B2C" w:rsidP="00735B2C">
            <w:pPr>
              <w:jc w:val="center"/>
            </w:pPr>
            <w:ins w:id="346" w:author="Sasan Razmkhah" w:date="2021-08-29T20:22:00Z">
              <w:r>
                <w:t>(</w:t>
              </w:r>
            </w:ins>
            <w:r>
              <w:t>3.12b</w:t>
            </w:r>
            <w:ins w:id="347" w:author="Sasan Razmkhah" w:date="2021-08-29T20:22:00Z">
              <w:r>
                <w:t>)</w:t>
              </w:r>
            </w:ins>
          </w:p>
        </w:tc>
      </w:tr>
      <w:tr w:rsidR="00735B2C" w14:paraId="495F38EE" w14:textId="77777777" w:rsidTr="009E457B">
        <w:trPr>
          <w:trHeight w:val="603"/>
        </w:trPr>
        <w:tc>
          <w:tcPr>
            <w:tcW w:w="7306" w:type="dxa"/>
          </w:tcPr>
          <w:p w14:paraId="4830C887" w14:textId="54E84F34" w:rsidR="00735B2C" w:rsidRPr="006321FF" w:rsidRDefault="007F305E" w:rsidP="00735B2C">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m:rPr>
                        <m:sty m:val="b"/>
                      </m:rPr>
                      <w:rPr>
                        <w:rFonts w:ascii="Cambria Math" w:hAnsi="Cambria Math"/>
                      </w:rPr>
                      <m:t>A.B</m:t>
                    </m:r>
                  </m:e>
                </m:d>
                <m:r>
                  <w:rPr>
                    <w:rFonts w:ascii="Cambria Math" w:hAnsi="Cambria Math"/>
                  </w:rPr>
                  <m:t>=</m:t>
                </m:r>
                <m:sSup>
                  <m:sSupPr>
                    <m:ctrlPr>
                      <w:rPr>
                        <w:rFonts w:ascii="Cambria Math" w:hAnsi="Cambria Math"/>
                        <w:i/>
                      </w:rPr>
                    </m:ctrlPr>
                  </m:sSupPr>
                  <m:e>
                    <m:r>
                      <m:rPr>
                        <m:sty m:val="b"/>
                      </m:rPr>
                      <w:rPr>
                        <w:rFonts w:ascii="Cambria Math" w:hAnsi="Cambria Math"/>
                      </w:rPr>
                      <m:t>A.</m:t>
                    </m:r>
                    <m:r>
                      <m:rPr>
                        <m:sty m:val="p"/>
                      </m:rPr>
                      <w:rPr>
                        <w:rFonts w:ascii="Cambria Math" w:hAnsi="Cambria Math"/>
                      </w:rPr>
                      <m:t>∇</m:t>
                    </m:r>
                  </m:e>
                  <m:sup>
                    <m:r>
                      <w:rPr>
                        <w:rFonts w:ascii="Cambria Math" w:hAnsi="Cambria Math"/>
                      </w:rPr>
                      <m:t>2</m:t>
                    </m:r>
                  </m:sup>
                </m:sSup>
                <m:r>
                  <m:rPr>
                    <m:sty m:val="b"/>
                  </m:rPr>
                  <w:rPr>
                    <w:rFonts w:ascii="Cambria Math" w:hAnsi="Cambria Math"/>
                  </w:rPr>
                  <m:t>B-</m:t>
                </m:r>
                <m:sSup>
                  <m:sSupPr>
                    <m:ctrlPr>
                      <w:rPr>
                        <w:rFonts w:ascii="Cambria Math" w:hAnsi="Cambria Math"/>
                        <w:i/>
                      </w:rPr>
                    </m:ctrlPr>
                  </m:sSupPr>
                  <m:e>
                    <m:r>
                      <m:rPr>
                        <m:sty m:val="b"/>
                      </m:rPr>
                      <w:rPr>
                        <w:rFonts w:ascii="Cambria Math" w:hAnsi="Cambria Math"/>
                      </w:rPr>
                      <m:t>B.</m:t>
                    </m:r>
                    <m:r>
                      <m:rPr>
                        <m:sty m:val="p"/>
                      </m:rPr>
                      <w:rPr>
                        <w:rFonts w:ascii="Cambria Math" w:hAnsi="Cambria Math"/>
                      </w:rPr>
                      <m:t>∇</m:t>
                    </m:r>
                  </m:e>
                  <m:sup>
                    <m:r>
                      <w:rPr>
                        <w:rFonts w:ascii="Cambria Math" w:hAnsi="Cambria Math"/>
                      </w:rPr>
                      <m:t>2</m:t>
                    </m:r>
                  </m:sup>
                </m:sSup>
                <m:r>
                  <m:rPr>
                    <m:sty m:val="b"/>
                  </m:rPr>
                  <w:rPr>
                    <w:rFonts w:ascii="Cambria Math" w:hAnsi="Cambria Math"/>
                  </w:rPr>
                  <m:t>A+2</m:t>
                </m:r>
                <m:r>
                  <m:rPr>
                    <m:sty m:val="p"/>
                  </m:rPr>
                  <w:rPr>
                    <w:rFonts w:ascii="Cambria Math" w:hAnsi="Cambria Math"/>
                  </w:rPr>
                  <m:t>∇.((</m:t>
                </m:r>
                <m:r>
                  <m:rPr>
                    <m:sty m:val="b"/>
                  </m:rPr>
                  <w:rPr>
                    <w:rFonts w:ascii="Cambria Math" w:hAnsi="Cambria Math"/>
                  </w:rPr>
                  <m:t>B</m:t>
                </m:r>
                <m:r>
                  <w:rPr>
                    <w:rFonts w:ascii="Cambria Math" w:hAnsi="Cambria Math"/>
                  </w:rPr>
                  <m:t>.</m:t>
                </m:r>
                <m:r>
                  <m:rPr>
                    <m:sty m:val="p"/>
                  </m:rPr>
                  <w:rPr>
                    <w:rFonts w:ascii="Cambria Math" w:hAnsi="Cambria Math"/>
                  </w:rPr>
                  <m:t>∇)</m:t>
                </m:r>
                <m:r>
                  <m:rPr>
                    <m:sty m:val="b"/>
                  </m:rPr>
                  <w:rPr>
                    <w:rFonts w:ascii="Cambria Math" w:hAnsi="Cambria Math"/>
                  </w:rPr>
                  <m:t>A+B</m:t>
                </m:r>
                <m:r>
                  <m:rPr>
                    <m:sty m:val="p"/>
                  </m:rPr>
                  <w:rPr>
                    <w:rFonts w:ascii="Cambria Math" w:hAnsi="Cambria Math"/>
                  </w:rPr>
                  <m:t xml:space="preserve"> x (∇</m:t>
                </m:r>
                <m:r>
                  <m:rPr>
                    <m:sty m:val="b"/>
                  </m:rPr>
                  <w:rPr>
                    <w:rFonts w:ascii="Cambria Math" w:hAnsi="Cambria Math"/>
                  </w:rPr>
                  <m:t xml:space="preserve"> </m:t>
                </m:r>
                <m:r>
                  <m:rPr>
                    <m:sty m:val="p"/>
                  </m:rPr>
                  <w:rPr>
                    <w:rFonts w:ascii="Cambria Math" w:hAnsi="Cambria Math"/>
                  </w:rPr>
                  <m:t>x</m:t>
                </m:r>
                <m:r>
                  <m:rPr>
                    <m:sty m:val="b"/>
                  </m:rPr>
                  <w:rPr>
                    <w:rFonts w:ascii="Cambria Math" w:hAnsi="Cambria Math"/>
                  </w:rPr>
                  <m:t xml:space="preserve"> A</m:t>
                </m:r>
                <m:r>
                  <m:rPr>
                    <m:sty m:val="p"/>
                  </m:rPr>
                  <w:rPr>
                    <w:rFonts w:ascii="Cambria Math" w:hAnsi="Cambria Math"/>
                  </w:rPr>
                  <m:t>)</m:t>
                </m:r>
                <m:r>
                  <w:rPr>
                    <w:rFonts w:ascii="Cambria Math" w:hAnsi="Cambria Math"/>
                  </w:rPr>
                  <m:t>)</m:t>
                </m:r>
              </m:oMath>
            </m:oMathPara>
          </w:p>
        </w:tc>
        <w:tc>
          <w:tcPr>
            <w:tcW w:w="916" w:type="dxa"/>
          </w:tcPr>
          <w:p w14:paraId="1289BE89" w14:textId="77777777" w:rsidR="00735B2C" w:rsidRDefault="00735B2C" w:rsidP="00735B2C">
            <w:pPr>
              <w:jc w:val="center"/>
            </w:pPr>
            <w:ins w:id="348" w:author="Sasan Razmkhah" w:date="2021-08-29T20:22:00Z">
              <w:r>
                <w:t>(</w:t>
              </w:r>
            </w:ins>
            <w:r>
              <w:t>3.12a</w:t>
            </w:r>
            <w:ins w:id="349" w:author="Sasan Razmkhah" w:date="2021-08-29T20:22:00Z">
              <w:r>
                <w:t>)</w:t>
              </w:r>
            </w:ins>
          </w:p>
        </w:tc>
      </w:tr>
      <w:tr w:rsidR="00735B2C" w14:paraId="7CD8F352" w14:textId="77777777" w:rsidTr="009E457B">
        <w:trPr>
          <w:trHeight w:val="603"/>
        </w:trPr>
        <w:tc>
          <w:tcPr>
            <w:tcW w:w="7306" w:type="dxa"/>
          </w:tcPr>
          <w:p w14:paraId="6517CDE9" w14:textId="3F2ABE50" w:rsidR="00735B2C" w:rsidRDefault="007F305E" w:rsidP="00735B2C">
            <w:pPr>
              <w:rPr>
                <w:rFonts w:eastAsia="Batang"/>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m:rPr>
                        <m:sty m:val="p"/>
                      </m:rPr>
                      <w:rPr>
                        <w:rFonts w:ascii="Cambria Math" w:hAnsi="Cambria Math"/>
                      </w:rPr>
                      <m:t>∇</m:t>
                    </m:r>
                    <m:r>
                      <w:rPr>
                        <w:rFonts w:ascii="Cambria Math" w:hAnsi="Cambria Math"/>
                      </w:rPr>
                      <m:t>ψ</m:t>
                    </m:r>
                  </m:e>
                </m:d>
                <m:r>
                  <w:rPr>
                    <w:rFonts w:ascii="Cambria Math" w:hAnsi="Cambria Math"/>
                  </w:rPr>
                  <m:t>=</m:t>
                </m:r>
                <m:r>
                  <m:rPr>
                    <m:sty m:val="p"/>
                  </m:rPr>
                  <w:rPr>
                    <w:rFonts w:ascii="Cambria Math" w:hAnsi="Cambria Math"/>
                  </w:rPr>
                  <m:t>∇</m:t>
                </m:r>
                <m:d>
                  <m:dPr>
                    <m:ctrlPr>
                      <w:rPr>
                        <w:rFonts w:ascii="Cambria Math" w:hAnsi="Cambria Math"/>
                        <w:i/>
                      </w:rPr>
                    </m:ctrlPr>
                  </m:dPr>
                  <m:e>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ψ</m:t>
                        </m:r>
                      </m:e>
                    </m:d>
                  </m:e>
                </m:d>
                <m:r>
                  <w:rPr>
                    <w:rFonts w:ascii="Cambria Math" w:hAnsi="Cambria Math"/>
                  </w:rPr>
                  <m:t>=</m:t>
                </m:r>
                <m:r>
                  <m:rPr>
                    <m:sty m:val="p"/>
                  </m:rPr>
                  <w:rPr>
                    <w:rFonts w:ascii="Cambria Math" w:hAnsi="Cambria Math"/>
                  </w:rPr>
                  <m:t>∇</m:t>
                </m:r>
                <m:d>
                  <m:dPr>
                    <m:ctrlPr>
                      <w:rPr>
                        <w:rFonts w:ascii="Cambria Math" w:hAnsi="Cambria Math"/>
                      </w:rPr>
                    </m:ctrlPr>
                  </m:dPr>
                  <m:e>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ψ</m:t>
                    </m:r>
                  </m:e>
                </m:d>
              </m:oMath>
            </m:oMathPara>
          </w:p>
        </w:tc>
        <w:tc>
          <w:tcPr>
            <w:tcW w:w="916" w:type="dxa"/>
          </w:tcPr>
          <w:p w14:paraId="5D436079" w14:textId="77777777" w:rsidR="00735B2C" w:rsidRDefault="00735B2C" w:rsidP="00735B2C">
            <w:pPr>
              <w:jc w:val="center"/>
            </w:pPr>
            <w:ins w:id="350" w:author="Sasan Razmkhah" w:date="2021-08-29T20:22:00Z">
              <w:r>
                <w:t>(</w:t>
              </w:r>
            </w:ins>
            <w:r>
              <w:t>3.12b</w:t>
            </w:r>
            <w:ins w:id="351" w:author="Sasan Razmkhah" w:date="2021-08-29T20:22:00Z">
              <w:r>
                <w:t>)</w:t>
              </w:r>
            </w:ins>
          </w:p>
        </w:tc>
      </w:tr>
      <w:tr w:rsidR="00AB77BE" w14:paraId="06C9FA55" w14:textId="77777777" w:rsidTr="009E457B">
        <w:trPr>
          <w:trHeight w:val="603"/>
        </w:trPr>
        <w:tc>
          <w:tcPr>
            <w:tcW w:w="7306" w:type="dxa"/>
          </w:tcPr>
          <w:p w14:paraId="5ABD5FA7" w14:textId="1986292A" w:rsidR="00AB77BE" w:rsidRDefault="007F305E" w:rsidP="00735B2C">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m:rPr>
                        <m:sty m:val="p"/>
                      </m:rPr>
                      <w:rPr>
                        <w:rFonts w:ascii="Cambria Math" w:hAnsi="Cambria Math"/>
                      </w:rPr>
                      <m:t>∇.</m:t>
                    </m:r>
                    <m:r>
                      <m:rPr>
                        <m:sty m:val="b"/>
                      </m:rPr>
                      <w:rPr>
                        <w:rFonts w:ascii="Cambria Math" w:hAnsi="Cambria Math"/>
                      </w:rPr>
                      <m:t>A</m:t>
                    </m:r>
                  </m:e>
                </m:d>
                <m:r>
                  <w:rPr>
                    <w:rFonts w:ascii="Cambria Math" w:hAnsi="Cambria Math"/>
                  </w:rPr>
                  <m:t>=</m:t>
                </m:r>
                <m:r>
                  <m:rPr>
                    <m:sty m:val="p"/>
                  </m:rPr>
                  <w:rPr>
                    <w:rFonts w:ascii="Cambria Math" w:hAnsi="Cambria Math"/>
                  </w:rPr>
                  <m:t>∇.</m:t>
                </m:r>
                <m:d>
                  <m:dPr>
                    <m:ctrlPr>
                      <w:rPr>
                        <w:rFonts w:ascii="Cambria Math" w:hAnsi="Cambria Math"/>
                        <w:i/>
                      </w:rPr>
                    </m:ctrlPr>
                  </m:dPr>
                  <m:e>
                    <m:r>
                      <m:rPr>
                        <m:sty m:val="p"/>
                      </m:rPr>
                      <w:rPr>
                        <w:rFonts w:ascii="Cambria Math" w:hAnsi="Cambria Math"/>
                      </w:rPr>
                      <m:t>∇</m:t>
                    </m:r>
                    <m:d>
                      <m:dPr>
                        <m:ctrlPr>
                          <w:rPr>
                            <w:rFonts w:ascii="Cambria Math" w:hAnsi="Cambria Math"/>
                            <w:i/>
                          </w:rPr>
                        </m:ctrlPr>
                      </m:dPr>
                      <m:e>
                        <m:r>
                          <m:rPr>
                            <m:sty m:val="p"/>
                          </m:rPr>
                          <w:rPr>
                            <w:rFonts w:ascii="Cambria Math" w:hAnsi="Cambria Math"/>
                          </w:rPr>
                          <m:t>∇.</m:t>
                        </m:r>
                        <m:r>
                          <m:rPr>
                            <m:sty m:val="b"/>
                          </m:rPr>
                          <w:rPr>
                            <w:rFonts w:ascii="Cambria Math" w:hAnsi="Cambria Math"/>
                          </w:rPr>
                          <m:t>A</m:t>
                        </m:r>
                      </m:e>
                    </m:d>
                  </m:e>
                </m:d>
                <m:r>
                  <w:rPr>
                    <w:rFonts w:ascii="Cambria Math" w:hAnsi="Cambria Math"/>
                  </w:rPr>
                  <m:t>=</m:t>
                </m:r>
                <m:r>
                  <m:rPr>
                    <m:sty m:val="p"/>
                  </m:rPr>
                  <w:rPr>
                    <w:rFonts w:ascii="Cambria Math" w:hAnsi="Cambria Math"/>
                  </w:rPr>
                  <m:t>∇.</m:t>
                </m:r>
                <m:d>
                  <m:dPr>
                    <m:ctrlPr>
                      <w:rPr>
                        <w:rFonts w:ascii="Cambria Math" w:hAnsi="Cambria Math"/>
                      </w:rPr>
                    </m:ctrlPr>
                  </m:dPr>
                  <m:e>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
                      </m:rPr>
                      <w:rPr>
                        <w:rFonts w:ascii="Cambria Math" w:hAnsi="Cambria Math"/>
                      </w:rPr>
                      <m:t>A</m:t>
                    </m:r>
                  </m:e>
                </m:d>
              </m:oMath>
            </m:oMathPara>
          </w:p>
        </w:tc>
        <w:tc>
          <w:tcPr>
            <w:tcW w:w="916" w:type="dxa"/>
          </w:tcPr>
          <w:p w14:paraId="2E0B690E" w14:textId="77777777" w:rsidR="00AB77BE" w:rsidRDefault="00AB77BE" w:rsidP="00735B2C">
            <w:pPr>
              <w:jc w:val="center"/>
            </w:pPr>
          </w:p>
        </w:tc>
      </w:tr>
      <w:tr w:rsidR="00AB77BE" w14:paraId="4A52EB5F" w14:textId="77777777" w:rsidTr="009E457B">
        <w:trPr>
          <w:trHeight w:val="603"/>
        </w:trPr>
        <w:tc>
          <w:tcPr>
            <w:tcW w:w="7306" w:type="dxa"/>
          </w:tcPr>
          <w:p w14:paraId="18681B24" w14:textId="0CAF7C0A" w:rsidR="00AB77BE" w:rsidRDefault="007F305E" w:rsidP="00735B2C">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hAnsi="Cambria Math"/>
                      </w:rPr>
                    </m:ctrlPr>
                  </m:dPr>
                  <m:e>
                    <m:r>
                      <m:rPr>
                        <m:sty m:val="p"/>
                      </m:rPr>
                      <w:rPr>
                        <w:rFonts w:ascii="Cambria Math" w:hAnsi="Cambria Math"/>
                      </w:rPr>
                      <m:t>∇ x</m:t>
                    </m:r>
                    <m:r>
                      <m:rPr>
                        <m:sty m:val="b"/>
                      </m:rPr>
                      <w:rPr>
                        <w:rFonts w:ascii="Cambria Math" w:hAnsi="Cambria Math"/>
                      </w:rPr>
                      <m:t>A</m:t>
                    </m:r>
                  </m:e>
                </m:d>
                <m:r>
                  <m:rPr>
                    <m:sty m:val="p"/>
                  </m:rPr>
                  <w:rPr>
                    <w:rFonts w:ascii="Cambria Math" w:hAnsi="Cambria Math"/>
                  </w:rPr>
                  <m:t xml:space="preserve">=-∇ x </m:t>
                </m:r>
                <m:d>
                  <m:dPr>
                    <m:ctrlPr>
                      <w:rPr>
                        <w:rFonts w:ascii="Cambria Math" w:hAnsi="Cambria Math"/>
                      </w:rPr>
                    </m:ctrlPr>
                  </m:dPr>
                  <m:e>
                    <m:r>
                      <m:rPr>
                        <m:sty m:val="p"/>
                      </m:rPr>
                      <w:rPr>
                        <w:rFonts w:ascii="Cambria Math" w:hAnsi="Cambria Math"/>
                      </w:rPr>
                      <m:t xml:space="preserve">∇ x </m:t>
                    </m:r>
                    <m:d>
                      <m:dPr>
                        <m:ctrlPr>
                          <w:rPr>
                            <w:rFonts w:ascii="Cambria Math" w:hAnsi="Cambria Math"/>
                          </w:rPr>
                        </m:ctrlPr>
                      </m:dPr>
                      <m:e>
                        <m:r>
                          <m:rPr>
                            <m:sty m:val="p"/>
                          </m:rPr>
                          <w:rPr>
                            <w:rFonts w:ascii="Cambria Math" w:hAnsi="Cambria Math"/>
                          </w:rPr>
                          <m:t xml:space="preserve">∇ x </m:t>
                        </m:r>
                        <m:r>
                          <m:rPr>
                            <m:sty m:val="b"/>
                          </m:rPr>
                          <w:rPr>
                            <w:rFonts w:ascii="Cambria Math" w:hAnsi="Cambria Math"/>
                          </w:rPr>
                          <m:t>A</m:t>
                        </m:r>
                      </m:e>
                    </m:d>
                  </m:e>
                </m:d>
                <m:r>
                  <m:rPr>
                    <m:sty m:val="p"/>
                  </m:rPr>
                  <w:rPr>
                    <w:rFonts w:ascii="Cambria Math" w:hAnsi="Cambria Math"/>
                  </w:rPr>
                  <m:t xml:space="preserve">=∇ x </m:t>
                </m:r>
                <m:d>
                  <m:dPr>
                    <m:ctrlPr>
                      <w:rPr>
                        <w:rFonts w:ascii="Cambria Math" w:hAnsi="Cambria Math"/>
                      </w:rPr>
                    </m:ctrlPr>
                  </m:dPr>
                  <m:e>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
                      </m:rPr>
                      <w:rPr>
                        <w:rFonts w:ascii="Cambria Math" w:hAnsi="Cambria Math"/>
                      </w:rPr>
                      <m:t>A</m:t>
                    </m:r>
                  </m:e>
                </m:d>
              </m:oMath>
            </m:oMathPara>
          </w:p>
        </w:tc>
        <w:tc>
          <w:tcPr>
            <w:tcW w:w="916" w:type="dxa"/>
          </w:tcPr>
          <w:p w14:paraId="6CE5E36E" w14:textId="77777777" w:rsidR="00AB77BE" w:rsidRDefault="00AB77BE" w:rsidP="00735B2C">
            <w:pPr>
              <w:jc w:val="center"/>
            </w:pPr>
          </w:p>
        </w:tc>
      </w:tr>
    </w:tbl>
    <w:p w14:paraId="668E2413" w14:textId="0AF28F03" w:rsidR="00D94813" w:rsidRPr="00E9219D" w:rsidRDefault="00D94813" w:rsidP="00D94813">
      <w:pPr>
        <w:rPr>
          <w:lang w:val="en-US"/>
        </w:rPr>
      </w:pPr>
    </w:p>
    <w:p w14:paraId="760ACB89" w14:textId="77777777" w:rsidR="00D94813" w:rsidRPr="00E9219D" w:rsidRDefault="00ED1A58" w:rsidP="00397577">
      <w:pPr>
        <w:pStyle w:val="CizelgeFBESablonBolumEKLER"/>
      </w:pPr>
      <w:bookmarkStart w:id="352" w:name="_Toc202259488"/>
      <w:r w:rsidRPr="0054256D">
        <w:t>ÇizelgeEk.</w:t>
      </w:r>
      <w:proofErr w:type="gramStart"/>
      <w:r w:rsidRPr="0054256D">
        <w:t>1 :</w:t>
      </w:r>
      <w:proofErr w:type="spellStart"/>
      <w:r w:rsidR="00D94813" w:rsidRPr="00E9219D">
        <w:t>Eklerbölümünde</w:t>
      </w:r>
      <w:r w:rsidR="00D94813">
        <w:t>çizelge</w:t>
      </w:r>
      <w:r w:rsidR="00D94813" w:rsidRPr="00E9219D">
        <w:t>örneği</w:t>
      </w:r>
      <w:proofErr w:type="spellEnd"/>
      <w:proofErr w:type="gramEnd"/>
      <w:r w:rsidR="00D94813" w:rsidRPr="00E9219D">
        <w:t>.</w:t>
      </w:r>
      <w:bookmarkEnd w:id="352"/>
    </w:p>
    <w:tbl>
      <w:tblPr>
        <w:tblW w:w="39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1444"/>
        <w:gridCol w:w="1477"/>
        <w:gridCol w:w="1688"/>
      </w:tblGrid>
      <w:tr w:rsidR="00D94813" w:rsidRPr="00E9219D" w14:paraId="0296D553" w14:textId="77777777" w:rsidTr="00ED1A58">
        <w:trPr>
          <w:jc w:val="center"/>
        </w:trPr>
        <w:tc>
          <w:tcPr>
            <w:tcW w:w="1510" w:type="pct"/>
          </w:tcPr>
          <w:p w14:paraId="172F306C" w14:textId="77777777" w:rsidR="00D94813" w:rsidRPr="00E9219D" w:rsidRDefault="00D94813" w:rsidP="00ED1A58">
            <w:pPr>
              <w:jc w:val="center"/>
              <w:rPr>
                <w:lang w:val="en-US"/>
              </w:rPr>
            </w:pPr>
            <w:r w:rsidRPr="00E9219D">
              <w:rPr>
                <w:lang w:val="en-US"/>
              </w:rPr>
              <w:t>Kolon</w:t>
            </w:r>
            <w:r w:rsidR="00ED1A58">
              <w:rPr>
                <w:lang w:val="en-US"/>
              </w:rPr>
              <w:t>1</w:t>
            </w:r>
          </w:p>
        </w:tc>
        <w:tc>
          <w:tcPr>
            <w:tcW w:w="1093" w:type="pct"/>
          </w:tcPr>
          <w:p w14:paraId="08615736" w14:textId="77777777" w:rsidR="00D94813" w:rsidRPr="00E9219D" w:rsidRDefault="00D94813" w:rsidP="00ED1A58">
            <w:pPr>
              <w:jc w:val="center"/>
              <w:rPr>
                <w:lang w:val="en-US"/>
              </w:rPr>
            </w:pPr>
            <w:r w:rsidRPr="00E9219D">
              <w:rPr>
                <w:lang w:val="en-US"/>
              </w:rPr>
              <w:t>Kolon</w:t>
            </w:r>
            <w:r w:rsidR="00ED1A58">
              <w:rPr>
                <w:lang w:val="en-US"/>
              </w:rPr>
              <w:t>2</w:t>
            </w:r>
          </w:p>
        </w:tc>
        <w:tc>
          <w:tcPr>
            <w:tcW w:w="1118" w:type="pct"/>
          </w:tcPr>
          <w:p w14:paraId="195B5A08" w14:textId="77777777" w:rsidR="00D94813" w:rsidRPr="00E9219D" w:rsidRDefault="00D94813" w:rsidP="00ED1A58">
            <w:pPr>
              <w:jc w:val="center"/>
              <w:rPr>
                <w:lang w:val="en-US"/>
              </w:rPr>
            </w:pPr>
            <w:r w:rsidRPr="00E9219D">
              <w:rPr>
                <w:lang w:val="en-US"/>
              </w:rPr>
              <w:t>Kolon</w:t>
            </w:r>
            <w:r w:rsidR="00ED1A58">
              <w:rPr>
                <w:lang w:val="en-US"/>
              </w:rPr>
              <w:t>3</w:t>
            </w:r>
          </w:p>
        </w:tc>
        <w:tc>
          <w:tcPr>
            <w:tcW w:w="1278" w:type="pct"/>
          </w:tcPr>
          <w:p w14:paraId="6099AD36" w14:textId="77777777" w:rsidR="00D94813" w:rsidRPr="00E9219D" w:rsidRDefault="00D94813" w:rsidP="00ED1A58">
            <w:pPr>
              <w:jc w:val="center"/>
              <w:rPr>
                <w:lang w:val="en-US"/>
              </w:rPr>
            </w:pPr>
            <w:r w:rsidRPr="00E9219D">
              <w:rPr>
                <w:lang w:val="en-US"/>
              </w:rPr>
              <w:t>Kolon</w:t>
            </w:r>
            <w:r w:rsidR="00ED1A58">
              <w:rPr>
                <w:lang w:val="en-US"/>
              </w:rPr>
              <w:t>4</w:t>
            </w:r>
          </w:p>
        </w:tc>
      </w:tr>
      <w:tr w:rsidR="00D94813" w:rsidRPr="00E9219D" w14:paraId="7ECF7AF2" w14:textId="77777777" w:rsidTr="00ED1A58">
        <w:trPr>
          <w:jc w:val="center"/>
        </w:trPr>
        <w:tc>
          <w:tcPr>
            <w:tcW w:w="1510" w:type="pct"/>
            <w:vAlign w:val="center"/>
          </w:tcPr>
          <w:p w14:paraId="6F82896C" w14:textId="77777777" w:rsidR="00D94813" w:rsidRPr="00E9219D" w:rsidRDefault="00D94813" w:rsidP="00ED1A58">
            <w:pPr>
              <w:jc w:val="center"/>
              <w:rPr>
                <w:lang w:val="en-US"/>
              </w:rPr>
            </w:pPr>
            <w:r w:rsidRPr="00E9219D">
              <w:rPr>
                <w:lang w:val="en-US"/>
              </w:rPr>
              <w:t>Satır</w:t>
            </w:r>
            <w:r w:rsidR="00ED1A58">
              <w:rPr>
                <w:lang w:val="en-US"/>
              </w:rPr>
              <w:t>1</w:t>
            </w:r>
          </w:p>
        </w:tc>
        <w:tc>
          <w:tcPr>
            <w:tcW w:w="1093" w:type="pct"/>
            <w:vAlign w:val="center"/>
          </w:tcPr>
          <w:p w14:paraId="7DDEDDE2" w14:textId="77777777" w:rsidR="00D94813" w:rsidRPr="00E9219D" w:rsidRDefault="00D94813" w:rsidP="00ED1A58">
            <w:pPr>
              <w:jc w:val="center"/>
              <w:rPr>
                <w:lang w:val="en-US"/>
              </w:rPr>
            </w:pPr>
            <w:r w:rsidRPr="00E9219D">
              <w:rPr>
                <w:lang w:val="en-US"/>
              </w:rPr>
              <w:t>Satır</w:t>
            </w:r>
            <w:r w:rsidR="00ED1A58">
              <w:rPr>
                <w:lang w:val="en-US"/>
              </w:rPr>
              <w:t>1</w:t>
            </w:r>
          </w:p>
        </w:tc>
        <w:tc>
          <w:tcPr>
            <w:tcW w:w="1118" w:type="pct"/>
            <w:vAlign w:val="center"/>
          </w:tcPr>
          <w:p w14:paraId="69F31C5D" w14:textId="77777777" w:rsidR="00D94813" w:rsidRPr="00E9219D" w:rsidRDefault="00D94813" w:rsidP="00ED1A58">
            <w:pPr>
              <w:jc w:val="center"/>
              <w:rPr>
                <w:lang w:val="en-US"/>
              </w:rPr>
            </w:pPr>
            <w:r w:rsidRPr="00E9219D">
              <w:rPr>
                <w:lang w:val="en-US"/>
              </w:rPr>
              <w:t>Satır</w:t>
            </w:r>
            <w:r w:rsidR="00ED1A58">
              <w:rPr>
                <w:lang w:val="en-US"/>
              </w:rPr>
              <w:t>1</w:t>
            </w:r>
          </w:p>
        </w:tc>
        <w:tc>
          <w:tcPr>
            <w:tcW w:w="1278" w:type="pct"/>
          </w:tcPr>
          <w:p w14:paraId="2E93FFF7" w14:textId="77777777" w:rsidR="00D94813" w:rsidRPr="00E9219D" w:rsidRDefault="00D94813" w:rsidP="00ED1A58">
            <w:pPr>
              <w:jc w:val="center"/>
              <w:rPr>
                <w:lang w:val="en-US"/>
              </w:rPr>
            </w:pPr>
            <w:r w:rsidRPr="00E9219D">
              <w:rPr>
                <w:lang w:val="en-US"/>
              </w:rPr>
              <w:t>Satır</w:t>
            </w:r>
            <w:r w:rsidR="00ED1A58">
              <w:rPr>
                <w:lang w:val="en-US"/>
              </w:rPr>
              <w:t>1</w:t>
            </w:r>
          </w:p>
        </w:tc>
      </w:tr>
      <w:tr w:rsidR="00D94813" w:rsidRPr="00E9219D" w14:paraId="56BA5447" w14:textId="77777777" w:rsidTr="00ED1A58">
        <w:trPr>
          <w:jc w:val="center"/>
        </w:trPr>
        <w:tc>
          <w:tcPr>
            <w:tcW w:w="1510" w:type="pct"/>
            <w:vAlign w:val="center"/>
          </w:tcPr>
          <w:p w14:paraId="78AC9C68" w14:textId="77777777" w:rsidR="00D94813" w:rsidRPr="00E9219D" w:rsidRDefault="00D94813" w:rsidP="00ED1A58">
            <w:pPr>
              <w:jc w:val="center"/>
              <w:rPr>
                <w:lang w:val="en-US"/>
              </w:rPr>
            </w:pPr>
            <w:r w:rsidRPr="00E9219D">
              <w:rPr>
                <w:lang w:val="en-US"/>
              </w:rPr>
              <w:t>Satır</w:t>
            </w:r>
            <w:r w:rsidR="00ED1A58">
              <w:rPr>
                <w:lang w:val="en-US"/>
              </w:rPr>
              <w:t>2</w:t>
            </w:r>
          </w:p>
        </w:tc>
        <w:tc>
          <w:tcPr>
            <w:tcW w:w="1093" w:type="pct"/>
            <w:vAlign w:val="center"/>
          </w:tcPr>
          <w:p w14:paraId="10F943C9" w14:textId="77777777" w:rsidR="00D94813" w:rsidRPr="00E9219D" w:rsidRDefault="00D94813" w:rsidP="00ED1A58">
            <w:pPr>
              <w:jc w:val="center"/>
              <w:rPr>
                <w:lang w:val="en-US"/>
              </w:rPr>
            </w:pPr>
            <w:r w:rsidRPr="00E9219D">
              <w:rPr>
                <w:lang w:val="en-US"/>
              </w:rPr>
              <w:t>Satır</w:t>
            </w:r>
            <w:r w:rsidR="00ED1A58">
              <w:rPr>
                <w:lang w:val="en-US"/>
              </w:rPr>
              <w:t>2</w:t>
            </w:r>
          </w:p>
        </w:tc>
        <w:tc>
          <w:tcPr>
            <w:tcW w:w="1118" w:type="pct"/>
            <w:vAlign w:val="center"/>
          </w:tcPr>
          <w:p w14:paraId="45AA2F31" w14:textId="77777777" w:rsidR="00D94813" w:rsidRPr="00E9219D" w:rsidRDefault="00D94813" w:rsidP="00ED1A58">
            <w:pPr>
              <w:jc w:val="center"/>
              <w:rPr>
                <w:lang w:val="en-US"/>
              </w:rPr>
            </w:pPr>
            <w:r w:rsidRPr="00E9219D">
              <w:rPr>
                <w:lang w:val="en-US"/>
              </w:rPr>
              <w:t>Satır</w:t>
            </w:r>
            <w:r w:rsidR="00ED1A58">
              <w:rPr>
                <w:lang w:val="en-US"/>
              </w:rPr>
              <w:t>2</w:t>
            </w:r>
          </w:p>
        </w:tc>
        <w:tc>
          <w:tcPr>
            <w:tcW w:w="1278" w:type="pct"/>
          </w:tcPr>
          <w:p w14:paraId="2CE134FB" w14:textId="77777777" w:rsidR="00D94813" w:rsidRPr="00E9219D" w:rsidRDefault="00D94813" w:rsidP="00ED1A58">
            <w:pPr>
              <w:jc w:val="center"/>
              <w:rPr>
                <w:lang w:val="en-US"/>
              </w:rPr>
            </w:pPr>
            <w:r w:rsidRPr="00E9219D">
              <w:rPr>
                <w:lang w:val="en-US"/>
              </w:rPr>
              <w:t>Satır</w:t>
            </w:r>
            <w:r w:rsidR="00ED1A58">
              <w:rPr>
                <w:lang w:val="en-US"/>
              </w:rPr>
              <w:t>2</w:t>
            </w:r>
          </w:p>
        </w:tc>
      </w:tr>
      <w:tr w:rsidR="00D94813" w:rsidRPr="00E9219D" w14:paraId="72DB1BFA" w14:textId="77777777" w:rsidTr="00ED1A58">
        <w:trPr>
          <w:jc w:val="center"/>
        </w:trPr>
        <w:tc>
          <w:tcPr>
            <w:tcW w:w="1510" w:type="pct"/>
            <w:vAlign w:val="center"/>
          </w:tcPr>
          <w:p w14:paraId="4540127E" w14:textId="77777777" w:rsidR="00D94813" w:rsidRPr="00E9219D" w:rsidRDefault="00D94813" w:rsidP="00ED1A58">
            <w:pPr>
              <w:jc w:val="center"/>
              <w:rPr>
                <w:lang w:val="en-US"/>
              </w:rPr>
            </w:pPr>
            <w:r w:rsidRPr="00E9219D">
              <w:rPr>
                <w:lang w:val="en-US"/>
              </w:rPr>
              <w:t>Satır</w:t>
            </w:r>
            <w:r w:rsidR="00ED1A58">
              <w:rPr>
                <w:lang w:val="en-US"/>
              </w:rPr>
              <w:t>3</w:t>
            </w:r>
          </w:p>
        </w:tc>
        <w:tc>
          <w:tcPr>
            <w:tcW w:w="1093" w:type="pct"/>
            <w:vAlign w:val="center"/>
          </w:tcPr>
          <w:p w14:paraId="4612386D" w14:textId="77777777" w:rsidR="00D94813" w:rsidRPr="00E9219D" w:rsidRDefault="00D94813" w:rsidP="00ED1A58">
            <w:pPr>
              <w:jc w:val="center"/>
              <w:rPr>
                <w:lang w:val="en-US"/>
              </w:rPr>
            </w:pPr>
            <w:r w:rsidRPr="00E9219D">
              <w:rPr>
                <w:lang w:val="en-US"/>
              </w:rPr>
              <w:t>Satır</w:t>
            </w:r>
            <w:r w:rsidR="00ED1A58">
              <w:rPr>
                <w:lang w:val="en-US"/>
              </w:rPr>
              <w:t>3</w:t>
            </w:r>
          </w:p>
        </w:tc>
        <w:tc>
          <w:tcPr>
            <w:tcW w:w="1118" w:type="pct"/>
            <w:vAlign w:val="center"/>
          </w:tcPr>
          <w:p w14:paraId="440B8078" w14:textId="77777777" w:rsidR="00D94813" w:rsidRPr="00E9219D" w:rsidRDefault="00D94813" w:rsidP="00ED1A58">
            <w:pPr>
              <w:jc w:val="center"/>
              <w:rPr>
                <w:lang w:val="en-US"/>
              </w:rPr>
            </w:pPr>
            <w:r w:rsidRPr="00E9219D">
              <w:rPr>
                <w:lang w:val="en-US"/>
              </w:rPr>
              <w:t>Satır</w:t>
            </w:r>
            <w:r w:rsidR="00ED1A58">
              <w:rPr>
                <w:lang w:val="en-US"/>
              </w:rPr>
              <w:t>3</w:t>
            </w:r>
          </w:p>
        </w:tc>
        <w:tc>
          <w:tcPr>
            <w:tcW w:w="1278" w:type="pct"/>
          </w:tcPr>
          <w:p w14:paraId="084C5164" w14:textId="77777777" w:rsidR="00D94813" w:rsidRPr="00E9219D" w:rsidRDefault="00D94813" w:rsidP="00ED1A58">
            <w:pPr>
              <w:jc w:val="center"/>
              <w:rPr>
                <w:lang w:val="en-US"/>
              </w:rPr>
            </w:pPr>
            <w:r w:rsidRPr="00E9219D">
              <w:rPr>
                <w:lang w:val="en-US"/>
              </w:rPr>
              <w:t>Satır</w:t>
            </w:r>
            <w:r w:rsidR="00ED1A58">
              <w:rPr>
                <w:lang w:val="en-US"/>
              </w:rPr>
              <w:t>3</w:t>
            </w:r>
          </w:p>
        </w:tc>
      </w:tr>
    </w:tbl>
    <w:p w14:paraId="5ACD3DEE" w14:textId="77777777" w:rsidR="004D2F13" w:rsidRDefault="00D94813">
      <w:r>
        <w:br w:type="page"/>
      </w:r>
      <w:bookmarkStart w:id="353" w:name="_Toc190755337"/>
      <w:bookmarkStart w:id="354" w:name="_Toc190755915"/>
    </w:p>
    <w:tbl>
      <w:tblPr>
        <w:tblW w:w="0" w:type="auto"/>
        <w:tblLook w:val="01E0" w:firstRow="1" w:lastRow="1" w:firstColumn="1" w:lastColumn="1" w:noHBand="0" w:noVBand="0"/>
      </w:tblPr>
      <w:tblGrid>
        <w:gridCol w:w="4180"/>
        <w:gridCol w:w="4180"/>
      </w:tblGrid>
      <w:tr w:rsidR="00D94813" w:rsidRPr="00F40E05" w14:paraId="03EADDB7" w14:textId="77777777" w:rsidTr="00D94813">
        <w:trPr>
          <w:trHeight w:val="1422"/>
        </w:trPr>
        <w:tc>
          <w:tcPr>
            <w:tcW w:w="4180" w:type="dxa"/>
          </w:tcPr>
          <w:p w14:paraId="0ECDB3E6" w14:textId="77777777" w:rsidR="00D94813" w:rsidRPr="00BB344F" w:rsidRDefault="007F305E" w:rsidP="00BB344F">
            <w:pPr>
              <w:pStyle w:val="BASLIK1"/>
              <w:numPr>
                <w:ilvl w:val="0"/>
                <w:numId w:val="0"/>
              </w:numPr>
              <w:jc w:val="right"/>
              <w:rPr>
                <w:sz w:val="32"/>
                <w:szCs w:val="32"/>
                <w:lang w:val="en-US"/>
              </w:rPr>
            </w:pPr>
            <w:r>
              <w:lastRenderedPageBreak/>
              <w:pict w14:anchorId="2E114C0A">
                <v:group id="Group 582" o:spid="_x0000_s2166" style="position:absolute;left:0;text-align:left;margin-left:150.2pt;margin-top:84.35pt;width:261pt;height:136.5pt;z-index:251677184" coordorigin="2268,8144" coordsize="5220,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">
                  <v:shape id="AutoShape 583" o:spid="_x0000_s2167" type="#_x0000_t186" style="position:absolute;left:2268;top:8894;width:522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uURMAA&#10;AADaAAAADwAAAGRycy9kb3ducmV2LnhtbESPwW7CMBBE75X4B2uRuBUHlFYQMCgCFXEt8AFLvCSB&#10;eB3ZLpi/x5Uq9TiamTea5TqaTtzJ+daygsk4A0FcWd1yreB0/HqfgfABWWNnmRQ8ycN6NXhbYqHt&#10;g7/pfgi1SBD2BSpoQugLKX3VkEE/tj1x8i7WGQxJulpqh48EN52cZtmnNNhyWmiwp01D1e3wYxTM&#10;8borS3f+2ESZn6Kebfd52Co1GsZyASJQDP/hv/ZeK8jh90q6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7uURMAAAADaAAAADwAAAAAAAAAAAAAAAACYAgAAZHJzL2Rvd25y&#10;ZXYueG1sUEsFBgAAAAAEAAQA9QAAAIUDAAAAAA==&#10;" filled="t" fillcolor="#ff9" strokecolor="red">
                    <v:textbox>
                      <w:txbxContent>
                        <w:p w14:paraId="6101A148" w14:textId="77777777" w:rsidR="006B59FB" w:rsidRDefault="006B59FB" w:rsidP="00D94813">
                          <w:r w:rsidRPr="00F90FAE">
                            <w:t xml:space="preserve">ÖZGEÇMİŞ hazırlanırken 1 satır boşluk </w:t>
                          </w:r>
                          <w:proofErr w:type="spellStart"/>
                          <w:proofErr w:type="gramStart"/>
                          <w:r w:rsidRPr="00F90FAE">
                            <w:t>bırakılır.</w:t>
                          </w:r>
                          <w:r>
                            <w:t>Yayın</w:t>
                          </w:r>
                          <w:proofErr w:type="spellEnd"/>
                          <w:proofErr w:type="gramEnd"/>
                          <w:r>
                            <w:t xml:space="preserve"> listeli (yayını varsa) özgeçmiş önerilir. Adres şart değildir.</w:t>
                          </w:r>
                        </w:p>
                        <w:p w14:paraId="16951F47" w14:textId="77777777" w:rsidR="006B59FB" w:rsidRPr="0097055D" w:rsidRDefault="006B59FB" w:rsidP="00D94813">
                          <w:pPr>
                            <w:rPr>
                              <w:b/>
                              <w:color w:val="FF0000"/>
                            </w:rPr>
                          </w:pPr>
                          <w:r>
                            <w:rPr>
                              <w:b/>
                              <w:color w:val="FF0000"/>
                            </w:rPr>
                            <w:t>Bu bir nottur, çıktı al</w:t>
                          </w:r>
                          <w:r w:rsidRPr="0097055D">
                            <w:rPr>
                              <w:b/>
                              <w:color w:val="FF0000"/>
                            </w:rPr>
                            <w:t>madan önce siliniz.</w:t>
                          </w:r>
                        </w:p>
                      </w:txbxContent>
                    </v:textbox>
                  </v:shape>
                  <v:line id="Line 584" o:spid="_x0000_s2168" style="position:absolute;flip:x y;visibility:visible;mso-wrap-style:square" from="3258,8144" to="5223,8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2ZZsMAAADaAAAADwAAAGRycy9kb3ducmV2LnhtbESPwWrDMBBE74X8g9hAb7WcgEtxo4QS&#10;CARycJvmktvG2tqm1spIcmT/fVUo9DjMzBtms5tML+7kfGdZwSrLQRDXVnfcKLh8Hp5eQPiArLG3&#10;TApm8rDbLh42WGob+YPu59CIBGFfooI2hKGU0tctGfSZHYiT92WdwZCka6R2GBPc9HKd58/SYMdp&#10;ocWB9i3V3+fRKIhFcxr1VFe+r2Kc36+39XxySj0up7dXEIGm8B/+ax+1ggJ+r6Qb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mWbDAAAA2gAAAA8AAAAAAAAAAAAA&#10;AAAAoQIAAGRycy9kb3ducmV2LnhtbFBLBQYAAAAABAAEAPkAAACRAwAAAAA=&#10;" strokecolor="red">
                    <v:stroke endarrow="block"/>
                  </v:line>
                </v:group>
              </w:pict>
            </w:r>
            <w:r w:rsidR="004D2F13">
              <w:br w:type="page"/>
            </w:r>
            <w:bookmarkStart w:id="355" w:name="_Toc286759146"/>
            <w:r w:rsidR="00D94813" w:rsidRPr="00BB344F">
              <w:rPr>
                <w:sz w:val="32"/>
                <w:szCs w:val="32"/>
              </w:rPr>
              <w:t>ÖZGEÇMİŞ</w:t>
            </w:r>
            <w:bookmarkEnd w:id="355"/>
          </w:p>
        </w:tc>
        <w:tc>
          <w:tcPr>
            <w:tcW w:w="4180" w:type="dxa"/>
          </w:tcPr>
          <w:p w14:paraId="047B2945" w14:textId="77777777" w:rsidR="00D94813" w:rsidRPr="00F40E05" w:rsidRDefault="00D94813" w:rsidP="00D94813">
            <w:pPr>
              <w:pStyle w:val="Heading1"/>
              <w:spacing w:before="1320" w:after="600" w:line="360" w:lineRule="atLeast"/>
              <w:rPr>
                <w:rFonts w:ascii="Times New Roman" w:hAnsi="Times New Roman" w:cs="Times New Roman"/>
                <w:sz w:val="28"/>
                <w:szCs w:val="28"/>
                <w:lang w:val="en-US"/>
              </w:rPr>
            </w:pPr>
          </w:p>
        </w:tc>
      </w:tr>
    </w:tbl>
    <w:p w14:paraId="644857F2" w14:textId="77777777" w:rsidR="00BB344F" w:rsidRPr="00BC2F39" w:rsidRDefault="00BB344F" w:rsidP="00BB344F">
      <w:pPr>
        <w:pStyle w:val="Subtitle"/>
        <w:spacing w:line="360" w:lineRule="auto"/>
      </w:pPr>
      <w:bookmarkStart w:id="356" w:name="OLE_LINK2"/>
      <w:bookmarkStart w:id="357" w:name="OLE_LINK3"/>
      <w:bookmarkEnd w:id="353"/>
      <w:bookmarkEnd w:id="354"/>
      <w:r w:rsidRPr="00BC2F39">
        <w:t>Ad-</w:t>
      </w:r>
      <w:proofErr w:type="spellStart"/>
      <w:r w:rsidRPr="00BC2F39">
        <w:t>Soyad</w:t>
      </w:r>
      <w:proofErr w:type="spellEnd"/>
      <w:r w:rsidRPr="00BC2F39">
        <w:tab/>
      </w:r>
      <w:r w:rsidRPr="00BC2F39">
        <w:tab/>
      </w:r>
      <w:r w:rsidR="00F47718">
        <w:tab/>
      </w:r>
      <w:r w:rsidRPr="00BC2F39">
        <w:t>:</w:t>
      </w:r>
    </w:p>
    <w:p w14:paraId="4662CE08" w14:textId="77777777" w:rsidR="00F47718" w:rsidRDefault="00F47718" w:rsidP="00BB344F">
      <w:pPr>
        <w:pStyle w:val="Subtitle"/>
        <w:spacing w:line="360" w:lineRule="auto"/>
      </w:pPr>
      <w:r>
        <w:t>Uyruğu</w:t>
      </w:r>
      <w:r>
        <w:tab/>
      </w:r>
      <w:r>
        <w:tab/>
      </w:r>
      <w:r>
        <w:tab/>
        <w:t>:</w:t>
      </w:r>
      <w:r>
        <w:tab/>
      </w:r>
    </w:p>
    <w:p w14:paraId="5786F10E" w14:textId="77777777" w:rsidR="00BB344F" w:rsidRPr="00BC2F39" w:rsidRDefault="00BB344F" w:rsidP="00BB344F">
      <w:pPr>
        <w:pStyle w:val="Subtitle"/>
        <w:spacing w:line="360" w:lineRule="auto"/>
        <w:rPr>
          <w:b w:val="0"/>
          <w:bCs w:val="0"/>
        </w:rPr>
      </w:pPr>
      <w:r w:rsidRPr="00BC2F39">
        <w:t>Doğum Tarihi ve Yeri</w:t>
      </w:r>
      <w:r w:rsidR="00F47718">
        <w:tab/>
      </w:r>
      <w:r w:rsidRPr="00BC2F39">
        <w:t xml:space="preserve">: </w:t>
      </w:r>
    </w:p>
    <w:p w14:paraId="6EDA925B" w14:textId="77777777" w:rsidR="00BB344F" w:rsidRPr="00BC2F39" w:rsidRDefault="00BB344F" w:rsidP="00BB344F">
      <w:pPr>
        <w:pStyle w:val="Subtitle"/>
        <w:spacing w:line="360" w:lineRule="auto"/>
        <w:rPr>
          <w:b w:val="0"/>
          <w:bCs w:val="0"/>
        </w:rPr>
      </w:pPr>
      <w:r w:rsidRPr="00BC2F39">
        <w:rPr>
          <w:bCs w:val="0"/>
        </w:rPr>
        <w:t>E-posta</w:t>
      </w:r>
      <w:r w:rsidRPr="00BC2F39">
        <w:rPr>
          <w:b w:val="0"/>
          <w:bCs w:val="0"/>
        </w:rPr>
        <w:tab/>
      </w:r>
      <w:r w:rsidRPr="00BC2F39">
        <w:rPr>
          <w:b w:val="0"/>
          <w:bCs w:val="0"/>
        </w:rPr>
        <w:tab/>
      </w:r>
      <w:r w:rsidR="00F47718">
        <w:rPr>
          <w:b w:val="0"/>
          <w:bCs w:val="0"/>
        </w:rPr>
        <w:tab/>
      </w:r>
      <w:r w:rsidRPr="00BC2F39">
        <w:rPr>
          <w:bCs w:val="0"/>
        </w:rPr>
        <w:t>:</w:t>
      </w:r>
    </w:p>
    <w:p w14:paraId="522D98F4" w14:textId="77777777" w:rsidR="00BB344F" w:rsidRPr="00BC2F39" w:rsidRDefault="00BB344F" w:rsidP="00BB344F">
      <w:pPr>
        <w:spacing w:line="360" w:lineRule="auto"/>
        <w:rPr>
          <w:b/>
          <w:bCs/>
        </w:rPr>
      </w:pPr>
    </w:p>
    <w:p w14:paraId="3A51B80F" w14:textId="77777777" w:rsidR="00BB344F" w:rsidRPr="00BC2F39" w:rsidRDefault="00BB344F" w:rsidP="00BB344F">
      <w:pPr>
        <w:spacing w:line="360" w:lineRule="auto"/>
        <w:rPr>
          <w:b/>
          <w:bCs/>
        </w:rPr>
      </w:pPr>
      <w:r w:rsidRPr="00BC2F39">
        <w:rPr>
          <w:b/>
          <w:bCs/>
        </w:rPr>
        <w:t>ÖĞRENİM DURUMU:</w:t>
      </w:r>
    </w:p>
    <w:p w14:paraId="6C0EF51B" w14:textId="77777777" w:rsidR="00BB344F" w:rsidRPr="00BC2F39" w:rsidRDefault="00BB344F" w:rsidP="00BB344F">
      <w:pPr>
        <w:numPr>
          <w:ilvl w:val="0"/>
          <w:numId w:val="21"/>
        </w:numPr>
        <w:tabs>
          <w:tab w:val="clear" w:pos="864"/>
          <w:tab w:val="num" w:pos="360"/>
        </w:tabs>
        <w:spacing w:line="360" w:lineRule="auto"/>
        <w:ind w:left="360"/>
        <w:jc w:val="both"/>
        <w:rPr>
          <w:i/>
        </w:rPr>
      </w:pPr>
      <w:r w:rsidRPr="00BC2F39">
        <w:rPr>
          <w:b/>
        </w:rPr>
        <w:t>Lisans</w:t>
      </w:r>
      <w:r w:rsidRPr="00BC2F39">
        <w:rPr>
          <w:b/>
        </w:rPr>
        <w:tab/>
        <w:t xml:space="preserve">            :</w:t>
      </w:r>
      <w:r w:rsidRPr="00BC2F39">
        <w:t xml:space="preserve"> Mezuniyet yılı, Üniversite, Fakülte, Bölüm</w:t>
      </w:r>
    </w:p>
    <w:p w14:paraId="14DE0EF6" w14:textId="77777777" w:rsidR="00BB344F" w:rsidRPr="00BC2F39" w:rsidRDefault="00BB344F" w:rsidP="00BB344F">
      <w:pPr>
        <w:numPr>
          <w:ilvl w:val="0"/>
          <w:numId w:val="21"/>
        </w:numPr>
        <w:tabs>
          <w:tab w:val="clear" w:pos="864"/>
          <w:tab w:val="num" w:pos="360"/>
        </w:tabs>
        <w:spacing w:line="360" w:lineRule="auto"/>
        <w:ind w:left="360"/>
        <w:jc w:val="both"/>
      </w:pPr>
      <w:r w:rsidRPr="00BC2F39">
        <w:rPr>
          <w:b/>
        </w:rPr>
        <w:t>Yükseklisans       :</w:t>
      </w:r>
      <w:r w:rsidRPr="00BC2F39">
        <w:t xml:space="preserve"> Mezuniyet yılı, Üniversite, Anabilim Dalı, Program</w:t>
      </w:r>
    </w:p>
    <w:p w14:paraId="25F0BA7A" w14:textId="77777777" w:rsidR="00BB344F" w:rsidRPr="00BC2F39" w:rsidRDefault="00BB344F" w:rsidP="00BB344F">
      <w:pPr>
        <w:spacing w:line="360" w:lineRule="auto"/>
        <w:rPr>
          <w:b/>
        </w:rPr>
      </w:pPr>
    </w:p>
    <w:p w14:paraId="1F2E9C42" w14:textId="77777777" w:rsidR="00593BCD" w:rsidRDefault="00593BCD" w:rsidP="00BB344F">
      <w:pPr>
        <w:spacing w:line="360" w:lineRule="auto"/>
        <w:rPr>
          <w:b/>
        </w:rPr>
      </w:pPr>
    </w:p>
    <w:p w14:paraId="5A2D63D2" w14:textId="77777777" w:rsidR="00BB344F" w:rsidRDefault="00BB344F" w:rsidP="00BB344F">
      <w:pPr>
        <w:spacing w:line="360" w:lineRule="auto"/>
        <w:rPr>
          <w:b/>
        </w:rPr>
      </w:pPr>
      <w:r w:rsidRPr="00BC2F39">
        <w:rPr>
          <w:b/>
        </w:rPr>
        <w:t>MESLEKİ DENEYİM VE ÖDÜLLER:</w:t>
      </w:r>
    </w:p>
    <w:p w14:paraId="1A5B52F2" w14:textId="77777777" w:rsidR="00593BCD" w:rsidRPr="00BC2F39" w:rsidRDefault="00593BCD" w:rsidP="00BB344F">
      <w:pPr>
        <w:spacing w:line="360" w:lineRule="auto"/>
        <w:rPr>
          <w:b/>
        </w:rPr>
      </w:pPr>
      <w:r>
        <w:rPr>
          <w:b/>
        </w:rPr>
        <w:t>Yıl</w:t>
      </w:r>
      <w:r>
        <w:rPr>
          <w:b/>
        </w:rPr>
        <w:tab/>
      </w:r>
      <w:r>
        <w:rPr>
          <w:b/>
        </w:rPr>
        <w:tab/>
        <w:t>Yer</w:t>
      </w:r>
      <w:r>
        <w:rPr>
          <w:b/>
        </w:rPr>
        <w:tab/>
      </w:r>
      <w:r>
        <w:rPr>
          <w:b/>
        </w:rPr>
        <w:tab/>
      </w:r>
      <w:r>
        <w:rPr>
          <w:b/>
        </w:rPr>
        <w:tab/>
      </w:r>
      <w:r>
        <w:rPr>
          <w:b/>
        </w:rPr>
        <w:tab/>
      </w:r>
      <w:r>
        <w:rPr>
          <w:b/>
        </w:rPr>
        <w:tab/>
      </w:r>
      <w:r>
        <w:rPr>
          <w:b/>
        </w:rPr>
        <w:tab/>
      </w:r>
      <w:r>
        <w:rPr>
          <w:b/>
        </w:rPr>
        <w:tab/>
        <w:t>Görev</w:t>
      </w:r>
    </w:p>
    <w:p w14:paraId="3C89D7B8" w14:textId="77777777" w:rsidR="00BB344F" w:rsidRPr="00BC2F39" w:rsidRDefault="00BB344F" w:rsidP="00BB344F">
      <w:pPr>
        <w:spacing w:line="360" w:lineRule="auto"/>
        <w:rPr>
          <w:b/>
        </w:rPr>
      </w:pPr>
    </w:p>
    <w:p w14:paraId="0F258477" w14:textId="77777777" w:rsidR="00BB344F" w:rsidRPr="00BC2F39" w:rsidRDefault="00BB344F" w:rsidP="00BB344F">
      <w:pPr>
        <w:spacing w:line="360" w:lineRule="auto"/>
        <w:rPr>
          <w:b/>
        </w:rPr>
      </w:pPr>
    </w:p>
    <w:p w14:paraId="2D577BCF" w14:textId="77777777" w:rsidR="00BB344F" w:rsidRPr="00BC2F39" w:rsidRDefault="00BB344F" w:rsidP="00BB344F">
      <w:pPr>
        <w:spacing w:line="360" w:lineRule="auto"/>
        <w:rPr>
          <w:b/>
        </w:rPr>
      </w:pPr>
    </w:p>
    <w:p w14:paraId="10357EFB" w14:textId="77777777" w:rsidR="00BB344F" w:rsidRDefault="00D44671" w:rsidP="00BB344F">
      <w:pPr>
        <w:spacing w:line="360" w:lineRule="auto"/>
        <w:rPr>
          <w:b/>
        </w:rPr>
      </w:pPr>
      <w:r>
        <w:rPr>
          <w:b/>
        </w:rPr>
        <w:t xml:space="preserve">YABANCI DİL: </w:t>
      </w:r>
    </w:p>
    <w:p w14:paraId="6F55214C" w14:textId="77777777" w:rsidR="00D44671" w:rsidRPr="00BC2F39" w:rsidRDefault="00D44671" w:rsidP="00BB344F">
      <w:pPr>
        <w:spacing w:line="360" w:lineRule="auto"/>
        <w:rPr>
          <w:b/>
        </w:rPr>
      </w:pPr>
    </w:p>
    <w:p w14:paraId="2FEB50B4" w14:textId="77777777" w:rsidR="00BB344F" w:rsidRPr="00BC2F39" w:rsidRDefault="00BB344F" w:rsidP="00BB344F">
      <w:pPr>
        <w:rPr>
          <w:b/>
          <w:bCs/>
        </w:rPr>
      </w:pPr>
      <w:r>
        <w:rPr>
          <w:b/>
          <w:bCs/>
        </w:rPr>
        <w:t>TEZ</w:t>
      </w:r>
      <w:r w:rsidRPr="00BC2F39">
        <w:rPr>
          <w:b/>
          <w:bCs/>
        </w:rPr>
        <w:t>DEN TÜRETİLEN YAYINLAR, SUNUMLAR VE PATENTLER:</w:t>
      </w:r>
    </w:p>
    <w:p w14:paraId="7183D909" w14:textId="77777777" w:rsidR="00BB344F" w:rsidRPr="00BC2F39" w:rsidRDefault="00BB344F" w:rsidP="00BB344F">
      <w:pPr>
        <w:rPr>
          <w:b/>
          <w:bCs/>
        </w:rPr>
      </w:pPr>
    </w:p>
    <w:p w14:paraId="6A2A31B1" w14:textId="77777777" w:rsidR="00BB344F" w:rsidRDefault="00C50B58" w:rsidP="00BB344F">
      <w:pPr>
        <w:pStyle w:val="BodyText"/>
        <w:numPr>
          <w:ilvl w:val="0"/>
          <w:numId w:val="22"/>
        </w:numPr>
        <w:spacing w:before="120" w:after="120"/>
        <w:rPr>
          <w:bCs/>
        </w:rPr>
      </w:pPr>
      <w:r w:rsidRPr="00C50B58">
        <w:rPr>
          <w:b/>
          <w:bCs/>
        </w:rPr>
        <w:t>Aktaş</w:t>
      </w:r>
      <w:r w:rsidR="00BB344F" w:rsidRPr="00C50B58">
        <w:rPr>
          <w:b/>
          <w:bCs/>
        </w:rPr>
        <w:t>.</w:t>
      </w:r>
      <w:r w:rsidR="003D40B4" w:rsidRPr="00C50B58">
        <w:rPr>
          <w:b/>
          <w:bCs/>
        </w:rPr>
        <w:t xml:space="preserve"> M.</w:t>
      </w:r>
      <w:r w:rsidR="00BB344F" w:rsidRPr="00BC2F39">
        <w:rPr>
          <w:bCs/>
        </w:rPr>
        <w:t xml:space="preserve">, </w:t>
      </w:r>
      <w:r>
        <w:rPr>
          <w:bCs/>
        </w:rPr>
        <w:t>2003</w:t>
      </w:r>
      <w:r w:rsidR="00BB344F" w:rsidRPr="00BC2F39">
        <w:rPr>
          <w:bCs/>
        </w:rPr>
        <w:t xml:space="preserve">. </w:t>
      </w:r>
      <w:r w:rsidR="003D40B4" w:rsidRPr="003D40B4">
        <w:rPr>
          <w:bCs/>
        </w:rPr>
        <w:t xml:space="preserve">Evaporation-condensation heat transfer device </w:t>
      </w:r>
      <w:r w:rsidR="00BB344F" w:rsidRPr="00BC2F39">
        <w:rPr>
          <w:bCs/>
        </w:rPr>
        <w:t xml:space="preserve">Patent numarası: </w:t>
      </w:r>
      <w:r>
        <w:rPr>
          <w:bCs/>
        </w:rPr>
        <w:t>TR</w:t>
      </w:r>
      <w:r w:rsidR="003D40B4" w:rsidRPr="003D40B4">
        <w:rPr>
          <w:bCs/>
        </w:rPr>
        <w:t xml:space="preserve">3229759 </w:t>
      </w:r>
      <w:r>
        <w:rPr>
          <w:bCs/>
        </w:rPr>
        <w:t>X</w:t>
      </w:r>
      <w:r w:rsidR="00BB344F" w:rsidRPr="00BC2F39">
        <w:rPr>
          <w:bCs/>
        </w:rPr>
        <w:t xml:space="preserve">  (</w:t>
      </w:r>
      <w:r w:rsidR="00BB344F" w:rsidRPr="00BC2F39">
        <w:rPr>
          <w:bCs/>
          <w:color w:val="FF0000"/>
        </w:rPr>
        <w:t>Patent örneği</w:t>
      </w:r>
      <w:r w:rsidR="00BB344F" w:rsidRPr="00BC2F39">
        <w:rPr>
          <w:bCs/>
        </w:rPr>
        <w:t>)</w:t>
      </w:r>
    </w:p>
    <w:p w14:paraId="6FC14437" w14:textId="77777777" w:rsidR="00C50B58" w:rsidRPr="00BC2F39" w:rsidRDefault="00C50B58" w:rsidP="00C50B58">
      <w:pPr>
        <w:pStyle w:val="BodyText"/>
        <w:numPr>
          <w:ilvl w:val="0"/>
          <w:numId w:val="22"/>
        </w:numPr>
        <w:spacing w:before="120" w:after="120"/>
        <w:rPr>
          <w:bCs/>
        </w:rPr>
      </w:pPr>
      <w:r w:rsidRPr="00C50B58">
        <w:rPr>
          <w:b/>
        </w:rPr>
        <w:t>Aktas,M</w:t>
      </w:r>
      <w:r>
        <w:t>.</w:t>
      </w:r>
      <w:r w:rsidRPr="007722B0">
        <w:t xml:space="preserve"> K.</w:t>
      </w:r>
      <w:r>
        <w:t>,</w:t>
      </w:r>
      <w:r w:rsidRPr="007722B0">
        <w:t xml:space="preserve"> Farouk</w:t>
      </w:r>
      <w:r>
        <w:t xml:space="preserve">, </w:t>
      </w:r>
      <w:r w:rsidRPr="007722B0">
        <w:t xml:space="preserve">Bakhtier and </w:t>
      </w:r>
      <w:r>
        <w:t xml:space="preserve">Lin, </w:t>
      </w:r>
      <w:r w:rsidRPr="007722B0">
        <w:t>Y</w:t>
      </w:r>
      <w:r>
        <w:t>.</w:t>
      </w:r>
      <w:r w:rsidRPr="00BC2F39">
        <w:rPr>
          <w:bCs/>
        </w:rPr>
        <w:t>, 200</w:t>
      </w:r>
      <w:r>
        <w:rPr>
          <w:bCs/>
        </w:rPr>
        <w:t>5</w:t>
      </w:r>
      <w:r w:rsidRPr="00BC2F39">
        <w:rPr>
          <w:bCs/>
        </w:rPr>
        <w:t xml:space="preserve">. </w:t>
      </w:r>
      <w:r w:rsidRPr="007722B0">
        <w:rPr>
          <w:bCs/>
        </w:rPr>
        <w:t>Heat Transfer Enhancement by Acoustic Streaming in an Enclosure</w:t>
      </w:r>
      <w:r w:rsidRPr="00BC2F39">
        <w:rPr>
          <w:bCs/>
        </w:rPr>
        <w:t xml:space="preserve">, </w:t>
      </w:r>
      <w:r w:rsidRPr="007722B0">
        <w:rPr>
          <w:bCs/>
          <w:i/>
          <w:iCs/>
        </w:rPr>
        <w:t>J. Heat Transfer</w:t>
      </w:r>
      <w:r>
        <w:rPr>
          <w:bCs/>
          <w:i/>
          <w:iCs/>
        </w:rPr>
        <w:t xml:space="preserve">, </w:t>
      </w:r>
      <w:r w:rsidRPr="007722B0">
        <w:rPr>
          <w:bCs/>
        </w:rPr>
        <w:t>127(12), 1313-1321</w:t>
      </w:r>
      <w:r>
        <w:rPr>
          <w:bCs/>
        </w:rPr>
        <w:t xml:space="preserve">. </w:t>
      </w:r>
      <w:r w:rsidRPr="00BC2F39">
        <w:rPr>
          <w:bCs/>
          <w:color w:val="FF0000"/>
        </w:rPr>
        <w:t>(Makale örneği</w:t>
      </w:r>
      <w:r w:rsidRPr="00BC2F39">
        <w:rPr>
          <w:bCs/>
        </w:rPr>
        <w:t>)</w:t>
      </w:r>
    </w:p>
    <w:p w14:paraId="6462E7EA" w14:textId="77777777" w:rsidR="00C50B58" w:rsidRPr="00BC2F39" w:rsidRDefault="00C50B58" w:rsidP="00C50B58">
      <w:pPr>
        <w:pStyle w:val="ListParagraph"/>
        <w:numPr>
          <w:ilvl w:val="0"/>
          <w:numId w:val="22"/>
        </w:numPr>
        <w:jc w:val="both"/>
        <w:rPr>
          <w:b/>
          <w:bCs/>
          <w:lang w:val="tr-TR"/>
        </w:rPr>
      </w:pPr>
      <w:r w:rsidRPr="009936C7">
        <w:rPr>
          <w:lang w:val="tr-TR"/>
        </w:rPr>
        <w:t xml:space="preserve">Duru, </w:t>
      </w:r>
      <w:proofErr w:type="gramStart"/>
      <w:r w:rsidRPr="009936C7">
        <w:rPr>
          <w:lang w:val="tr-TR"/>
        </w:rPr>
        <w:t>C.,</w:t>
      </w:r>
      <w:proofErr w:type="spellStart"/>
      <w:r w:rsidRPr="00C50B58">
        <w:rPr>
          <w:b/>
          <w:lang w:val="tr-TR"/>
        </w:rPr>
        <w:t>Aktas</w:t>
      </w:r>
      <w:proofErr w:type="spellEnd"/>
      <w:proofErr w:type="gramEnd"/>
      <w:r w:rsidRPr="00C50B58">
        <w:rPr>
          <w:b/>
          <w:lang w:val="tr-TR"/>
        </w:rPr>
        <w:t>, M. K</w:t>
      </w:r>
      <w:r w:rsidRPr="009936C7">
        <w:rPr>
          <w:lang w:val="tr-TR"/>
        </w:rPr>
        <w:t xml:space="preserve">., </w:t>
      </w:r>
      <w:r>
        <w:rPr>
          <w:lang w:val="tr-TR"/>
        </w:rPr>
        <w:t xml:space="preserve">2014. </w:t>
      </w:r>
      <w:r w:rsidRPr="009936C7">
        <w:rPr>
          <w:lang w:val="tr-TR"/>
        </w:rPr>
        <w:t xml:space="preserve">Control of </w:t>
      </w:r>
      <w:proofErr w:type="spellStart"/>
      <w:r w:rsidRPr="009936C7">
        <w:rPr>
          <w:lang w:val="tr-TR"/>
        </w:rPr>
        <w:t>heat</w:t>
      </w:r>
      <w:proofErr w:type="spellEnd"/>
      <w:r w:rsidRPr="009936C7">
        <w:rPr>
          <w:lang w:val="tr-TR"/>
        </w:rPr>
        <w:t xml:space="preserve"> transfer in a </w:t>
      </w:r>
      <w:proofErr w:type="spellStart"/>
      <w:r w:rsidRPr="009936C7">
        <w:rPr>
          <w:lang w:val="tr-TR"/>
        </w:rPr>
        <w:t>waterfilledenclosurewith</w:t>
      </w:r>
      <w:proofErr w:type="spellEnd"/>
      <w:r w:rsidRPr="009936C7">
        <w:rPr>
          <w:lang w:val="tr-TR"/>
        </w:rPr>
        <w:t xml:space="preserve"> a </w:t>
      </w:r>
      <w:proofErr w:type="spellStart"/>
      <w:r w:rsidRPr="009936C7">
        <w:rPr>
          <w:lang w:val="tr-TR"/>
        </w:rPr>
        <w:t>vibratingsidewall</w:t>
      </w:r>
      <w:proofErr w:type="spellEnd"/>
      <w:r w:rsidRPr="009936C7">
        <w:rPr>
          <w:lang w:val="tr-TR"/>
        </w:rPr>
        <w:t xml:space="preserve">, </w:t>
      </w:r>
      <w:proofErr w:type="spellStart"/>
      <w:r w:rsidRPr="009936C7">
        <w:rPr>
          <w:lang w:val="tr-TR"/>
        </w:rPr>
        <w:t>Proceedings</w:t>
      </w:r>
      <w:proofErr w:type="spellEnd"/>
      <w:r w:rsidRPr="009936C7">
        <w:rPr>
          <w:lang w:val="tr-TR"/>
        </w:rPr>
        <w:t xml:space="preserve"> of CONV-14: International </w:t>
      </w:r>
      <w:proofErr w:type="spellStart"/>
      <w:r w:rsidRPr="009936C7">
        <w:rPr>
          <w:lang w:val="tr-TR"/>
        </w:rPr>
        <w:t>Symposium</w:t>
      </w:r>
      <w:proofErr w:type="spellEnd"/>
      <w:r w:rsidRPr="009936C7">
        <w:rPr>
          <w:lang w:val="tr-TR"/>
        </w:rPr>
        <w:t xml:space="preserve"> on </w:t>
      </w:r>
      <w:proofErr w:type="spellStart"/>
      <w:r w:rsidRPr="009936C7">
        <w:rPr>
          <w:lang w:val="tr-TR"/>
        </w:rPr>
        <w:t>ConvectiveHeatandMass</w:t>
      </w:r>
      <w:proofErr w:type="spellEnd"/>
      <w:r w:rsidRPr="009936C7">
        <w:rPr>
          <w:lang w:val="tr-TR"/>
        </w:rPr>
        <w:t xml:space="preserve"> Transfer, </w:t>
      </w:r>
      <w:proofErr w:type="spellStart"/>
      <w:r w:rsidRPr="009936C7">
        <w:rPr>
          <w:lang w:val="tr-TR"/>
        </w:rPr>
        <w:t>June</w:t>
      </w:r>
      <w:proofErr w:type="spellEnd"/>
      <w:r w:rsidRPr="009936C7">
        <w:rPr>
          <w:lang w:val="tr-TR"/>
        </w:rPr>
        <w:t xml:space="preserve"> 8-13, </w:t>
      </w:r>
      <w:proofErr w:type="spellStart"/>
      <w:r w:rsidRPr="009936C7">
        <w:rPr>
          <w:lang w:val="tr-TR"/>
        </w:rPr>
        <w:t>Kusadasi</w:t>
      </w:r>
      <w:proofErr w:type="spellEnd"/>
      <w:r w:rsidRPr="009936C7">
        <w:rPr>
          <w:lang w:val="tr-TR"/>
        </w:rPr>
        <w:t xml:space="preserve">, </w:t>
      </w:r>
      <w:proofErr w:type="spellStart"/>
      <w:r w:rsidRPr="009936C7">
        <w:rPr>
          <w:lang w:val="tr-TR"/>
        </w:rPr>
        <w:t>Turkey</w:t>
      </w:r>
      <w:proofErr w:type="spellEnd"/>
      <w:r w:rsidRPr="009936C7">
        <w:rPr>
          <w:lang w:val="tr-TR"/>
        </w:rPr>
        <w:t>.</w:t>
      </w:r>
      <w:r w:rsidRPr="00BC2F39">
        <w:t xml:space="preserve">  (</w:t>
      </w:r>
      <w:proofErr w:type="spellStart"/>
      <w:r w:rsidRPr="00BC2F39">
        <w:rPr>
          <w:color w:val="FF0000"/>
        </w:rPr>
        <w:t>Sunumörneği</w:t>
      </w:r>
      <w:proofErr w:type="spellEnd"/>
      <w:r w:rsidRPr="00BC2F39">
        <w:rPr>
          <w:color w:val="FF0000"/>
        </w:rPr>
        <w:t>)</w:t>
      </w:r>
    </w:p>
    <w:p w14:paraId="4167F89D" w14:textId="77777777" w:rsidR="002A5854" w:rsidRDefault="002A5854" w:rsidP="005C1689">
      <w:pPr>
        <w:pStyle w:val="BodyText"/>
        <w:spacing w:before="120" w:after="120"/>
        <w:ind w:left="360"/>
        <w:rPr>
          <w:b/>
          <w:bCs/>
        </w:rPr>
      </w:pPr>
    </w:p>
    <w:p w14:paraId="4CB97B7F" w14:textId="77777777" w:rsidR="005C1689" w:rsidRPr="005C1689" w:rsidRDefault="005C1689" w:rsidP="005C1689">
      <w:pPr>
        <w:pStyle w:val="BodyText"/>
        <w:spacing w:before="120" w:after="120"/>
        <w:ind w:left="360"/>
        <w:rPr>
          <w:b/>
          <w:bCs/>
        </w:rPr>
      </w:pPr>
      <w:r w:rsidRPr="005C1689">
        <w:rPr>
          <w:b/>
          <w:bCs/>
        </w:rPr>
        <w:t xml:space="preserve">Tez sahibine ait bilgiler </w:t>
      </w:r>
      <w:r>
        <w:rPr>
          <w:b/>
          <w:bCs/>
        </w:rPr>
        <w:t>bu listede</w:t>
      </w:r>
      <w:r w:rsidR="00B677D1">
        <w:rPr>
          <w:b/>
          <w:bCs/>
        </w:rPr>
        <w:t xml:space="preserve"> koyu olarak yazılmalıdır.</w:t>
      </w:r>
      <w:r w:rsidR="009806C4">
        <w:rPr>
          <w:b/>
          <w:bCs/>
        </w:rPr>
        <w:t xml:space="preserve"> Tarih sırasına göre eskiden yeniye doğru sıralanmalıdır.</w:t>
      </w:r>
    </w:p>
    <w:p w14:paraId="02C39686" w14:textId="77777777" w:rsidR="00BB344F" w:rsidRPr="00BC2F39" w:rsidRDefault="00BB344F" w:rsidP="00BB344F">
      <w:pPr>
        <w:rPr>
          <w:b/>
          <w:bCs/>
        </w:rPr>
      </w:pPr>
      <w:r w:rsidRPr="00BC2F39">
        <w:rPr>
          <w:b/>
          <w:bCs/>
        </w:rPr>
        <w:lastRenderedPageBreak/>
        <w:t>DİĞER YAYINLAR, SUNUMLAR VE PATENTLER:</w:t>
      </w:r>
      <w:bookmarkEnd w:id="356"/>
      <w:bookmarkEnd w:id="357"/>
    </w:p>
    <w:p w14:paraId="24724EED" w14:textId="77777777" w:rsidR="00D94813" w:rsidRDefault="007F305E" w:rsidP="00281C78">
      <w:pPr>
        <w:pStyle w:val="ListParagraph"/>
        <w:widowControl w:val="0"/>
        <w:numPr>
          <w:ilvl w:val="0"/>
          <w:numId w:val="23"/>
        </w:numPr>
        <w:adjustRightInd w:val="0"/>
        <w:spacing w:before="120" w:after="120"/>
        <w:ind w:left="357" w:hanging="357"/>
        <w:jc w:val="both"/>
        <w:textAlignment w:val="baseline"/>
      </w:pPr>
      <w:r>
        <w:rPr>
          <w:noProof/>
          <w:lang w:val="tr-TR" w:eastAsia="tr-TR"/>
        </w:rPr>
        <w:pict w14:anchorId="689EEDE7">
          <v:group id="_x0000_s2169" style="position:absolute;left:0;text-align:left;margin-left:-.15pt;margin-top:7.55pt;width:261pt;height:180pt;z-index:251877888" coordorigin="2268,6869" coordsize="522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">
            <v:shape id="AutoShape 583" o:spid="_x0000_s2170" type="#_x0000_t186" style="position:absolute;left:2268;top:8894;width:52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jcEA&#10;AADbAAAADwAAAGRycy9kb3ducmV2LnhtbESP0YrCMBRE3wX/IVzBN00VFbdrlKK4+LrqB9xt7rbV&#10;5qYkUbN/b4QFH4eZOcOsNtG04k7ON5YVTMYZCOLS6oYrBefTfrQE4QOyxtYyKfgjD5t1v7fCXNsH&#10;f9P9GCqRIOxzVFCH0OVS+rImg35sO+Lk/VpnMCTpKqkdPhLctHKaZQtpsOG0UGNH25rK6/FmFHzg&#10;5aso3M98G+XsHPVyd5iFnVLDQSw+QQSK4R3+bx+0gvkU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8vI3BAAAA2wAAAA8AAAAAAAAAAAAAAAAAmAIAAGRycy9kb3du&#10;cmV2LnhtbFBLBQYAAAAABAAEAPUAAACGAwAAAAA=&#10;" filled="t" fillcolor="#ff9" strokecolor="red">
              <v:textbox>
                <w:txbxContent>
                  <w:p w14:paraId="5CED00D1" w14:textId="77777777" w:rsidR="006B59FB" w:rsidRDefault="006B59FB" w:rsidP="002D0498">
                    <w:r>
                      <w:t>Tezin konusu dışında ve/veya tez çalışmasından önce yapılan diğer akademik çalışmalara ait yayınlar.</w:t>
                    </w:r>
                  </w:p>
                  <w:p w14:paraId="0B452D44" w14:textId="77777777" w:rsidR="006B59FB" w:rsidRPr="0097055D" w:rsidRDefault="006B59FB" w:rsidP="002D0498">
                    <w:pPr>
                      <w:rPr>
                        <w:b/>
                        <w:color w:val="FF0000"/>
                      </w:rPr>
                    </w:pPr>
                    <w:r>
                      <w:rPr>
                        <w:b/>
                        <w:color w:val="FF0000"/>
                      </w:rPr>
                      <w:t>Bu bir nottur, çıktı al</w:t>
                    </w:r>
                    <w:r w:rsidRPr="0097055D">
                      <w:rPr>
                        <w:b/>
                        <w:color w:val="FF0000"/>
                      </w:rPr>
                      <w:t>madan önce siliniz.</w:t>
                    </w:r>
                  </w:p>
                </w:txbxContent>
              </v:textbox>
            </v:shape>
            <v:line id="Line 584" o:spid="_x0000_s2171" style="position:absolute;flip:x y;visibility:visible;mso-wrap-style:square" from="2433,6869" to="3378,8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VlPcQAAADbAAAADwAAAGRycy9kb3ducmV2LnhtbESPwWrDMBBE74X8g9hAb42cgE1wooRS&#10;CBRycOv00tvG2tqm1spISmT/fVUo9DjMzBtmf5zMIO7kfG9ZwXqVgSBurO65VfBxOT1tQfiArHGw&#10;TApm8nA8LB72WGob+Z3udWhFgrAvUUEXwlhK6ZuODPqVHYmT92WdwZCka6V2GBPcDHKTZYU02HNa&#10;6HCkl46a7/pmFMS8Pd/01FR+qGKc3z6vm/nslHpcTs87EIGm8B/+a79qBXkBv1/SD5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1WU9xAAAANsAAAAPAAAAAAAAAAAA&#10;AAAAAKECAABkcnMvZG93bnJldi54bWxQSwUGAAAAAAQABAD5AAAAkgMAAAAA&#10;" strokecolor="red">
              <v:stroke endarrow="block"/>
            </v:line>
          </v:group>
        </w:pict>
      </w:r>
      <w:proofErr w:type="spellStart"/>
      <w:r w:rsidR="000253DA">
        <w:t>Boluk</w:t>
      </w:r>
      <w:proofErr w:type="spellEnd"/>
      <w:r w:rsidR="000253DA">
        <w:t xml:space="preserve"> </w:t>
      </w:r>
      <w:proofErr w:type="spellStart"/>
      <w:proofErr w:type="gramStart"/>
      <w:r w:rsidR="000253DA">
        <w:t>A.</w:t>
      </w:r>
      <w:r w:rsidR="002A5854">
        <w:t>,</w:t>
      </w:r>
      <w:r w:rsidR="000253DA">
        <w:t>Demir</w:t>
      </w:r>
      <w:proofErr w:type="spellEnd"/>
      <w:proofErr w:type="gramEnd"/>
      <w:r w:rsidR="002A5854">
        <w:t xml:space="preserve">, </w:t>
      </w:r>
      <w:r w:rsidR="002A5854" w:rsidRPr="008B04E9">
        <w:t>E</w:t>
      </w:r>
      <w:r w:rsidR="00D94813" w:rsidRPr="008B04E9">
        <w:t xml:space="preserve">., </w:t>
      </w:r>
      <w:proofErr w:type="spellStart"/>
      <w:r w:rsidR="00D94813" w:rsidRPr="00C50B58">
        <w:t>D</w:t>
      </w:r>
      <w:r w:rsidR="002A5854" w:rsidRPr="00C50B58">
        <w:t>uru</w:t>
      </w:r>
      <w:proofErr w:type="spellEnd"/>
      <w:r w:rsidR="002A5854" w:rsidRPr="00C50B58">
        <w:t>, C</w:t>
      </w:r>
      <w:r w:rsidR="00D94813" w:rsidRPr="00C50B58">
        <w:t>.,</w:t>
      </w:r>
      <w:proofErr w:type="spellStart"/>
      <w:r w:rsidR="002A5854" w:rsidRPr="00C50B58">
        <w:rPr>
          <w:b/>
        </w:rPr>
        <w:t>Aktaş</w:t>
      </w:r>
      <w:proofErr w:type="spellEnd"/>
      <w:r w:rsidR="002A5854" w:rsidRPr="00C50B58">
        <w:rPr>
          <w:b/>
        </w:rPr>
        <w:t>, M</w:t>
      </w:r>
      <w:r w:rsidR="00D94813" w:rsidRPr="00C50B58">
        <w:rPr>
          <w:b/>
        </w:rPr>
        <w:t>.,</w:t>
      </w:r>
      <w:r w:rsidR="00D94813" w:rsidRPr="008B04E9">
        <w:t xml:space="preserve"> 20</w:t>
      </w:r>
      <w:r w:rsidR="00C50B58">
        <w:t>0</w:t>
      </w:r>
      <w:r w:rsidR="002A5854">
        <w:t xml:space="preserve">1. </w:t>
      </w:r>
      <w:proofErr w:type="spellStart"/>
      <w:r w:rsidR="002A5854" w:rsidRPr="002A5854">
        <w:rPr>
          <w:lang w:val="tr-TR"/>
        </w:rPr>
        <w:t>Ambienttemperatureprocessablethermosetswithhighthermal</w:t>
      </w:r>
      <w:proofErr w:type="spellEnd"/>
      <w:r w:rsidR="002A5854" w:rsidRPr="002A5854">
        <w:rPr>
          <w:lang w:val="tr-TR"/>
        </w:rPr>
        <w:t xml:space="preserve">, </w:t>
      </w:r>
      <w:proofErr w:type="spellStart"/>
      <w:r w:rsidR="002A5854" w:rsidRPr="002A5854">
        <w:rPr>
          <w:lang w:val="tr-TR"/>
        </w:rPr>
        <w:t>mechanicalandhydrolyticstabilitybased</w:t>
      </w:r>
      <w:proofErr w:type="spellEnd"/>
      <w:r w:rsidR="002A5854" w:rsidRPr="002A5854">
        <w:rPr>
          <w:lang w:val="tr-TR"/>
        </w:rPr>
        <w:t xml:space="preserve"> on </w:t>
      </w:r>
      <w:proofErr w:type="spellStart"/>
      <w:r w:rsidR="002A5854" w:rsidRPr="002A5854">
        <w:rPr>
          <w:lang w:val="tr-TR"/>
        </w:rPr>
        <w:t>cyanateesters</w:t>
      </w:r>
      <w:proofErr w:type="spellEnd"/>
      <w:r w:rsidR="00D94813" w:rsidRPr="008B04E9">
        <w:t xml:space="preserve">. </w:t>
      </w:r>
      <w:r w:rsidR="00D94813" w:rsidRPr="008B04E9">
        <w:rPr>
          <w:i/>
        </w:rPr>
        <w:t>International</w:t>
      </w:r>
      <w:r w:rsidR="002A5854">
        <w:rPr>
          <w:i/>
        </w:rPr>
        <w:t xml:space="preserve"> Congress</w:t>
      </w:r>
      <w:r w:rsidR="002A5854">
        <w:t xml:space="preserve">, March 22-24, </w:t>
      </w:r>
      <w:r w:rsidR="00D94813" w:rsidRPr="008B04E9">
        <w:t>Antalya, Turkey.</w:t>
      </w:r>
    </w:p>
    <w:p w14:paraId="504A8F13" w14:textId="77777777" w:rsidR="00FA3CFE" w:rsidRPr="00E9219D" w:rsidRDefault="00FA3CFE" w:rsidP="004B56BB">
      <w:pPr>
        <w:pStyle w:val="BASLIK1"/>
        <w:numPr>
          <w:ilvl w:val="0"/>
          <w:numId w:val="0"/>
        </w:numPr>
        <w:rPr>
          <w:lang w:val="en-US"/>
        </w:rPr>
      </w:pPr>
    </w:p>
    <w:sectPr w:rsidR="00FA3CFE" w:rsidRPr="00E9219D" w:rsidSect="0071176B">
      <w:headerReference w:type="even" r:id="rId62"/>
      <w:footerReference w:type="even" r:id="rId63"/>
      <w:footerReference w:type="default" r:id="rId64"/>
      <w:pgSz w:w="11906" w:h="16838" w:code="9"/>
      <w:pgMar w:top="1418"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li AKGÜN" w:date="2022-05-29T22:09:00Z" w:initials="AA">
    <w:p w14:paraId="5172EF6B" w14:textId="77777777" w:rsidR="00946398" w:rsidRDefault="00946398" w:rsidP="00946398">
      <w:pPr>
        <w:pStyle w:val="CommentText"/>
      </w:pPr>
      <w:r>
        <w:rPr>
          <w:rStyle w:val="CommentReference"/>
        </w:rPr>
        <w:annotationRef/>
      </w:r>
      <w:r>
        <w:t>Şemayı çizip oluşan şemaya referans vermeli misin ?!?</w:t>
      </w:r>
    </w:p>
  </w:comment>
  <w:comment w:id="32" w:author="Ali AKGÜN" w:date="2022-06-04T20:50:00Z" w:initials="AA">
    <w:p w14:paraId="294648E2" w14:textId="77777777" w:rsidR="00560A51" w:rsidRDefault="00560A51" w:rsidP="005369CF">
      <w:pPr>
        <w:pStyle w:val="CommentText"/>
      </w:pPr>
      <w:r>
        <w:rPr>
          <w:rStyle w:val="CommentReference"/>
        </w:rPr>
        <w:annotationRef/>
      </w:r>
      <w:r>
        <w:t>DC SQUID bölümünde illa ki şema çizilecek oraya referans verilebilir mi ? Dezavantaj: Şema yakı bir yerde olmayacak !!!</w:t>
      </w:r>
    </w:p>
  </w:comment>
  <w:comment w:id="33" w:author="Ali AKGÜN" w:date="2022-05-30T21:29:00Z" w:initials="AA">
    <w:p w14:paraId="54F87D92" w14:textId="77777777" w:rsidR="00946398" w:rsidRDefault="00946398" w:rsidP="00946398">
      <w:pPr>
        <w:pStyle w:val="CommentText"/>
      </w:pPr>
      <w:r>
        <w:rPr>
          <w:rStyle w:val="CommentReference"/>
        </w:rPr>
        <w:annotationRef/>
      </w:r>
      <w:r>
        <w:t>Noktalı virgül kullanımını doğru mu yaptın ?!?!</w:t>
      </w:r>
    </w:p>
  </w:comment>
  <w:comment w:id="34" w:author="Ali AKGÜN" w:date="2022-06-04T21:43:00Z" w:initials="AA">
    <w:p w14:paraId="7C0CCC3F" w14:textId="77777777" w:rsidR="00D13A3F" w:rsidRDefault="00D13A3F" w:rsidP="00FB7D3D">
      <w:pPr>
        <w:pStyle w:val="CommentText"/>
      </w:pPr>
      <w:r>
        <w:rPr>
          <w:rStyle w:val="CommentReference"/>
        </w:rPr>
        <w:annotationRef/>
      </w:r>
      <w:r>
        <w:t>Burası olmamış gibi</w:t>
      </w:r>
    </w:p>
  </w:comment>
  <w:comment w:id="35" w:author="Ali AKGÜN" w:date="2022-05-31T21:36:00Z" w:initials="AA">
    <w:p w14:paraId="5BF63F00" w14:textId="1204873F" w:rsidR="00946398" w:rsidRDefault="00946398" w:rsidP="00946398">
      <w:pPr>
        <w:pStyle w:val="CommentText"/>
      </w:pPr>
      <w:r>
        <w:rPr>
          <w:rStyle w:val="CommentReference"/>
        </w:rPr>
        <w:annotationRef/>
      </w:r>
      <w:r>
        <w:t>RF SQUID bir girişimölçer değil yer almasa da olabilir !!!</w:t>
      </w:r>
    </w:p>
  </w:comment>
  <w:comment w:id="37" w:author="Ali AKGÜN" w:date="2022-05-23T21:46:00Z" w:initials="AA">
    <w:p w14:paraId="1906E16E" w14:textId="095112BA" w:rsidR="00FC5580" w:rsidRDefault="00FC5580" w:rsidP="0022322E">
      <w:pPr>
        <w:pStyle w:val="CommentText"/>
      </w:pPr>
      <w:r>
        <w:rPr>
          <w:rStyle w:val="CommentReference"/>
        </w:rPr>
        <w:annotationRef/>
      </w:r>
      <w:r>
        <w:t>Tarihçe kısmında SQUID, Bi-SQUID, SQIF tarihçesinden bahsetmen gerekir mi ? Yoksa bu durumu ayrı sectionlarda mı ele almalısın ?!?</w:t>
      </w:r>
    </w:p>
  </w:comment>
  <w:comment w:id="38" w:author="Ali AKGÜN" w:date="2022-05-28T19:34:00Z" w:initials="AA">
    <w:p w14:paraId="3130CDA7" w14:textId="77777777" w:rsidR="00E63D07" w:rsidRDefault="00E63D07" w:rsidP="002876E5">
      <w:pPr>
        <w:pStyle w:val="CommentText"/>
      </w:pPr>
      <w:r>
        <w:rPr>
          <w:rStyle w:val="CommentReference"/>
        </w:rPr>
        <w:annotationRef/>
      </w:r>
      <w:r>
        <w:t>Başlık bu şekilde mi olmalı ?!?</w:t>
      </w:r>
    </w:p>
  </w:comment>
  <w:comment w:id="39" w:author="Ali AKGÜN" w:date="2022-05-20T20:42:00Z" w:initials="AA">
    <w:p w14:paraId="69018931" w14:textId="77777777" w:rsidR="00697E35" w:rsidRDefault="00ED02E9" w:rsidP="005B345B">
      <w:pPr>
        <w:pStyle w:val="CommentText"/>
      </w:pPr>
      <w:r>
        <w:rPr>
          <w:rStyle w:val="CommentReference"/>
        </w:rPr>
        <w:annotationRef/>
      </w:r>
      <w:r w:rsidR="00697E35">
        <w:t>Buna nasıl referans vereceksin ?!?!</w:t>
      </w:r>
    </w:p>
  </w:comment>
  <w:comment w:id="40" w:author="Ali AKGÜN" w:date="2022-06-06T21:48:00Z" w:initials="AA">
    <w:p w14:paraId="5AF609A1" w14:textId="77777777" w:rsidR="00F75C71" w:rsidRDefault="00F75C71" w:rsidP="00336BE3">
      <w:pPr>
        <w:pStyle w:val="CommentText"/>
      </w:pPr>
      <w:r>
        <w:rPr>
          <w:rStyle w:val="CommentReference"/>
        </w:rPr>
        <w:annotationRef/>
      </w:r>
      <w:r>
        <w:t>Sasan hocanın tezinde yaptığı gibi yapabilirsin !!!</w:t>
      </w:r>
    </w:p>
  </w:comment>
  <w:comment w:id="41" w:author="Ali AKGÜN" w:date="2022-05-20T21:26:00Z" w:initials="AA">
    <w:p w14:paraId="72AF30A6" w14:textId="2BDC3909" w:rsidR="008648A6" w:rsidRDefault="008648A6" w:rsidP="00EC2D64">
      <w:pPr>
        <w:pStyle w:val="CommentText"/>
      </w:pPr>
      <w:r>
        <w:rPr>
          <w:rStyle w:val="CommentReference"/>
        </w:rPr>
        <w:annotationRef/>
      </w:r>
      <w:r>
        <w:t>Çalışmanın grafiğini çizdirebilir misin araştırıp 0 direnç olayı !!!</w:t>
      </w:r>
    </w:p>
  </w:comment>
  <w:comment w:id="42" w:author="Ali AKGÜN" w:date="2022-05-20T21:41:00Z" w:initials="AA">
    <w:p w14:paraId="2C2C5397" w14:textId="77777777" w:rsidR="00783A91" w:rsidRDefault="00783A91" w:rsidP="00813282">
      <w:pPr>
        <w:pStyle w:val="CommentText"/>
      </w:pPr>
      <w:r>
        <w:rPr>
          <w:rStyle w:val="CommentReference"/>
        </w:rPr>
        <w:annotationRef/>
      </w:r>
      <w:r>
        <w:t>Şematik olarak gösterebilirsin M. Thinkham</w:t>
      </w:r>
    </w:p>
  </w:comment>
  <w:comment w:id="43" w:author="Ali AKGÜN" w:date="2022-06-06T21:50:00Z" w:initials="AA">
    <w:p w14:paraId="3AB1F2B2" w14:textId="77777777" w:rsidR="00F75C71" w:rsidRDefault="00F75C71" w:rsidP="000A407C">
      <w:pPr>
        <w:pStyle w:val="CommentText"/>
      </w:pPr>
      <w:r>
        <w:rPr>
          <w:rStyle w:val="CommentReference"/>
        </w:rPr>
        <w:annotationRef/>
      </w:r>
      <w:r>
        <w:t>Buranın formatın düzgünce yap !!!</w:t>
      </w:r>
    </w:p>
  </w:comment>
  <w:comment w:id="44" w:author="Ali AKGÜN" w:date="2022-05-21T12:34:00Z" w:initials="AA">
    <w:p w14:paraId="682E2AF4" w14:textId="57B858D3" w:rsidR="000309A1" w:rsidRDefault="000309A1" w:rsidP="00290965">
      <w:pPr>
        <w:pStyle w:val="CommentText"/>
      </w:pPr>
      <w:r>
        <w:rPr>
          <w:rStyle w:val="CommentReference"/>
        </w:rPr>
        <w:annotationRef/>
      </w:r>
      <w:r>
        <w:t>Bu şekilde yazmak doğru mu ?'??!</w:t>
      </w:r>
    </w:p>
  </w:comment>
  <w:comment w:id="45" w:author="Ali AKGÜN" w:date="2022-05-21T12:40:00Z" w:initials="AA">
    <w:p w14:paraId="01CBA4A0" w14:textId="77777777" w:rsidR="00416CFB" w:rsidRDefault="00416CFB" w:rsidP="00B37076">
      <w:pPr>
        <w:pStyle w:val="CommentText"/>
      </w:pPr>
      <w:r>
        <w:rPr>
          <w:rStyle w:val="CommentReference"/>
        </w:rPr>
        <w:annotationRef/>
      </w:r>
      <w:r>
        <w:t>Referansı thinkhamda var nasıl referans verebielceğini düşün iyice anla !!!</w:t>
      </w:r>
    </w:p>
  </w:comment>
  <w:comment w:id="46" w:author="Ali AKGÜN" w:date="2022-06-08T20:20:00Z" w:initials="AA">
    <w:p w14:paraId="4F4C9394" w14:textId="77777777" w:rsidR="00104C48" w:rsidRDefault="00104C48" w:rsidP="001710B2">
      <w:pPr>
        <w:pStyle w:val="CommentText"/>
      </w:pPr>
      <w:r>
        <w:rPr>
          <w:rStyle w:val="CommentReference"/>
        </w:rPr>
        <w:annotationRef/>
      </w:r>
      <w:r>
        <w:t>Yukarıdaki görselin boyutlarına bir ayar çek !!!</w:t>
      </w:r>
    </w:p>
  </w:comment>
  <w:comment w:id="47" w:author="Ali AKGÜN" w:date="2022-05-23T21:53:00Z" w:initials="AA">
    <w:p w14:paraId="32950231" w14:textId="47C66636" w:rsidR="003D2899" w:rsidRDefault="00523CEE" w:rsidP="00BA7FD3">
      <w:pPr>
        <w:pStyle w:val="CommentText"/>
      </w:pPr>
      <w:r>
        <w:rPr>
          <w:rStyle w:val="CommentReference"/>
        </w:rPr>
        <w:annotationRef/>
      </w:r>
      <w:r w:rsidR="003D2899">
        <w:t>London kardeşlerinin teorisinin eksikliği neydi neleri açıklamakta başarısız kaldılar !?!</w:t>
      </w:r>
    </w:p>
  </w:comment>
  <w:comment w:id="48" w:author="Ali AKGÜN" w:date="2022-05-28T17:21:00Z" w:initials="AA">
    <w:p w14:paraId="07E0B55C" w14:textId="77777777" w:rsidR="0021369C" w:rsidRDefault="00F23135" w:rsidP="002F64B5">
      <w:pPr>
        <w:pStyle w:val="CommentText"/>
      </w:pPr>
      <w:r>
        <w:rPr>
          <w:rStyle w:val="CommentReference"/>
        </w:rPr>
        <w:annotationRef/>
      </w:r>
      <w:r w:rsidR="0021369C">
        <w:t>Ginzburg ve Landau teorisinin eksikliği neydi neleri açıklamakta başarısız kaldılar !?!</w:t>
      </w:r>
    </w:p>
  </w:comment>
  <w:comment w:id="49" w:author="Ali AKGÜN" w:date="2022-06-08T20:33:00Z" w:initials="AA">
    <w:p w14:paraId="05FE609D" w14:textId="77777777" w:rsidR="00464C4E" w:rsidRDefault="00464C4E" w:rsidP="007C4F1E">
      <w:pPr>
        <w:pStyle w:val="CommentText"/>
      </w:pPr>
      <w:r>
        <w:rPr>
          <w:rStyle w:val="CommentReference"/>
        </w:rPr>
        <w:annotationRef/>
      </w:r>
      <w:r>
        <w:t>Burayı nasıl referanslayacaksın, paper bulamadın tez yazma klavuzunda yazan gibi referanslayabilir misin ?!?</w:t>
      </w:r>
    </w:p>
  </w:comment>
  <w:comment w:id="50" w:author="Ali AKGÜN" w:date="2022-05-28T19:30:00Z" w:initials="AA">
    <w:p w14:paraId="1358E269" w14:textId="0ACD2109" w:rsidR="00E63D07" w:rsidRDefault="00E63D07" w:rsidP="00907F3F">
      <w:pPr>
        <w:pStyle w:val="CommentText"/>
      </w:pPr>
      <w:r>
        <w:rPr>
          <w:rStyle w:val="CommentReference"/>
        </w:rPr>
        <w:annotationRef/>
      </w:r>
      <w:r>
        <w:t>Burayı aşağıdaki parağraf ile iyi bağlaman lazım okurken ayrık iki konu gibi gözüküyor !!!</w:t>
      </w:r>
    </w:p>
  </w:comment>
  <w:comment w:id="51" w:author="Ali AKGÜN" w:date="2022-05-16T21:50:00Z" w:initials="AA">
    <w:p w14:paraId="42BCFBB6" w14:textId="77777777" w:rsidR="00E63D07" w:rsidRDefault="00E63D07" w:rsidP="00E63D07">
      <w:pPr>
        <w:pStyle w:val="CommentText"/>
      </w:pPr>
      <w:r>
        <w:rPr>
          <w:rStyle w:val="CommentReference"/>
        </w:rPr>
        <w:annotationRef/>
      </w:r>
      <w:r>
        <w:t>Deneysel çalışmaya referans ver !!!</w:t>
      </w:r>
    </w:p>
  </w:comment>
  <w:comment w:id="52" w:author="Ali AKGÜN" w:date="2022-05-19T14:06:00Z" w:initials="AA">
    <w:p w14:paraId="67115D91" w14:textId="77777777" w:rsidR="00E63D07" w:rsidRDefault="00E63D07" w:rsidP="00E63D07">
      <w:pPr>
        <w:pStyle w:val="CommentText"/>
      </w:pPr>
      <w:r>
        <w:rPr>
          <w:rStyle w:val="CommentReference"/>
        </w:rPr>
        <w:annotationRef/>
      </w:r>
      <w:r>
        <w:t>Josephson Junction ilk olarak hangi çalışmada tasarlandı.</w:t>
      </w:r>
    </w:p>
  </w:comment>
  <w:comment w:id="53" w:author="Ali AKGÜN" w:date="2022-05-30T21:44:00Z" w:initials="AA">
    <w:p w14:paraId="1ED7EC42" w14:textId="77777777" w:rsidR="00761FDE" w:rsidRDefault="00761FDE" w:rsidP="00F32025">
      <w:pPr>
        <w:pStyle w:val="CommentText"/>
      </w:pPr>
      <w:r>
        <w:rPr>
          <w:rStyle w:val="CommentReference"/>
        </w:rPr>
        <w:annotationRef/>
      </w:r>
      <w:r>
        <w:t>Aynı şekilde SQUID hangi yılda tasarlandı antonio barone de olabilir !!!</w:t>
      </w:r>
    </w:p>
  </w:comment>
  <w:comment w:id="54" w:author="Ali AKGÜN" w:date="2022-05-28T19:32:00Z" w:initials="AA">
    <w:p w14:paraId="0028E1C4" w14:textId="77777777" w:rsidR="00D312CA" w:rsidRDefault="00E63D07" w:rsidP="0088252F">
      <w:pPr>
        <w:pStyle w:val="CommentText"/>
      </w:pPr>
      <w:r>
        <w:rPr>
          <w:rStyle w:val="CommentReference"/>
        </w:rPr>
        <w:annotationRef/>
      </w:r>
      <w:r w:rsidR="00D312CA">
        <w:t>1964'te geliştirilmiş sanırım bahsedebilirsin ☺️</w:t>
      </w:r>
    </w:p>
  </w:comment>
  <w:comment w:id="55" w:author="Ali AKGÜN" w:date="2022-05-28T19:32:00Z" w:initials="AA">
    <w:p w14:paraId="05DAC293" w14:textId="77777777" w:rsidR="00D312CA" w:rsidRDefault="00E63D07" w:rsidP="00E92E79">
      <w:pPr>
        <w:pStyle w:val="CommentText"/>
      </w:pPr>
      <w:r>
        <w:rPr>
          <w:rStyle w:val="CommentReference"/>
        </w:rPr>
        <w:annotationRef/>
      </w:r>
      <w:r w:rsidR="00D312CA">
        <w:t>Paralel/seri şekilde bağlı denebilir mi ? Cümle daha iyi yazılabilir mi ?</w:t>
      </w:r>
    </w:p>
  </w:comment>
  <w:comment w:id="56" w:author="Ali AKGÜN" w:date="2022-06-08T21:26:00Z" w:initials="AA">
    <w:p w14:paraId="536D6372" w14:textId="77777777" w:rsidR="0037641C" w:rsidRDefault="0037641C" w:rsidP="00676FFF">
      <w:pPr>
        <w:pStyle w:val="CommentText"/>
      </w:pPr>
      <w:r>
        <w:rPr>
          <w:rStyle w:val="CommentReference"/>
        </w:rPr>
        <w:annotationRef/>
      </w:r>
      <w:r>
        <w:t>Bu referans mantıklı mı sanırım makalede böyle referanslamıştık ?!?!</w:t>
      </w:r>
    </w:p>
  </w:comment>
  <w:comment w:id="57" w:author="Ali AKGÜN" w:date="2022-06-08T21:28:00Z" w:initials="AA">
    <w:p w14:paraId="51E2F8ED" w14:textId="77777777" w:rsidR="0037641C" w:rsidRDefault="0037641C" w:rsidP="002C7A0C">
      <w:pPr>
        <w:pStyle w:val="CommentText"/>
      </w:pPr>
      <w:r>
        <w:rPr>
          <w:rStyle w:val="CommentReference"/>
        </w:rPr>
        <w:annotationRef/>
      </w:r>
      <w:r>
        <w:t>Referanslama sıra ile gitmiyor bu bir problem yaratır mı ??</w:t>
      </w:r>
    </w:p>
  </w:comment>
  <w:comment w:id="58" w:author="Ali AKGÜN" w:date="2022-05-19T19:29:00Z" w:initials="AA">
    <w:p w14:paraId="3BBC51F7" w14:textId="0B748F57" w:rsidR="00E63D07" w:rsidRDefault="00E63D07" w:rsidP="00E63D07">
      <w:pPr>
        <w:pStyle w:val="CommentText"/>
      </w:pPr>
      <w:r>
        <w:rPr>
          <w:rStyle w:val="CommentReference"/>
        </w:rPr>
        <w:annotationRef/>
      </w:r>
      <w:r>
        <w:t>Pscan ve wrspice süperiletken devreler için mi tasarlandı ?</w:t>
      </w:r>
    </w:p>
  </w:comment>
  <w:comment w:id="59" w:author="Ali AKGÜN" w:date="2022-06-08T21:28:00Z" w:initials="AA">
    <w:p w14:paraId="5D650FE6" w14:textId="77777777" w:rsidR="0037641C" w:rsidRDefault="0037641C" w:rsidP="00536C2F">
      <w:pPr>
        <w:pStyle w:val="CommentText"/>
      </w:pPr>
      <w:r>
        <w:rPr>
          <w:rStyle w:val="CommentReference"/>
        </w:rPr>
        <w:annotationRef/>
      </w:r>
      <w:r>
        <w:t>Referanslama sıra ile gitmiyor bu bir problem yaratır mı ??</w:t>
      </w:r>
    </w:p>
  </w:comment>
  <w:comment w:id="60" w:author="Ali AKGÜN" w:date="2022-05-22T15:10:00Z" w:initials="AA">
    <w:p w14:paraId="0851B59E" w14:textId="77777777" w:rsidR="009E7A07" w:rsidRDefault="009E7A07" w:rsidP="009E7A07">
      <w:pPr>
        <w:pStyle w:val="CommentText"/>
      </w:pPr>
      <w:r>
        <w:rPr>
          <w:rStyle w:val="CommentReference"/>
        </w:rPr>
        <w:annotationRef/>
      </w:r>
      <w:r>
        <w:t>Süperiletken ile metal arasındaki fark !!!</w:t>
      </w:r>
    </w:p>
  </w:comment>
  <w:comment w:id="61" w:author="Ali AKGÜN" w:date="2022-04-27T21:25:00Z" w:initials="AA">
    <w:p w14:paraId="2705342B" w14:textId="77777777" w:rsidR="009E7A07" w:rsidRDefault="009E7A07" w:rsidP="009E7A07">
      <w:pPr>
        <w:pStyle w:val="CommentText"/>
      </w:pPr>
      <w:r>
        <w:rPr>
          <w:rStyle w:val="CommentReference"/>
        </w:rPr>
        <w:annotationRef/>
      </w:r>
      <w:r>
        <w:t>Bu serbest parçacıktan elektron veya proton olarak bahsedebilir misin ? Çünkü bir akım yoğunluğu söz konusu akım yoğunluğunu meydana getiren parçacık elektron veya proton olmalı ☺️</w:t>
      </w:r>
    </w:p>
  </w:comment>
  <w:comment w:id="62" w:author="Ali AKGÜN" w:date="2022-06-13T22:13:00Z" w:initials="AA">
    <w:p w14:paraId="2D59DB89" w14:textId="77777777" w:rsidR="0015611E" w:rsidRDefault="0015611E" w:rsidP="00884C6A">
      <w:pPr>
        <w:pStyle w:val="CommentText"/>
      </w:pPr>
      <w:r>
        <w:rPr>
          <w:rStyle w:val="CommentReference"/>
        </w:rPr>
        <w:annotationRef/>
      </w:r>
      <w:r>
        <w:t>Serbest elektronun dalga fonksiyonunu gerçekten böyle miy azabiliyorsun ? Böyle yazabiliyorsan ek kısmına eklemeli misin ?</w:t>
      </w:r>
    </w:p>
  </w:comment>
  <w:comment w:id="63" w:author="Ali AKGÜN" w:date="2022-07-01T23:23:00Z" w:initials="AA">
    <w:p w14:paraId="3EC6FC2F" w14:textId="77777777" w:rsidR="00FA3218" w:rsidRDefault="00FA3218" w:rsidP="00533968">
      <w:pPr>
        <w:pStyle w:val="CommentText"/>
      </w:pPr>
      <w:r>
        <w:rPr>
          <w:rStyle w:val="CommentReference"/>
        </w:rPr>
        <w:annotationRef/>
      </w:r>
      <w:r>
        <w:t>Sıfır potansiyel için serbest elektron Schrodinger denklemi çözümüne bak, denklemiin çözümü bu dalga fonksiyonunu mu veriyor irdele !?!!?</w:t>
      </w:r>
    </w:p>
  </w:comment>
  <w:comment w:id="100" w:author="Ali AKGÜN" w:date="2022-06-13T22:08:00Z" w:initials="AA">
    <w:p w14:paraId="10C46A13" w14:textId="72C57734" w:rsidR="005444A7" w:rsidRDefault="005444A7" w:rsidP="007029D6">
      <w:pPr>
        <w:pStyle w:val="CommentText"/>
      </w:pPr>
      <w:r>
        <w:rPr>
          <w:rStyle w:val="CommentReference"/>
        </w:rPr>
        <w:annotationRef/>
      </w:r>
      <w:r>
        <w:t>Vektör eşitlikleri eke eklenmeli, tablo şeklinde yapabilirsin. Oraya nasılr eferans vereceksin bunu bir düşün. Ek olarak vektör eşitlikleri için referans olarak yazabileceğin bir matematik kitabı kullanabilir misin ?!?</w:t>
      </w:r>
    </w:p>
  </w:comment>
  <w:comment w:id="101" w:author="Ali AKGÜN" w:date="2022-07-01T23:28:00Z" w:initials="AA">
    <w:p w14:paraId="5D20EF11" w14:textId="77777777" w:rsidR="00FA3218" w:rsidRDefault="00FA3218" w:rsidP="00D8139F">
      <w:pPr>
        <w:pStyle w:val="CommentText"/>
      </w:pPr>
      <w:r>
        <w:rPr>
          <w:rStyle w:val="CommentReference"/>
        </w:rPr>
        <w:annotationRef/>
      </w:r>
      <w:r>
        <w:t>Aşağdaki denklemin çıkarımın eke ekleyebilirsin !!!</w:t>
      </w:r>
    </w:p>
  </w:comment>
  <w:comment w:id="106" w:author="Ali AKGÜN" w:date="2022-06-13T22:59:00Z" w:initials="AA">
    <w:p w14:paraId="03B7C793" w14:textId="538037F7" w:rsidR="00FC455D" w:rsidRDefault="005E2259" w:rsidP="006040FC">
      <w:pPr>
        <w:pStyle w:val="CommentText"/>
      </w:pPr>
      <w:r>
        <w:rPr>
          <w:rStyle w:val="CommentReference"/>
        </w:rPr>
        <w:annotationRef/>
      </w:r>
      <w:r w:rsidR="00FC455D">
        <w:t>Eşitliği irdele birim analziinde tutuyor mu hakikaten akım yoğunluğu olasılığı mı ?</w:t>
      </w:r>
    </w:p>
  </w:comment>
  <w:comment w:id="107" w:author="Ali AKGÜN" w:date="2022-06-13T23:25:00Z" w:initials="AA">
    <w:p w14:paraId="2C612795" w14:textId="74210AEF" w:rsidR="00910AE6" w:rsidRDefault="00910AE6" w:rsidP="009F44E0">
      <w:pPr>
        <w:pStyle w:val="CommentText"/>
      </w:pPr>
      <w:r>
        <w:rPr>
          <w:rStyle w:val="CommentReference"/>
        </w:rPr>
        <w:annotationRef/>
      </w:r>
      <w:r>
        <w:t>Contiunity equation search it !!!</w:t>
      </w:r>
    </w:p>
  </w:comment>
  <w:comment w:id="108" w:author="Ali AKGÜN" w:date="2022-06-14T21:10:00Z" w:initials="AA">
    <w:p w14:paraId="7B712077" w14:textId="77777777" w:rsidR="00BA7887" w:rsidRDefault="00BA7887" w:rsidP="00BF2396">
      <w:pPr>
        <w:pStyle w:val="CommentText"/>
      </w:pPr>
      <w:r>
        <w:rPr>
          <w:rStyle w:val="CommentReference"/>
        </w:rPr>
        <w:annotationRef/>
      </w:r>
      <w:r>
        <w:t>Bu eşitliği adam gibi irdele sonuca kavuştur hem matematiksel hem fiziksel olarak !!!</w:t>
      </w:r>
    </w:p>
  </w:comment>
  <w:comment w:id="109" w:author="Ali AKGÜN" w:date="2022-06-14T21:27:00Z" w:initials="AA">
    <w:p w14:paraId="75F23FAD" w14:textId="77777777" w:rsidR="001A381E" w:rsidRDefault="001A381E" w:rsidP="009648C0">
      <w:pPr>
        <w:pStyle w:val="CommentText"/>
      </w:pPr>
      <w:r>
        <w:rPr>
          <w:rStyle w:val="CommentReference"/>
        </w:rPr>
        <w:annotationRef/>
      </w:r>
      <w:r>
        <w:t>Akım yoğunluğunu düzgünce anlayıp figürlerle destekleyebilirsin bu kısmı !!!</w:t>
      </w:r>
    </w:p>
  </w:comment>
  <w:comment w:id="110" w:author="Ali AKGÜN" w:date="2022-07-01T23:30:00Z" w:initials="AA">
    <w:p w14:paraId="2CBEBDF3" w14:textId="77777777" w:rsidR="006154DA" w:rsidRDefault="006154DA" w:rsidP="005C1F4F">
      <w:pPr>
        <w:pStyle w:val="CommentText"/>
      </w:pPr>
      <w:r>
        <w:rPr>
          <w:rStyle w:val="CommentReference"/>
        </w:rPr>
        <w:annotationRef/>
      </w:r>
      <w:r>
        <w:t xml:space="preserve">3.8b'nin eşitliğin solu ve sağınn birbirine eşit olduğunu ekte gösterebilirsin </w:t>
      </w:r>
    </w:p>
  </w:comment>
  <w:comment w:id="115" w:author="Ali AKGÜN" w:date="2022-07-01T23:33:00Z" w:initials="AA">
    <w:p w14:paraId="6C17EE18" w14:textId="77777777" w:rsidR="006154DA" w:rsidRDefault="006154DA" w:rsidP="00A95A29">
      <w:pPr>
        <w:pStyle w:val="CommentText"/>
      </w:pPr>
      <w:r>
        <w:rPr>
          <w:rStyle w:val="CommentReference"/>
        </w:rPr>
        <w:annotationRef/>
      </w:r>
      <w:r>
        <w:t>Burada cooper çiftlerini anlatabilirsin süperiletkende taşıyıcı yükelrin cooper çiftleri olduğundan bahsedebilirsin bir şekilde kitaplara bak konuya nasıl girimiş aynı şekilde hocanın tezine bak !!!</w:t>
      </w:r>
    </w:p>
  </w:comment>
  <w:comment w:id="116" w:author="Ali AKGÜN" w:date="2022-06-14T21:31:00Z" w:initials="AA">
    <w:p w14:paraId="7A5C64ED" w14:textId="6D15F166" w:rsidR="00546D14" w:rsidRDefault="00546D14" w:rsidP="007E55B4">
      <w:pPr>
        <w:pStyle w:val="CommentText"/>
      </w:pPr>
      <w:r>
        <w:rPr>
          <w:rStyle w:val="CommentReference"/>
        </w:rPr>
        <w:annotationRef/>
      </w:r>
      <w:r>
        <w:t>Hareketli yükler akımı oluşturur yükün hareketli olabilmesi için elektromanyetik kuvvet gibi bir kuvvet etkisi altında olamsı gerekmektedir. Bu yüzden mi kuvvet etkisi altında icneliyoruz durumu !??</w:t>
      </w:r>
    </w:p>
  </w:comment>
  <w:comment w:id="130" w:author="Ali AKGÜN" w:date="2022-07-01T23:35:00Z" w:initials="AA">
    <w:p w14:paraId="34EC2549" w14:textId="77777777" w:rsidR="00F57419" w:rsidRDefault="00F57419" w:rsidP="00A577B9">
      <w:pPr>
        <w:pStyle w:val="CommentText"/>
      </w:pPr>
      <w:r>
        <w:rPr>
          <w:rStyle w:val="CommentReference"/>
        </w:rPr>
        <w:annotationRef/>
      </w:r>
      <w:r>
        <w:t>3.10c'nin çıkarımını öğren ve eke ekle !!!</w:t>
      </w:r>
    </w:p>
  </w:comment>
  <w:comment w:id="137" w:author="Ali AKGÜN" w:date="2022-07-01T23:42:00Z" w:initials="AA">
    <w:p w14:paraId="63653BBE" w14:textId="77777777" w:rsidR="004F0EA4" w:rsidRDefault="004F0EA4" w:rsidP="006D1376">
      <w:pPr>
        <w:pStyle w:val="CommentText"/>
      </w:pPr>
      <w:r>
        <w:rPr>
          <w:rStyle w:val="CommentReference"/>
        </w:rPr>
        <w:annotationRef/>
      </w:r>
      <w:r>
        <w:t>Şuraya mekanik kitabını referans olarak mı koysan !?!</w:t>
      </w:r>
    </w:p>
  </w:comment>
  <w:comment w:id="138" w:author="Ali AKGÜN" w:date="2022-07-01T23:43:00Z" w:initials="AA">
    <w:p w14:paraId="53AAB44D" w14:textId="77777777" w:rsidR="004F0EA4" w:rsidRDefault="004F0EA4" w:rsidP="00C453AF">
      <w:pPr>
        <w:pStyle w:val="CommentText"/>
      </w:pPr>
      <w:r>
        <w:rPr>
          <w:rStyle w:val="CommentReference"/>
        </w:rPr>
        <w:annotationRef/>
      </w:r>
      <w:r>
        <w:t>Eşitlik 3.11b'nin harbiden öyle olduğunu açıklamak için bir ek ekleyebilirsin !!!</w:t>
      </w:r>
    </w:p>
  </w:comment>
  <w:comment w:id="143" w:author="Ali AKGÜN" w:date="2022-07-01T23:47:00Z" w:initials="AA">
    <w:p w14:paraId="0457F7C7" w14:textId="77777777" w:rsidR="00D1578C" w:rsidRDefault="00D1578C" w:rsidP="00C360A0">
      <w:pPr>
        <w:pStyle w:val="CommentText"/>
      </w:pPr>
      <w:r>
        <w:rPr>
          <w:rStyle w:val="CommentReference"/>
        </w:rPr>
        <w:annotationRef/>
      </w:r>
      <w:r>
        <w:t xml:space="preserve">3.12b'yi belki eke eklersen daha anlaşılır olabilir. </w:t>
      </w:r>
    </w:p>
  </w:comment>
  <w:comment w:id="148" w:author="Ali AKGÜN" w:date="2022-07-01T23:49:00Z" w:initials="AA">
    <w:p w14:paraId="7070E704" w14:textId="77777777" w:rsidR="00D1578C" w:rsidRDefault="00D1578C" w:rsidP="002A1866">
      <w:pPr>
        <w:pStyle w:val="CommentText"/>
      </w:pPr>
      <w:r>
        <w:rPr>
          <w:rStyle w:val="CommentReference"/>
        </w:rPr>
        <w:annotationRef/>
      </w:r>
      <w:r>
        <w:t>Şağıdaki eşitliği elde etme yöntemin daha net bir şekilde ekte anlatlmal mı gerek var mı ?!?!</w:t>
      </w:r>
    </w:p>
  </w:comment>
  <w:comment w:id="151" w:author="Ali AKGÜN" w:date="2022-06-22T21:30:00Z" w:initials="AA">
    <w:p w14:paraId="4A3CE1C5" w14:textId="365B8B2D" w:rsidR="00F7358B" w:rsidRDefault="00F7358B" w:rsidP="0070502D">
      <w:pPr>
        <w:pStyle w:val="CommentText"/>
      </w:pPr>
      <w:r>
        <w:rPr>
          <w:rStyle w:val="CommentReference"/>
        </w:rPr>
        <w:annotationRef/>
      </w:r>
      <w:r>
        <w:t>Bu dalga fonksiyonu nereden icap etti de yazıldı, bu önermeye nasıl ulaşıldı ?</w:t>
      </w:r>
    </w:p>
  </w:comment>
  <w:comment w:id="152" w:author="Ali AKGÜN" w:date="2022-06-22T21:59:00Z" w:initials="AA">
    <w:p w14:paraId="79029F24" w14:textId="77777777" w:rsidR="00594556" w:rsidRDefault="00594556" w:rsidP="00FB2B2D">
      <w:pPr>
        <w:pStyle w:val="CommentText"/>
      </w:pPr>
      <w:r>
        <w:rPr>
          <w:rStyle w:val="CommentReference"/>
        </w:rPr>
        <w:annotationRef/>
      </w:r>
      <w:r>
        <w:t>11. ders notunu izle sorularının cevabı orada gibi.</w:t>
      </w:r>
    </w:p>
  </w:comment>
  <w:comment w:id="153" w:author="Ali AKGÜN" w:date="2022-07-01T23:50:00Z" w:initials="AA">
    <w:p w14:paraId="442CD02D" w14:textId="77777777" w:rsidR="00D1578C" w:rsidRDefault="00D1578C" w:rsidP="00AF67D5">
      <w:pPr>
        <w:pStyle w:val="CommentText"/>
      </w:pPr>
      <w:r>
        <w:rPr>
          <w:rStyle w:val="CommentReference"/>
        </w:rPr>
        <w:annotationRef/>
      </w:r>
      <w:r>
        <w:t>Bu dalga fonksiyonu neden önerildi kitaplardan araştır hoca likharev i öneriyor !!!</w:t>
      </w:r>
    </w:p>
  </w:comment>
  <w:comment w:id="156" w:author="Ali AKGÜN" w:date="2022-06-22T21:32:00Z" w:initials="AA">
    <w:p w14:paraId="41D78720" w14:textId="063B14B6" w:rsidR="00F7358B" w:rsidRDefault="00F7358B" w:rsidP="00A93558">
      <w:pPr>
        <w:pStyle w:val="CommentText"/>
      </w:pPr>
      <w:r>
        <w:rPr>
          <w:rStyle w:val="CommentReference"/>
        </w:rPr>
        <w:annotationRef/>
      </w:r>
      <w:r>
        <w:t>Süperieltken için taşıyıcı yük elektron değil cooper çifti bu bağlamı sağlayacak şekilde yazmaya çalış. Cooper çifti önerisi nasıl yapıldı bu teori ile nasıl bağdaştırabilirsin ?!?!</w:t>
      </w:r>
    </w:p>
  </w:comment>
  <w:comment w:id="157" w:author="Ali AKGÜN" w:date="2022-06-22T21:59:00Z" w:initials="AA">
    <w:p w14:paraId="645045A5" w14:textId="77777777" w:rsidR="00594556" w:rsidRDefault="00594556" w:rsidP="00F617BD">
      <w:pPr>
        <w:pStyle w:val="CommentText"/>
      </w:pPr>
      <w:r>
        <w:rPr>
          <w:rStyle w:val="CommentReference"/>
        </w:rPr>
        <w:annotationRef/>
      </w:r>
      <w:r>
        <w:t>11. ders notunu izle sorularının cevabı orada gibi.</w:t>
      </w:r>
    </w:p>
  </w:comment>
  <w:comment w:id="160" w:author="Ali AKGÜN" w:date="2022-06-26T13:29:00Z" w:initials="AA">
    <w:p w14:paraId="63EFFB96" w14:textId="77777777" w:rsidR="00AC419B" w:rsidRDefault="00F003D5" w:rsidP="003306EB">
      <w:pPr>
        <w:pStyle w:val="CommentText"/>
      </w:pPr>
      <w:r>
        <w:rPr>
          <w:rStyle w:val="CommentReference"/>
        </w:rPr>
        <w:annotationRef/>
      </w:r>
      <w:r w:rsidR="00AC419B">
        <w:t>Aşağıda ifade ettiğin eşitlikte yer alan fiziksel nicelikleri tablolaştırarak göster. N* = ne/2, q* = 2qe, m* = 2me şeklinde !!!</w:t>
      </w:r>
    </w:p>
  </w:comment>
  <w:comment w:id="164" w:author="Ali AKGÜN" w:date="2022-06-23T23:25:00Z" w:initials="AA">
    <w:p w14:paraId="66993591" w14:textId="21FCFDDF" w:rsidR="00733BEA" w:rsidRDefault="00733BEA" w:rsidP="00862B64">
      <w:pPr>
        <w:pStyle w:val="CommentText"/>
      </w:pPr>
      <w:r>
        <w:rPr>
          <w:rStyle w:val="CommentReference"/>
        </w:rPr>
        <w:annotationRef/>
      </w:r>
      <w:r>
        <w:t>Süperiletkeni ifade eden dalga fonksiyonud erken enyi akstediyoruz, cooper çiftlerinin dalga fonksiyonu mu ? Yoksa tümleşik sistemi ifade eden dalga fonksiyonu mu ? Ya da eş anlamlı mı kullanılıyor ?!?!?</w:t>
      </w:r>
    </w:p>
  </w:comment>
  <w:comment w:id="165" w:author="Ali AKGÜN" w:date="2022-06-23T23:26:00Z" w:initials="AA">
    <w:p w14:paraId="74D48E5A" w14:textId="77777777" w:rsidR="00733BEA" w:rsidRDefault="00733BEA" w:rsidP="005447ED">
      <w:pPr>
        <w:pStyle w:val="CommentText"/>
      </w:pPr>
      <w:r>
        <w:rPr>
          <w:rStyle w:val="CommentReference"/>
        </w:rPr>
        <w:annotationRef/>
      </w:r>
      <w:r>
        <w:t>Süperiletkeni ifade eden dalga fonksiyonud erken enyi akstediyoruz, cooper çiftlerinin dalga fonksiyonu mu ? Yoksa tümleşik sistemi ifade eden dalga fonksiyonu mu ? Ya da eş anlamlı mı kullanılıyor ?!?!?</w:t>
      </w:r>
    </w:p>
  </w:comment>
  <w:comment w:id="174" w:author="Ali AKGÜN" w:date="2022-06-25T15:13:00Z" w:initials="AA">
    <w:p w14:paraId="4BC841E8" w14:textId="77777777" w:rsidR="00E57EC2" w:rsidRDefault="00E57EC2" w:rsidP="00E86488">
      <w:pPr>
        <w:pStyle w:val="CommentText"/>
      </w:pPr>
      <w:r>
        <w:rPr>
          <w:rStyle w:val="CommentReference"/>
        </w:rPr>
        <w:annotationRef/>
      </w:r>
      <w:r>
        <w:t>Schrodinger denkleminin çözümünü veren dalga fonksiyonlarının uymak durumunda olduğu matematikse hipotezlerden kaynaklanıyor olması lazım. Fevzi Apaydının kitabına bir bak !!!</w:t>
      </w:r>
    </w:p>
  </w:comment>
  <w:comment w:id="175" w:author="Ali AKGÜN" w:date="2022-06-25T21:40:00Z" w:initials="AA">
    <w:p w14:paraId="17B67068" w14:textId="77777777" w:rsidR="00883A8E" w:rsidRDefault="00883A8E" w:rsidP="00BB5354">
      <w:pPr>
        <w:pStyle w:val="CommentText"/>
      </w:pPr>
      <w:r>
        <w:rPr>
          <w:rStyle w:val="CommentReference"/>
        </w:rPr>
        <w:annotationRef/>
      </w:r>
      <w:r>
        <w:t>Aşağıda Josephson eklemini ifade eden amtematiskel uzay süperiletkenler cinsinden ifade edilmiştir. Ancak Josephson ekleminde yalıtkan bir bölge de söz konusudur yalıtkan bölgeyi neden dalga fonksiyonu olarak ele almadık almak zorundamıydık ? Bu uzaya yalıtkan bölgede bulunan bir cooper çifti neden dahil olmadı ?!?! Yalıtkan bir bölgede cooper çiftinin söz konusu olmaması gerekir ama kuantum tünelleme ??!?! Yalıtkan bölgeyis adece hamiltonien operatörüne dahil etmek yeterli olacka mıdır ?!?!</w:t>
      </w:r>
    </w:p>
  </w:comment>
  <w:comment w:id="180" w:author="Ali AKGÜN" w:date="2022-06-25T22:03:00Z" w:initials="AA">
    <w:p w14:paraId="64155550" w14:textId="77777777" w:rsidR="00495FE0" w:rsidRDefault="00495FE0" w:rsidP="002322AB">
      <w:pPr>
        <w:pStyle w:val="CommentText"/>
      </w:pPr>
      <w:r>
        <w:rPr>
          <w:rStyle w:val="CommentReference"/>
        </w:rPr>
        <w:annotationRef/>
      </w:r>
      <w:r>
        <w:t>T &gt;&gt;&gt; Tünelleme bölgesini ifade etmek için kullandığımız bir kısaltma !!!</w:t>
      </w:r>
    </w:p>
  </w:comment>
  <w:comment w:id="195" w:author="Ali AKGÜN" w:date="2022-06-26T13:23:00Z" w:initials="AA">
    <w:p w14:paraId="694F0D05" w14:textId="77777777" w:rsidR="0074542C" w:rsidRDefault="0074542C" w:rsidP="002561AF">
      <w:pPr>
        <w:pStyle w:val="CommentText"/>
      </w:pPr>
      <w:r>
        <w:rPr>
          <w:rStyle w:val="CommentReference"/>
        </w:rPr>
        <w:annotationRef/>
      </w:r>
      <w:r>
        <w:t>Bu durumu resmet, yani çiz, hocanın piazzada bulunan notlarına bakabilirsin !!!</w:t>
      </w:r>
    </w:p>
  </w:comment>
  <w:comment w:id="196" w:author="Ali AKGÜN" w:date="2022-06-26T13:27:00Z" w:initials="AA">
    <w:p w14:paraId="61A7BB49" w14:textId="77777777" w:rsidR="00707769" w:rsidRDefault="00707769" w:rsidP="009E056D">
      <w:pPr>
        <w:pStyle w:val="CommentText"/>
      </w:pPr>
      <w:r>
        <w:rPr>
          <w:rStyle w:val="CommentReference"/>
        </w:rPr>
        <w:annotationRef/>
      </w:r>
      <w:r>
        <w:t>Cooper çifti mevzusunu öncesinde güzelce anlatman gerekir. Elektron elektron etkişeimleri, cooper çiftleri elektron-elektron etkileşimleridnen meydana geliyor, bu durumuda çizerek anlatmalısın !!!.</w:t>
      </w:r>
    </w:p>
  </w:comment>
  <w:comment w:id="201" w:author="Ali AKGÜN" w:date="2022-06-27T23:34:00Z" w:initials="AA">
    <w:p w14:paraId="01430B55" w14:textId="77777777" w:rsidR="00167DFA" w:rsidRDefault="00167DFA">
      <w:pPr>
        <w:pStyle w:val="CommentText"/>
      </w:pPr>
      <w:r>
        <w:rPr>
          <w:rStyle w:val="CommentReference"/>
        </w:rPr>
        <w:annotationRef/>
      </w:r>
      <w:r>
        <w:t>Atıf yap !!!</w:t>
      </w:r>
    </w:p>
    <w:p w14:paraId="041660BF" w14:textId="77777777" w:rsidR="00167DFA" w:rsidRDefault="00167DFA" w:rsidP="00B94F4B">
      <w:pPr>
        <w:pStyle w:val="CommentText"/>
      </w:pPr>
      <w:r>
        <w:rPr>
          <w:b/>
          <w:bCs/>
        </w:rPr>
        <w:t>The schrödinger equation in a classical context: a seminar on superconductivity</w:t>
      </w:r>
    </w:p>
  </w:comment>
  <w:comment w:id="214" w:author="Ali AKGÜN" w:date="2022-06-27T22:12:00Z" w:initials="AA">
    <w:p w14:paraId="37BC9174" w14:textId="698A40F3" w:rsidR="00115E87" w:rsidRDefault="00115E87" w:rsidP="007B627B">
      <w:pPr>
        <w:pStyle w:val="CommentText"/>
      </w:pPr>
      <w:r>
        <w:rPr>
          <w:rStyle w:val="CommentReference"/>
        </w:rPr>
        <w:annotationRef/>
      </w:r>
      <w:r>
        <w:t>Bir süperiletkenden diğer süperiletkene Cooper çifti akışı olması durumunda, bir süperiletkende Cooper çifti yoğunluğunun zamana bağlı türevi azalırken bir diğerinde Cooper çifti yoğunluğunun zamana bağlı türevi artmalıdır.</w:t>
      </w:r>
    </w:p>
  </w:comment>
  <w:comment w:id="227" w:author="Ali AKGÜN" w:date="2022-06-29T21:50:00Z" w:initials="AA">
    <w:p w14:paraId="138153B1" w14:textId="77777777" w:rsidR="002561F3" w:rsidRDefault="002561F3" w:rsidP="001A52E9">
      <w:pPr>
        <w:pStyle w:val="CommentText"/>
      </w:pPr>
      <w:r>
        <w:rPr>
          <w:rStyle w:val="CommentReference"/>
        </w:rPr>
        <w:annotationRef/>
      </w:r>
      <w:r>
        <w:t>Buradani n elektron yoğunluğu, e elektron yükü ve m elektronun kütlesini ifade etmektedir bunu açkça ifade et. Eşitliklerde yer alan değişkenelri açıklamıyorsun bunalrın ne olduğunu açıklamalısın !!! &gt;&gt;&gt; Bu problem genel anlamda var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72EF6B" w15:done="0"/>
  <w15:commentEx w15:paraId="294648E2" w15:paraIdParent="5172EF6B" w15:done="0"/>
  <w15:commentEx w15:paraId="54F87D92" w15:done="0"/>
  <w15:commentEx w15:paraId="7C0CCC3F" w15:done="0"/>
  <w15:commentEx w15:paraId="5BF63F00" w15:done="0"/>
  <w15:commentEx w15:paraId="1906E16E" w15:done="0"/>
  <w15:commentEx w15:paraId="3130CDA7" w15:done="0"/>
  <w15:commentEx w15:paraId="69018931" w15:done="0"/>
  <w15:commentEx w15:paraId="5AF609A1" w15:paraIdParent="69018931" w15:done="0"/>
  <w15:commentEx w15:paraId="72AF30A6" w15:done="0"/>
  <w15:commentEx w15:paraId="2C2C5397" w15:done="0"/>
  <w15:commentEx w15:paraId="3AB1F2B2" w15:done="0"/>
  <w15:commentEx w15:paraId="682E2AF4" w15:done="0"/>
  <w15:commentEx w15:paraId="01CBA4A0" w15:done="0"/>
  <w15:commentEx w15:paraId="4F4C9394" w15:done="0"/>
  <w15:commentEx w15:paraId="32950231" w15:done="0"/>
  <w15:commentEx w15:paraId="07E0B55C" w15:done="0"/>
  <w15:commentEx w15:paraId="05FE609D" w15:paraIdParent="07E0B55C" w15:done="0"/>
  <w15:commentEx w15:paraId="1358E269" w15:done="0"/>
  <w15:commentEx w15:paraId="42BCFBB6" w15:done="0"/>
  <w15:commentEx w15:paraId="67115D91" w15:paraIdParent="42BCFBB6" w15:done="0"/>
  <w15:commentEx w15:paraId="1ED7EC42" w15:paraIdParent="42BCFBB6" w15:done="0"/>
  <w15:commentEx w15:paraId="0028E1C4" w15:done="0"/>
  <w15:commentEx w15:paraId="05DAC293" w15:done="0"/>
  <w15:commentEx w15:paraId="536D6372" w15:done="0"/>
  <w15:commentEx w15:paraId="51E2F8ED" w15:paraIdParent="536D6372" w15:done="0"/>
  <w15:commentEx w15:paraId="3BBC51F7" w15:done="0"/>
  <w15:commentEx w15:paraId="5D650FE6" w15:paraIdParent="3BBC51F7" w15:done="0"/>
  <w15:commentEx w15:paraId="0851B59E" w15:done="0"/>
  <w15:commentEx w15:paraId="2705342B" w15:done="0"/>
  <w15:commentEx w15:paraId="2D59DB89" w15:paraIdParent="2705342B" w15:done="0"/>
  <w15:commentEx w15:paraId="3EC6FC2F" w15:paraIdParent="2705342B" w15:done="0"/>
  <w15:commentEx w15:paraId="10C46A13" w15:done="0"/>
  <w15:commentEx w15:paraId="5D20EF11" w15:paraIdParent="10C46A13" w15:done="0"/>
  <w15:commentEx w15:paraId="03B7C793" w15:done="0"/>
  <w15:commentEx w15:paraId="2C612795" w15:paraIdParent="03B7C793" w15:done="0"/>
  <w15:commentEx w15:paraId="7B712077" w15:paraIdParent="03B7C793" w15:done="0"/>
  <w15:commentEx w15:paraId="75F23FAD" w15:paraIdParent="03B7C793" w15:done="0"/>
  <w15:commentEx w15:paraId="2CBEBDF3" w15:paraIdParent="03B7C793" w15:done="0"/>
  <w15:commentEx w15:paraId="6C17EE18" w15:done="0"/>
  <w15:commentEx w15:paraId="7A5C64ED" w15:done="0"/>
  <w15:commentEx w15:paraId="34EC2549" w15:done="0"/>
  <w15:commentEx w15:paraId="63653BBE" w15:done="0"/>
  <w15:commentEx w15:paraId="53AAB44D" w15:done="0"/>
  <w15:commentEx w15:paraId="0457F7C7" w15:done="0"/>
  <w15:commentEx w15:paraId="7070E704" w15:done="0"/>
  <w15:commentEx w15:paraId="4A3CE1C5" w15:done="0"/>
  <w15:commentEx w15:paraId="79029F24" w15:paraIdParent="4A3CE1C5" w15:done="0"/>
  <w15:commentEx w15:paraId="442CD02D" w15:paraIdParent="4A3CE1C5" w15:done="0"/>
  <w15:commentEx w15:paraId="41D78720" w15:done="0"/>
  <w15:commentEx w15:paraId="645045A5" w15:paraIdParent="41D78720" w15:done="0"/>
  <w15:commentEx w15:paraId="63EFFB96" w15:done="0"/>
  <w15:commentEx w15:paraId="66993591" w15:done="0"/>
  <w15:commentEx w15:paraId="74D48E5A" w15:done="0"/>
  <w15:commentEx w15:paraId="4BC841E8" w15:done="0"/>
  <w15:commentEx w15:paraId="17B67068" w15:done="0"/>
  <w15:commentEx w15:paraId="64155550" w15:done="0"/>
  <w15:commentEx w15:paraId="694F0D05" w15:done="0"/>
  <w15:commentEx w15:paraId="61A7BB49" w15:done="0"/>
  <w15:commentEx w15:paraId="041660BF" w15:done="0"/>
  <w15:commentEx w15:paraId="37BC9174" w15:done="0"/>
  <w15:commentEx w15:paraId="138153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E6DA4" w16cex:dateUtc="2022-05-29T19:09:00Z"/>
  <w16cex:commentExtensible w16cex:durableId="26464432" w16cex:dateUtc="2022-06-04T17:50:00Z"/>
  <w16cex:commentExtensible w16cex:durableId="263FB5C3" w16cex:dateUtc="2022-05-30T18:29:00Z"/>
  <w16cex:commentExtensible w16cex:durableId="2646507B" w16cex:dateUtc="2022-06-04T18:43:00Z"/>
  <w16cex:commentExtensible w16cex:durableId="264108EC" w16cex:dateUtc="2022-05-31T18:36:00Z"/>
  <w16cex:commentExtensible w16cex:durableId="26367F42" w16cex:dateUtc="2022-05-23T18:46:00Z"/>
  <w16cex:commentExtensible w16cex:durableId="263CF7B9" w16cex:dateUtc="2022-05-28T16:34:00Z"/>
  <w16cex:commentExtensible w16cex:durableId="26327BC2" w16cex:dateUtc="2022-05-20T17:42:00Z"/>
  <w16cex:commentExtensible w16cex:durableId="2648F4CB" w16cex:dateUtc="2022-06-06T18:48:00Z"/>
  <w16cex:commentExtensible w16cex:durableId="26328622" w16cex:dateUtc="2022-05-20T18:26:00Z"/>
  <w16cex:commentExtensible w16cex:durableId="2632899A" w16cex:dateUtc="2022-05-20T18:41:00Z"/>
  <w16cex:commentExtensible w16cex:durableId="2648F51D" w16cex:dateUtc="2022-06-06T18:50:00Z"/>
  <w16cex:commentExtensible w16cex:durableId="26335AE2" w16cex:dateUtc="2022-05-21T09:34:00Z"/>
  <w16cex:commentExtensible w16cex:durableId="26335C3A" w16cex:dateUtc="2022-05-21T09:40:00Z"/>
  <w16cex:commentExtensible w16cex:durableId="264B82F2" w16cex:dateUtc="2022-06-08T17:20:00Z"/>
  <w16cex:commentExtensible w16cex:durableId="263680F7" w16cex:dateUtc="2022-05-23T18:53:00Z"/>
  <w16cex:commentExtensible w16cex:durableId="263CD883" w16cex:dateUtc="2022-05-28T14:21:00Z"/>
  <w16cex:commentExtensible w16cex:durableId="264B8629" w16cex:dateUtc="2022-06-08T17:33:00Z"/>
  <w16cex:commentExtensible w16cex:durableId="263CF6E0" w16cex:dateUtc="2022-05-28T16:30:00Z"/>
  <w16cex:commentExtensible w16cex:durableId="262D4597" w16cex:dateUtc="2022-05-16T18:50:00Z"/>
  <w16cex:commentExtensible w16cex:durableId="2630CD4C" w16cex:dateUtc="2022-05-19T11:06:00Z"/>
  <w16cex:commentExtensible w16cex:durableId="263FB949" w16cex:dateUtc="2022-05-30T18:44:00Z"/>
  <w16cex:commentExtensible w16cex:durableId="263CF758" w16cex:dateUtc="2022-05-28T16:32:00Z"/>
  <w16cex:commentExtensible w16cex:durableId="263CF75E" w16cex:dateUtc="2022-05-28T16:32:00Z"/>
  <w16cex:commentExtensible w16cex:durableId="264B929E" w16cex:dateUtc="2022-06-08T18:26:00Z"/>
  <w16cex:commentExtensible w16cex:durableId="264B9315" w16cex:dateUtc="2022-06-08T18:28:00Z"/>
  <w16cex:commentExtensible w16cex:durableId="263118FE" w16cex:dateUtc="2022-05-19T16:29:00Z"/>
  <w16cex:commentExtensible w16cex:durableId="264B931B" w16cex:dateUtc="2022-06-08T18:28:00Z"/>
  <w16cex:commentExtensible w16cex:durableId="2634D0DE" w16cex:dateUtc="2022-05-22T12:10:00Z"/>
  <w16cex:commentExtensible w16cex:durableId="26143356" w16cex:dateUtc="2022-04-27T18:25:00Z"/>
  <w16cex:commentExtensible w16cex:durableId="2652350F" w16cex:dateUtc="2022-06-13T19:13:00Z"/>
  <w16cex:commentExtensible w16cex:durableId="266A008F" w16cex:dateUtc="2022-07-01T20:23:00Z"/>
  <w16cex:commentExtensible w16cex:durableId="265233F2" w16cex:dateUtc="2022-06-13T19:08:00Z"/>
  <w16cex:commentExtensible w16cex:durableId="266A0196" w16cex:dateUtc="2022-07-01T20:28:00Z"/>
  <w16cex:commentExtensible w16cex:durableId="26523FC5" w16cex:dateUtc="2022-06-13T19:59:00Z"/>
  <w16cex:commentExtensible w16cex:durableId="265245FD" w16cex:dateUtc="2022-06-13T20:25:00Z"/>
  <w16cex:commentExtensible w16cex:durableId="265377BC" w16cex:dateUtc="2022-06-14T18:10:00Z"/>
  <w16cex:commentExtensible w16cex:durableId="26537BDA" w16cex:dateUtc="2022-06-14T18:27:00Z"/>
  <w16cex:commentExtensible w16cex:durableId="266A0212" w16cex:dateUtc="2022-07-01T20:30:00Z"/>
  <w16cex:commentExtensible w16cex:durableId="266A02CE" w16cex:dateUtc="2022-07-01T20:33:00Z"/>
  <w16cex:commentExtensible w16cex:durableId="26537CC3" w16cex:dateUtc="2022-06-14T18:31:00Z"/>
  <w16cex:commentExtensible w16cex:durableId="266A034B" w16cex:dateUtc="2022-07-01T20:35:00Z"/>
  <w16cex:commentExtensible w16cex:durableId="266A04D0" w16cex:dateUtc="2022-07-01T20:42:00Z"/>
  <w16cex:commentExtensible w16cex:durableId="266A051E" w16cex:dateUtc="2022-07-01T20:43:00Z"/>
  <w16cex:commentExtensible w16cex:durableId="266A0622" w16cex:dateUtc="2022-07-01T20:47:00Z"/>
  <w16cex:commentExtensible w16cex:durableId="266A0695" w16cex:dateUtc="2022-07-01T20:49:00Z"/>
  <w16cex:commentExtensible w16cex:durableId="265E0883" w16cex:dateUtc="2022-06-22T18:30:00Z"/>
  <w16cex:commentExtensible w16cex:durableId="265E0F45" w16cex:dateUtc="2022-06-22T18:59:00Z"/>
  <w16cex:commentExtensible w16cex:durableId="266A06B8" w16cex:dateUtc="2022-07-01T20:50:00Z"/>
  <w16cex:commentExtensible w16cex:durableId="265E08D8" w16cex:dateUtc="2022-06-22T18:32:00Z"/>
  <w16cex:commentExtensible w16cex:durableId="265E0F42" w16cex:dateUtc="2022-06-22T18:59:00Z"/>
  <w16cex:commentExtensible w16cex:durableId="2662DDAC" w16cex:dateUtc="2022-06-26T10:29:00Z"/>
  <w16cex:commentExtensible w16cex:durableId="265F74FF" w16cex:dateUtc="2022-06-23T20:25:00Z"/>
  <w16cex:commentExtensible w16cex:durableId="265F7525" w16cex:dateUtc="2022-06-23T20:26:00Z"/>
  <w16cex:commentExtensible w16cex:durableId="2661A4AF" w16cex:dateUtc="2022-06-25T12:13:00Z"/>
  <w16cex:commentExtensible w16cex:durableId="2661FF3E" w16cex:dateUtc="2022-06-25T18:40:00Z"/>
  <w16cex:commentExtensible w16cex:durableId="26620497" w16cex:dateUtc="2022-06-25T19:03:00Z"/>
  <w16cex:commentExtensible w16cex:durableId="2662DC55" w16cex:dateUtc="2022-06-26T10:23:00Z"/>
  <w16cex:commentExtensible w16cex:durableId="2662DD33" w16cex:dateUtc="2022-06-26T10:27:00Z"/>
  <w16cex:commentExtensible w16cex:durableId="2664BCFE" w16cex:dateUtc="2022-06-27T20:34:00Z"/>
  <w16cex:commentExtensible w16cex:durableId="2664A9D6" w16cex:dateUtc="2022-06-27T19:12:00Z"/>
  <w16cex:commentExtensible w16cex:durableId="26674799" w16cex:dateUtc="2022-06-29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72EF6B" w16cid:durableId="263E6DA4"/>
  <w16cid:commentId w16cid:paraId="294648E2" w16cid:durableId="26464432"/>
  <w16cid:commentId w16cid:paraId="54F87D92" w16cid:durableId="263FB5C3"/>
  <w16cid:commentId w16cid:paraId="7C0CCC3F" w16cid:durableId="2646507B"/>
  <w16cid:commentId w16cid:paraId="5BF63F00" w16cid:durableId="264108EC"/>
  <w16cid:commentId w16cid:paraId="1906E16E" w16cid:durableId="26367F42"/>
  <w16cid:commentId w16cid:paraId="3130CDA7" w16cid:durableId="263CF7B9"/>
  <w16cid:commentId w16cid:paraId="69018931" w16cid:durableId="26327BC2"/>
  <w16cid:commentId w16cid:paraId="5AF609A1" w16cid:durableId="2648F4CB"/>
  <w16cid:commentId w16cid:paraId="72AF30A6" w16cid:durableId="26328622"/>
  <w16cid:commentId w16cid:paraId="2C2C5397" w16cid:durableId="2632899A"/>
  <w16cid:commentId w16cid:paraId="3AB1F2B2" w16cid:durableId="2648F51D"/>
  <w16cid:commentId w16cid:paraId="682E2AF4" w16cid:durableId="26335AE2"/>
  <w16cid:commentId w16cid:paraId="01CBA4A0" w16cid:durableId="26335C3A"/>
  <w16cid:commentId w16cid:paraId="4F4C9394" w16cid:durableId="264B82F2"/>
  <w16cid:commentId w16cid:paraId="32950231" w16cid:durableId="263680F7"/>
  <w16cid:commentId w16cid:paraId="07E0B55C" w16cid:durableId="263CD883"/>
  <w16cid:commentId w16cid:paraId="05FE609D" w16cid:durableId="264B8629"/>
  <w16cid:commentId w16cid:paraId="1358E269" w16cid:durableId="263CF6E0"/>
  <w16cid:commentId w16cid:paraId="42BCFBB6" w16cid:durableId="262D4597"/>
  <w16cid:commentId w16cid:paraId="67115D91" w16cid:durableId="2630CD4C"/>
  <w16cid:commentId w16cid:paraId="1ED7EC42" w16cid:durableId="263FB949"/>
  <w16cid:commentId w16cid:paraId="0028E1C4" w16cid:durableId="263CF758"/>
  <w16cid:commentId w16cid:paraId="05DAC293" w16cid:durableId="263CF75E"/>
  <w16cid:commentId w16cid:paraId="536D6372" w16cid:durableId="264B929E"/>
  <w16cid:commentId w16cid:paraId="51E2F8ED" w16cid:durableId="264B9315"/>
  <w16cid:commentId w16cid:paraId="3BBC51F7" w16cid:durableId="263118FE"/>
  <w16cid:commentId w16cid:paraId="5D650FE6" w16cid:durableId="264B931B"/>
  <w16cid:commentId w16cid:paraId="0851B59E" w16cid:durableId="2634D0DE"/>
  <w16cid:commentId w16cid:paraId="2705342B" w16cid:durableId="26143356"/>
  <w16cid:commentId w16cid:paraId="2D59DB89" w16cid:durableId="2652350F"/>
  <w16cid:commentId w16cid:paraId="3EC6FC2F" w16cid:durableId="266A008F"/>
  <w16cid:commentId w16cid:paraId="10C46A13" w16cid:durableId="265233F2"/>
  <w16cid:commentId w16cid:paraId="5D20EF11" w16cid:durableId="266A0196"/>
  <w16cid:commentId w16cid:paraId="03B7C793" w16cid:durableId="26523FC5"/>
  <w16cid:commentId w16cid:paraId="2C612795" w16cid:durableId="265245FD"/>
  <w16cid:commentId w16cid:paraId="7B712077" w16cid:durableId="265377BC"/>
  <w16cid:commentId w16cid:paraId="75F23FAD" w16cid:durableId="26537BDA"/>
  <w16cid:commentId w16cid:paraId="2CBEBDF3" w16cid:durableId="266A0212"/>
  <w16cid:commentId w16cid:paraId="6C17EE18" w16cid:durableId="266A02CE"/>
  <w16cid:commentId w16cid:paraId="7A5C64ED" w16cid:durableId="26537CC3"/>
  <w16cid:commentId w16cid:paraId="34EC2549" w16cid:durableId="266A034B"/>
  <w16cid:commentId w16cid:paraId="63653BBE" w16cid:durableId="266A04D0"/>
  <w16cid:commentId w16cid:paraId="53AAB44D" w16cid:durableId="266A051E"/>
  <w16cid:commentId w16cid:paraId="0457F7C7" w16cid:durableId="266A0622"/>
  <w16cid:commentId w16cid:paraId="7070E704" w16cid:durableId="266A0695"/>
  <w16cid:commentId w16cid:paraId="4A3CE1C5" w16cid:durableId="265E0883"/>
  <w16cid:commentId w16cid:paraId="79029F24" w16cid:durableId="265E0F45"/>
  <w16cid:commentId w16cid:paraId="442CD02D" w16cid:durableId="266A06B8"/>
  <w16cid:commentId w16cid:paraId="41D78720" w16cid:durableId="265E08D8"/>
  <w16cid:commentId w16cid:paraId="645045A5" w16cid:durableId="265E0F42"/>
  <w16cid:commentId w16cid:paraId="63EFFB96" w16cid:durableId="2662DDAC"/>
  <w16cid:commentId w16cid:paraId="66993591" w16cid:durableId="265F74FF"/>
  <w16cid:commentId w16cid:paraId="74D48E5A" w16cid:durableId="265F7525"/>
  <w16cid:commentId w16cid:paraId="4BC841E8" w16cid:durableId="2661A4AF"/>
  <w16cid:commentId w16cid:paraId="17B67068" w16cid:durableId="2661FF3E"/>
  <w16cid:commentId w16cid:paraId="64155550" w16cid:durableId="26620497"/>
  <w16cid:commentId w16cid:paraId="694F0D05" w16cid:durableId="2662DC55"/>
  <w16cid:commentId w16cid:paraId="61A7BB49" w16cid:durableId="2662DD33"/>
  <w16cid:commentId w16cid:paraId="041660BF" w16cid:durableId="2664BCFE"/>
  <w16cid:commentId w16cid:paraId="37BC9174" w16cid:durableId="2664A9D6"/>
  <w16cid:commentId w16cid:paraId="138153B1" w16cid:durableId="266747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39BA1" w14:textId="77777777" w:rsidR="007F305E" w:rsidRDefault="007F305E" w:rsidP="002E639E">
      <w:r>
        <w:separator/>
      </w:r>
    </w:p>
    <w:p w14:paraId="41F6462E" w14:textId="77777777" w:rsidR="007F305E" w:rsidRDefault="007F305E"/>
  </w:endnote>
  <w:endnote w:type="continuationSeparator" w:id="0">
    <w:p w14:paraId="3675C46C" w14:textId="77777777" w:rsidR="007F305E" w:rsidRDefault="007F305E" w:rsidP="002E639E">
      <w:r>
        <w:continuationSeparator/>
      </w:r>
    </w:p>
    <w:p w14:paraId="5EFD21B9" w14:textId="77777777" w:rsidR="007F305E" w:rsidRDefault="007F30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A2"/>
    <w:family w:val="roman"/>
    <w:pitch w:val="variable"/>
    <w:sig w:usb0="00000000" w:usb1="80000000" w:usb2="00000008"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69B0"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082F7E06" w14:textId="77777777" w:rsidR="006B59FB" w:rsidRDefault="006B59FB"/>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63"/>
      <w:docPartObj>
        <w:docPartGallery w:val="Page Numbers (Bottom of Page)"/>
        <w:docPartUnique/>
      </w:docPartObj>
    </w:sdtPr>
    <w:sdtEndPr/>
    <w:sdtContent>
      <w:p w14:paraId="476F1494" w14:textId="77777777" w:rsidR="006B59FB" w:rsidRDefault="00CD0D4B">
        <w:pPr>
          <w:pStyle w:val="Footer"/>
          <w:jc w:val="center"/>
        </w:pPr>
        <w:r>
          <w:fldChar w:fldCharType="begin"/>
        </w:r>
        <w:r w:rsidR="006B59FB">
          <w:instrText>PAGE   \* MERGEFORMAT</w:instrText>
        </w:r>
        <w:r>
          <w:fldChar w:fldCharType="separate"/>
        </w:r>
        <w:r w:rsidR="00EE0793">
          <w:t>vii</w:t>
        </w:r>
        <w:r>
          <w:fldChar w:fldCharType="end"/>
        </w:r>
      </w:p>
    </w:sdtContent>
  </w:sdt>
  <w:p w14:paraId="0B755E31" w14:textId="77777777" w:rsidR="006B59FB" w:rsidRDefault="006B59F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ED75"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79377FE9" w14:textId="77777777" w:rsidR="006B59FB" w:rsidRDefault="006B59F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66"/>
      <w:docPartObj>
        <w:docPartGallery w:val="Page Numbers (Bottom of Page)"/>
        <w:docPartUnique/>
      </w:docPartObj>
    </w:sdtPr>
    <w:sdtEndPr/>
    <w:sdtContent>
      <w:p w14:paraId="7DE3985F" w14:textId="77777777" w:rsidR="006B59FB" w:rsidRDefault="00CD0D4B">
        <w:pPr>
          <w:pStyle w:val="Footer"/>
          <w:jc w:val="center"/>
        </w:pPr>
        <w:r>
          <w:fldChar w:fldCharType="begin"/>
        </w:r>
        <w:r w:rsidR="006B59FB">
          <w:instrText>PAGE   \* MERGEFORMAT</w:instrText>
        </w:r>
        <w:r>
          <w:fldChar w:fldCharType="separate"/>
        </w:r>
        <w:r w:rsidR="00EE0793">
          <w:t>viii</w:t>
        </w:r>
        <w:r>
          <w:fldChar w:fldCharType="end"/>
        </w:r>
      </w:p>
    </w:sdtContent>
  </w:sdt>
  <w:p w14:paraId="1F596090" w14:textId="77777777" w:rsidR="006B59FB" w:rsidRDefault="006B59F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DC6B6"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024D086A" w14:textId="77777777" w:rsidR="006B59FB" w:rsidRDefault="006B59F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68"/>
      <w:docPartObj>
        <w:docPartGallery w:val="Page Numbers (Bottom of Page)"/>
        <w:docPartUnique/>
      </w:docPartObj>
    </w:sdtPr>
    <w:sdtEndPr/>
    <w:sdtContent>
      <w:p w14:paraId="5A12C754" w14:textId="77777777" w:rsidR="006B59FB" w:rsidRDefault="00CD0D4B">
        <w:pPr>
          <w:pStyle w:val="Footer"/>
          <w:jc w:val="center"/>
        </w:pPr>
        <w:r>
          <w:fldChar w:fldCharType="begin"/>
        </w:r>
        <w:r w:rsidR="006B59FB">
          <w:instrText>PAGE   \* MERGEFORMAT</w:instrText>
        </w:r>
        <w:r>
          <w:fldChar w:fldCharType="separate"/>
        </w:r>
        <w:r w:rsidR="00EE0793">
          <w:t>ix</w:t>
        </w:r>
        <w:r>
          <w:fldChar w:fldCharType="end"/>
        </w:r>
      </w:p>
    </w:sdtContent>
  </w:sdt>
  <w:p w14:paraId="1D75D163" w14:textId="77777777" w:rsidR="006B59FB" w:rsidRDefault="006B59F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722E"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5D7E17FD" w14:textId="77777777" w:rsidR="006B59FB" w:rsidRDefault="006B59FB"/>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69"/>
      <w:docPartObj>
        <w:docPartGallery w:val="Page Numbers (Bottom of Page)"/>
        <w:docPartUnique/>
      </w:docPartObj>
    </w:sdtPr>
    <w:sdtEndPr/>
    <w:sdtContent>
      <w:p w14:paraId="313C12BF" w14:textId="77777777" w:rsidR="006B59FB" w:rsidRDefault="00CD0D4B">
        <w:pPr>
          <w:pStyle w:val="Footer"/>
          <w:jc w:val="center"/>
        </w:pPr>
        <w:r>
          <w:fldChar w:fldCharType="begin"/>
        </w:r>
        <w:r w:rsidR="006B59FB">
          <w:instrText>PAGE   \* MERGEFORMAT</w:instrText>
        </w:r>
        <w:r>
          <w:fldChar w:fldCharType="separate"/>
        </w:r>
        <w:r w:rsidR="00EE0793">
          <w:t>x</w:t>
        </w:r>
        <w:r>
          <w:fldChar w:fldCharType="end"/>
        </w:r>
      </w:p>
    </w:sdtContent>
  </w:sdt>
  <w:p w14:paraId="68A7F18A" w14:textId="77777777" w:rsidR="006B59FB" w:rsidRDefault="006B59F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4937"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7A6EABE0" w14:textId="77777777" w:rsidR="006B59FB" w:rsidRDefault="006B59FB"/>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70"/>
      <w:docPartObj>
        <w:docPartGallery w:val="Page Numbers (Bottom of Page)"/>
        <w:docPartUnique/>
      </w:docPartObj>
    </w:sdtPr>
    <w:sdtEndPr/>
    <w:sdtContent>
      <w:p w14:paraId="506BDBDB" w14:textId="77777777" w:rsidR="006B59FB" w:rsidRDefault="00CD0D4B">
        <w:pPr>
          <w:pStyle w:val="Footer"/>
          <w:jc w:val="center"/>
        </w:pPr>
        <w:r>
          <w:fldChar w:fldCharType="begin"/>
        </w:r>
        <w:r w:rsidR="006B59FB">
          <w:instrText>PAGE   \* MERGEFORMAT</w:instrText>
        </w:r>
        <w:r>
          <w:fldChar w:fldCharType="separate"/>
        </w:r>
        <w:r w:rsidR="00DA3776">
          <w:t>xi</w:t>
        </w:r>
        <w:r>
          <w:fldChar w:fldCharType="end"/>
        </w:r>
      </w:p>
    </w:sdtContent>
  </w:sdt>
  <w:p w14:paraId="54DE3454" w14:textId="77777777" w:rsidR="006B59FB" w:rsidRDefault="006B59F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2AC1D"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3981ABAD" w14:textId="77777777" w:rsidR="006B59FB" w:rsidRDefault="006B59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297180"/>
      <w:docPartObj>
        <w:docPartGallery w:val="Page Numbers (Bottom of Page)"/>
        <w:docPartUnique/>
      </w:docPartObj>
    </w:sdtPr>
    <w:sdtEndPr/>
    <w:sdtContent>
      <w:p w14:paraId="762A5E86" w14:textId="77777777" w:rsidR="006B59FB" w:rsidRDefault="00CD0D4B">
        <w:pPr>
          <w:pStyle w:val="Footer"/>
          <w:jc w:val="center"/>
        </w:pPr>
        <w:r>
          <w:fldChar w:fldCharType="begin"/>
        </w:r>
        <w:r w:rsidR="006B59FB">
          <w:instrText xml:space="preserve"> PAGE  \* roman  \* MERGEFORMAT </w:instrText>
        </w:r>
        <w:r>
          <w:fldChar w:fldCharType="separate"/>
        </w:r>
        <w:r w:rsidR="00DA3776">
          <w:t>iii</w:t>
        </w:r>
        <w:r>
          <w:fldChar w:fldCharType="end"/>
        </w:r>
      </w:p>
    </w:sdtContent>
  </w:sdt>
  <w:p w14:paraId="5279320A" w14:textId="77777777" w:rsidR="006B59FB" w:rsidRDefault="006B59FB"/>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180458"/>
      <w:docPartObj>
        <w:docPartGallery w:val="Page Numbers (Bottom of Page)"/>
        <w:docPartUnique/>
      </w:docPartObj>
    </w:sdtPr>
    <w:sdtEndPr/>
    <w:sdtContent>
      <w:p w14:paraId="321C7230" w14:textId="77777777" w:rsidR="006B59FB" w:rsidRDefault="00CD0D4B">
        <w:pPr>
          <w:pStyle w:val="Footer"/>
          <w:jc w:val="center"/>
        </w:pPr>
        <w:r>
          <w:fldChar w:fldCharType="begin"/>
        </w:r>
        <w:r w:rsidR="006B59FB">
          <w:instrText>PAGE   \* MERGEFORMAT</w:instrText>
        </w:r>
        <w:r>
          <w:fldChar w:fldCharType="separate"/>
        </w:r>
        <w:r w:rsidR="00EE0793">
          <w:t>xii</w:t>
        </w:r>
        <w:r>
          <w:fldChar w:fldCharType="end"/>
        </w:r>
      </w:p>
    </w:sdtContent>
  </w:sdt>
  <w:p w14:paraId="08555C2E" w14:textId="77777777" w:rsidR="006B59FB" w:rsidRDefault="006B59FB"/>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0470" w14:textId="77777777" w:rsidR="00946398" w:rsidRDefault="00946398" w:rsidP="00F94179">
    <w:pPr>
      <w:framePr w:wrap="around" w:vAnchor="text" w:hAnchor="margin" w:xAlign="center" w:y="1"/>
      <w:rPr>
        <w:rFonts w:eastAsia="Batang"/>
      </w:rPr>
    </w:pPr>
    <w:r>
      <w:rPr>
        <w:rFonts w:eastAsia="Batang"/>
      </w:rPr>
      <w:fldChar w:fldCharType="begin"/>
    </w:r>
    <w:r>
      <w:rPr>
        <w:rFonts w:eastAsia="Batang"/>
      </w:rPr>
      <w:instrText xml:space="preserve">PAGE  </w:instrText>
    </w:r>
    <w:r>
      <w:rPr>
        <w:rFonts w:eastAsia="Batang"/>
      </w:rPr>
      <w:fldChar w:fldCharType="separate"/>
    </w:r>
    <w:r>
      <w:rPr>
        <w:rFonts w:eastAsia="Batang"/>
      </w:rPr>
      <w:t>ii</w:t>
    </w:r>
    <w:r>
      <w:rPr>
        <w:rFonts w:eastAsia="Batang"/>
      </w:rPr>
      <w:fldChar w:fldCharType="end"/>
    </w:r>
  </w:p>
  <w:p w14:paraId="1F401122" w14:textId="77777777" w:rsidR="00946398" w:rsidRDefault="00946398"/>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688328"/>
      <w:docPartObj>
        <w:docPartGallery w:val="Page Numbers (Bottom of Page)"/>
        <w:docPartUnique/>
      </w:docPartObj>
    </w:sdtPr>
    <w:sdtEndPr/>
    <w:sdtContent>
      <w:p w14:paraId="1DB31FBF" w14:textId="77777777" w:rsidR="00946398" w:rsidRDefault="00946398">
        <w:pPr>
          <w:pStyle w:val="Footer"/>
          <w:jc w:val="center"/>
        </w:pPr>
        <w:r>
          <w:fldChar w:fldCharType="begin"/>
        </w:r>
        <w:r>
          <w:instrText>PAGE   \* MERGEFORMAT</w:instrText>
        </w:r>
        <w:r>
          <w:fldChar w:fldCharType="separate"/>
        </w:r>
        <w:r>
          <w:t>2</w:t>
        </w:r>
        <w:r>
          <w:fldChar w:fldCharType="end"/>
        </w:r>
      </w:p>
    </w:sdtContent>
  </w:sdt>
  <w:p w14:paraId="7BD595B6" w14:textId="77777777" w:rsidR="00946398" w:rsidRDefault="00946398"/>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ECA0D"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560A1E14" w14:textId="77777777" w:rsidR="006B59FB" w:rsidRDefault="006B59FB"/>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205241"/>
      <w:docPartObj>
        <w:docPartGallery w:val="Page Numbers (Bottom of Page)"/>
        <w:docPartUnique/>
      </w:docPartObj>
    </w:sdtPr>
    <w:sdtEndPr/>
    <w:sdtContent>
      <w:p w14:paraId="31206BFE" w14:textId="77777777" w:rsidR="006B59FB" w:rsidRDefault="00CD0D4B">
        <w:pPr>
          <w:pStyle w:val="Footer"/>
          <w:jc w:val="center"/>
        </w:pPr>
        <w:r>
          <w:fldChar w:fldCharType="begin"/>
        </w:r>
        <w:r w:rsidR="006B59FB">
          <w:instrText>PAGE   \* MERGEFORMAT</w:instrText>
        </w:r>
        <w:r>
          <w:fldChar w:fldCharType="separate"/>
        </w:r>
        <w:r w:rsidR="00DA3776">
          <w:t>2</w:t>
        </w:r>
        <w:r>
          <w:fldChar w:fldCharType="end"/>
        </w:r>
      </w:p>
    </w:sdtContent>
  </w:sdt>
  <w:p w14:paraId="43DBB7CE" w14:textId="77777777" w:rsidR="006B59FB" w:rsidRDefault="006B59FB"/>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950E6" w14:textId="77777777" w:rsidR="006B59FB" w:rsidRDefault="00CD0D4B" w:rsidP="004B73F6">
    <w:pPr>
      <w:pStyle w:val="Footer"/>
      <w:framePr w:wrap="around" w:vAnchor="text" w:hAnchor="margin" w:xAlign="center" w:y="1"/>
      <w:rPr>
        <w:rStyle w:val="PageNumber"/>
        <w:rFonts w:eastAsia="Batang"/>
      </w:rPr>
    </w:pPr>
    <w:r>
      <w:rPr>
        <w:rStyle w:val="PageNumber"/>
        <w:rFonts w:eastAsia="Batang"/>
      </w:rPr>
      <w:fldChar w:fldCharType="begin"/>
    </w:r>
    <w:r w:rsidR="006B59FB">
      <w:rPr>
        <w:rStyle w:val="PageNumber"/>
        <w:rFonts w:eastAsia="Batang"/>
      </w:rPr>
      <w:instrText xml:space="preserve">PAGE  </w:instrText>
    </w:r>
    <w:r>
      <w:rPr>
        <w:rStyle w:val="PageNumber"/>
        <w:rFonts w:eastAsia="Batang"/>
      </w:rPr>
      <w:fldChar w:fldCharType="separate"/>
    </w:r>
    <w:r w:rsidR="006B59FB">
      <w:rPr>
        <w:rStyle w:val="PageNumber"/>
        <w:rFonts w:eastAsia="Batang"/>
      </w:rPr>
      <w:t>2</w:t>
    </w:r>
    <w:r>
      <w:rPr>
        <w:rStyle w:val="PageNumber"/>
        <w:rFonts w:eastAsia="Batang"/>
      </w:rPr>
      <w:fldChar w:fldCharType="end"/>
    </w:r>
  </w:p>
  <w:p w14:paraId="03A17255" w14:textId="77777777" w:rsidR="006B59FB" w:rsidRDefault="006B59F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305871"/>
      <w:docPartObj>
        <w:docPartGallery w:val="Page Numbers (Bottom of Page)"/>
        <w:docPartUnique/>
      </w:docPartObj>
    </w:sdtPr>
    <w:sdtEndPr/>
    <w:sdtContent>
      <w:p w14:paraId="51F8F156" w14:textId="77777777" w:rsidR="006B59FB" w:rsidRPr="00262828" w:rsidRDefault="00CD0D4B" w:rsidP="00EC3265">
        <w:pPr>
          <w:pStyle w:val="Footer"/>
          <w:jc w:val="center"/>
        </w:pPr>
        <w:r>
          <w:fldChar w:fldCharType="begin"/>
        </w:r>
        <w:r w:rsidR="006B59FB">
          <w:instrText>PAGE   \* MERGEFORMAT</w:instrText>
        </w:r>
        <w:r>
          <w:fldChar w:fldCharType="separate"/>
        </w:r>
        <w:r w:rsidR="00DA3776">
          <w:t>11</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EE6C0"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05D733BD" w14:textId="77777777" w:rsidR="006B59FB" w:rsidRDefault="006B59FB"/>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83"/>
      <w:docPartObj>
        <w:docPartGallery w:val="Page Numbers (Bottom of Page)"/>
        <w:docPartUnique/>
      </w:docPartObj>
    </w:sdtPr>
    <w:sdtEndPr/>
    <w:sdtContent>
      <w:p w14:paraId="11A6BE78" w14:textId="77777777" w:rsidR="006B59FB" w:rsidRDefault="00CD0D4B">
        <w:pPr>
          <w:pStyle w:val="Footer"/>
          <w:jc w:val="center"/>
        </w:pPr>
        <w:r>
          <w:fldChar w:fldCharType="begin"/>
        </w:r>
        <w:r w:rsidR="006B59FB">
          <w:instrText>PAGE   \* MERGEFORMAT</w:instrText>
        </w:r>
        <w:r>
          <w:fldChar w:fldCharType="separate"/>
        </w:r>
        <w:r w:rsidR="00DA3776">
          <w:t>16</w:t>
        </w:r>
        <w:r>
          <w:fldChar w:fldCharType="end"/>
        </w:r>
      </w:p>
    </w:sdtContent>
  </w:sdt>
  <w:p w14:paraId="44E5C82D" w14:textId="77777777" w:rsidR="006B59FB" w:rsidRDefault="006B59FB"/>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7C20"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02F9B8A9" w14:textId="77777777" w:rsidR="006B59FB" w:rsidRDefault="006B59F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8B318"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31EB63FB" w14:textId="77777777" w:rsidR="006B59FB" w:rsidRDefault="006B59FB"/>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84"/>
      <w:docPartObj>
        <w:docPartGallery w:val="Page Numbers (Bottom of Page)"/>
        <w:docPartUnique/>
      </w:docPartObj>
    </w:sdtPr>
    <w:sdtEndPr/>
    <w:sdtContent>
      <w:p w14:paraId="191673D1" w14:textId="77777777" w:rsidR="006B59FB" w:rsidRDefault="00CD0D4B">
        <w:pPr>
          <w:pStyle w:val="Footer"/>
          <w:jc w:val="center"/>
        </w:pPr>
        <w:r>
          <w:fldChar w:fldCharType="begin"/>
        </w:r>
        <w:r w:rsidR="006B59FB">
          <w:instrText>PAGE   \* MERGEFORMAT</w:instrText>
        </w:r>
        <w:r>
          <w:fldChar w:fldCharType="separate"/>
        </w:r>
        <w:r w:rsidR="00EE0793">
          <w:t>21</w:t>
        </w:r>
        <w:r>
          <w:fldChar w:fldCharType="end"/>
        </w:r>
      </w:p>
    </w:sdtContent>
  </w:sdt>
  <w:p w14:paraId="0D65D565" w14:textId="77777777" w:rsidR="006B59FB" w:rsidRDefault="006B59FB"/>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4B7A0"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798549F1" w14:textId="77777777" w:rsidR="006B59FB" w:rsidRDefault="006B59FB"/>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85"/>
      <w:docPartObj>
        <w:docPartGallery w:val="Page Numbers (Bottom of Page)"/>
        <w:docPartUnique/>
      </w:docPartObj>
    </w:sdtPr>
    <w:sdtEndPr/>
    <w:sdtContent>
      <w:p w14:paraId="0BA73136" w14:textId="77777777" w:rsidR="006B59FB" w:rsidRDefault="00CD0D4B">
        <w:pPr>
          <w:pStyle w:val="Footer"/>
          <w:jc w:val="center"/>
        </w:pPr>
        <w:r>
          <w:fldChar w:fldCharType="begin"/>
        </w:r>
        <w:r w:rsidR="006B59FB">
          <w:instrText>PAGE   \* MERGEFORMAT</w:instrText>
        </w:r>
        <w:r>
          <w:fldChar w:fldCharType="separate"/>
        </w:r>
        <w:r w:rsidR="00EE0793">
          <w:t>22</w:t>
        </w:r>
        <w:r>
          <w:fldChar w:fldCharType="end"/>
        </w:r>
      </w:p>
    </w:sdtContent>
  </w:sdt>
  <w:p w14:paraId="2817A0B6" w14:textId="77777777" w:rsidR="006B59FB" w:rsidRDefault="006B59FB"/>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E1BA" w14:textId="77777777" w:rsidR="006B59FB" w:rsidRDefault="00CD0D4B" w:rsidP="00677E8A">
    <w:pPr>
      <w:pStyle w:val="Footer"/>
      <w:framePr w:wrap="around" w:vAnchor="text" w:hAnchor="margin" w:xAlign="center" w:y="1"/>
      <w:rPr>
        <w:rStyle w:val="PageNumber"/>
        <w:rFonts w:eastAsia="Batang"/>
      </w:rPr>
    </w:pPr>
    <w:r>
      <w:rPr>
        <w:rStyle w:val="PageNumber"/>
        <w:rFonts w:eastAsia="Batang"/>
      </w:rPr>
      <w:fldChar w:fldCharType="begin"/>
    </w:r>
    <w:r w:rsidR="006B59FB">
      <w:rPr>
        <w:rStyle w:val="PageNumber"/>
        <w:rFonts w:eastAsia="Batang"/>
      </w:rPr>
      <w:instrText xml:space="preserve">PAGE  </w:instrText>
    </w:r>
    <w:r>
      <w:rPr>
        <w:rStyle w:val="PageNumber"/>
        <w:rFonts w:eastAsia="Batang"/>
      </w:rPr>
      <w:fldChar w:fldCharType="separate"/>
    </w:r>
    <w:r w:rsidR="006B59FB">
      <w:rPr>
        <w:rStyle w:val="PageNumber"/>
        <w:rFonts w:eastAsia="Batang"/>
      </w:rPr>
      <w:t>2</w:t>
    </w:r>
    <w:r>
      <w:rPr>
        <w:rStyle w:val="PageNumber"/>
        <w:rFonts w:eastAsia="Batang"/>
      </w:rPr>
      <w:fldChar w:fldCharType="end"/>
    </w:r>
  </w:p>
  <w:p w14:paraId="4D257177" w14:textId="77777777" w:rsidR="006B59FB" w:rsidRDefault="006B59FB">
    <w:pPr>
      <w:pStyle w:val="Footer"/>
    </w:pPr>
  </w:p>
  <w:p w14:paraId="307EB45A" w14:textId="77777777" w:rsidR="006B59FB" w:rsidRDefault="006B59FB"/>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E645" w14:textId="77777777" w:rsidR="006B59FB" w:rsidRDefault="00CD0D4B" w:rsidP="00250841">
    <w:pPr>
      <w:pStyle w:val="Footer"/>
      <w:jc w:val="center"/>
    </w:pPr>
    <w:r>
      <w:fldChar w:fldCharType="begin"/>
    </w:r>
    <w:r w:rsidR="006B59FB">
      <w:instrText>PAGE   \* MERGEFORMAT</w:instrText>
    </w:r>
    <w:r>
      <w:fldChar w:fldCharType="separate"/>
    </w:r>
    <w:r w:rsidR="00DA3776">
      <w:t>26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79"/>
      <w:docPartObj>
        <w:docPartGallery w:val="Page Numbers (Bottom of Page)"/>
        <w:docPartUnique/>
      </w:docPartObj>
    </w:sdtPr>
    <w:sdtEndPr/>
    <w:sdtContent>
      <w:p w14:paraId="4DEF70A4" w14:textId="77777777" w:rsidR="006B59FB" w:rsidRDefault="00CD0D4B">
        <w:pPr>
          <w:pStyle w:val="Footer"/>
          <w:jc w:val="center"/>
        </w:pPr>
        <w:r>
          <w:fldChar w:fldCharType="begin"/>
        </w:r>
        <w:r w:rsidR="006B59FB">
          <w:instrText>PAGE   \* MERGEFORMAT</w:instrText>
        </w:r>
        <w:r>
          <w:fldChar w:fldCharType="separate"/>
        </w:r>
        <w:r w:rsidR="00EE0793">
          <w:t>iv</w:t>
        </w:r>
        <w:r>
          <w:fldChar w:fldCharType="end"/>
        </w:r>
      </w:p>
    </w:sdtContent>
  </w:sdt>
  <w:p w14:paraId="75C118FE" w14:textId="77777777" w:rsidR="006B59FB" w:rsidRDefault="006B59F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3D68"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028BCA9A" w14:textId="77777777" w:rsidR="006B59FB" w:rsidRDefault="006B59F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80"/>
      <w:docPartObj>
        <w:docPartGallery w:val="Page Numbers (Bottom of Page)"/>
        <w:docPartUnique/>
      </w:docPartObj>
    </w:sdtPr>
    <w:sdtEndPr/>
    <w:sdtContent>
      <w:p w14:paraId="30396988" w14:textId="77777777" w:rsidR="006B59FB" w:rsidRDefault="00CD0D4B">
        <w:pPr>
          <w:pStyle w:val="Footer"/>
          <w:jc w:val="center"/>
        </w:pPr>
        <w:r>
          <w:fldChar w:fldCharType="begin"/>
        </w:r>
        <w:r w:rsidR="006B59FB">
          <w:instrText>PAGE   \* MERGEFORMAT</w:instrText>
        </w:r>
        <w:r>
          <w:fldChar w:fldCharType="separate"/>
        </w:r>
        <w:r w:rsidR="00EE0793">
          <w:t>v</w:t>
        </w:r>
        <w:r>
          <w:fldChar w:fldCharType="end"/>
        </w:r>
      </w:p>
    </w:sdtContent>
  </w:sdt>
  <w:p w14:paraId="259250BD" w14:textId="77777777" w:rsidR="006B59FB" w:rsidRDefault="006B59F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01F9"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0A727B03" w14:textId="77777777" w:rsidR="006B59FB" w:rsidRDefault="006B59F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6081"/>
      <w:docPartObj>
        <w:docPartGallery w:val="Page Numbers (Bottom of Page)"/>
        <w:docPartUnique/>
      </w:docPartObj>
    </w:sdtPr>
    <w:sdtEndPr/>
    <w:sdtContent>
      <w:p w14:paraId="603C0D7A" w14:textId="77777777" w:rsidR="006B59FB" w:rsidRDefault="00CD0D4B">
        <w:pPr>
          <w:pStyle w:val="Footer"/>
          <w:jc w:val="center"/>
        </w:pPr>
        <w:r>
          <w:fldChar w:fldCharType="begin"/>
        </w:r>
        <w:r w:rsidR="006B59FB">
          <w:instrText>PAGE   \* MERGEFORMAT</w:instrText>
        </w:r>
        <w:r>
          <w:fldChar w:fldCharType="separate"/>
        </w:r>
        <w:r w:rsidR="00EE0793">
          <w:t>vi</w:t>
        </w:r>
        <w:r>
          <w:fldChar w:fldCharType="end"/>
        </w:r>
      </w:p>
    </w:sdtContent>
  </w:sdt>
  <w:p w14:paraId="7ADDDED4" w14:textId="77777777" w:rsidR="006B59FB" w:rsidRDefault="006B59F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29C9" w14:textId="77777777" w:rsidR="006B59FB" w:rsidRDefault="00CD0D4B" w:rsidP="00F94179">
    <w:pPr>
      <w:framePr w:wrap="around" w:vAnchor="text" w:hAnchor="margin" w:xAlign="center" w:y="1"/>
      <w:rPr>
        <w:rFonts w:eastAsia="Batang"/>
      </w:rPr>
    </w:pPr>
    <w:r>
      <w:rPr>
        <w:rFonts w:eastAsia="Batang"/>
      </w:rPr>
      <w:fldChar w:fldCharType="begin"/>
    </w:r>
    <w:r w:rsidR="006B59FB">
      <w:rPr>
        <w:rFonts w:eastAsia="Batang"/>
      </w:rPr>
      <w:instrText xml:space="preserve">PAGE  </w:instrText>
    </w:r>
    <w:r>
      <w:rPr>
        <w:rFonts w:eastAsia="Batang"/>
      </w:rPr>
      <w:fldChar w:fldCharType="separate"/>
    </w:r>
    <w:r w:rsidR="006B59FB">
      <w:rPr>
        <w:rFonts w:eastAsia="Batang"/>
      </w:rPr>
      <w:t>ii</w:t>
    </w:r>
    <w:r>
      <w:rPr>
        <w:rFonts w:eastAsia="Batang"/>
      </w:rPr>
      <w:fldChar w:fldCharType="end"/>
    </w:r>
  </w:p>
  <w:p w14:paraId="4023C535" w14:textId="77777777" w:rsidR="006B59FB" w:rsidRDefault="006B59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0B25C" w14:textId="77777777" w:rsidR="007F305E" w:rsidRDefault="007F305E" w:rsidP="002E639E">
      <w:r>
        <w:separator/>
      </w:r>
    </w:p>
    <w:p w14:paraId="41A74E63" w14:textId="77777777" w:rsidR="007F305E" w:rsidRDefault="007F305E"/>
  </w:footnote>
  <w:footnote w:type="continuationSeparator" w:id="0">
    <w:p w14:paraId="5057E1D7" w14:textId="77777777" w:rsidR="007F305E" w:rsidRDefault="007F305E" w:rsidP="002E639E">
      <w:r>
        <w:continuationSeparator/>
      </w:r>
    </w:p>
    <w:p w14:paraId="567FC8F3" w14:textId="77777777" w:rsidR="007F305E" w:rsidRDefault="007F30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327F" w14:textId="77777777" w:rsidR="006B59FB" w:rsidRDefault="006B59FB" w:rsidP="00032429">
    <w:pPr>
      <w:pStyle w:val="Header"/>
      <w:tabs>
        <w:tab w:val="clear" w:pos="4536"/>
        <w:tab w:val="clear" w:pos="9072"/>
        <w:tab w:val="left" w:pos="1440"/>
        <w:tab w:val="left" w:pos="2175"/>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02066" w14:textId="77777777" w:rsidR="00946398" w:rsidRDefault="00946398" w:rsidP="00032429">
    <w:pPr>
      <w:pStyle w:val="Header"/>
      <w:tabs>
        <w:tab w:val="clear" w:pos="4536"/>
        <w:tab w:val="clear" w:pos="9072"/>
        <w:tab w:val="left" w:pos="1440"/>
        <w:tab w:val="left" w:pos="217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77B40" w14:textId="77777777" w:rsidR="006B59FB" w:rsidRDefault="006B59FB" w:rsidP="00032429">
    <w:pPr>
      <w:pStyle w:val="Header"/>
      <w:tabs>
        <w:tab w:val="clear" w:pos="4536"/>
        <w:tab w:val="clear" w:pos="9072"/>
        <w:tab w:val="left" w:pos="1440"/>
        <w:tab w:val="left" w:pos="217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125" w14:textId="77777777" w:rsidR="006B59FB" w:rsidRDefault="006B59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ACC"/>
    <w:multiLevelType w:val="hybridMultilevel"/>
    <w:tmpl w:val="DB444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 w15:restartNumberingAfterBreak="0">
    <w:nsid w:val="0AD23A7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90D3519"/>
    <w:multiLevelType w:val="multilevel"/>
    <w:tmpl w:val="8174AC02"/>
    <w:lvl w:ilvl="0">
      <w:start w:val="1"/>
      <w:numFmt w:val="decimal"/>
      <w:pStyle w:val="SekilFBESablonEKLER"/>
      <w:suff w:val="space"/>
      <w:lvlText w:val="Şekil A.%1 :"/>
      <w:lvlJc w:val="left"/>
      <w:pPr>
        <w:ind w:left="1134" w:firstLine="0"/>
      </w:pPr>
      <w:rPr>
        <w:rFonts w:ascii="Times New Roman" w:hAnsi="Times New Roman" w:cs="Times New Roman" w:hint="default"/>
        <w:b/>
        <w:i w:val="0"/>
        <w:sz w:val="24"/>
        <w:szCs w:val="24"/>
      </w:rPr>
    </w:lvl>
    <w:lvl w:ilvl="1">
      <w:start w:val="1"/>
      <w:numFmt w:val="decimal"/>
      <w:lvlText w:val="Figure %1.%2."/>
      <w:lvlJc w:val="left"/>
      <w:pPr>
        <w:tabs>
          <w:tab w:val="num" w:pos="1566"/>
        </w:tabs>
        <w:ind w:left="1566" w:hanging="432"/>
      </w:pPr>
      <w:rPr>
        <w:rFonts w:hint="default"/>
      </w:rPr>
    </w:lvl>
    <w:lvl w:ilvl="2">
      <w:start w:val="1"/>
      <w:numFmt w:val="decimal"/>
      <w:lvlText w:val="%1.%2.%3."/>
      <w:lvlJc w:val="left"/>
      <w:pPr>
        <w:tabs>
          <w:tab w:val="num" w:pos="1998"/>
        </w:tabs>
        <w:ind w:left="1998" w:hanging="504"/>
      </w:pPr>
      <w:rPr>
        <w:rFonts w:hint="default"/>
      </w:rPr>
    </w:lvl>
    <w:lvl w:ilvl="3">
      <w:start w:val="1"/>
      <w:numFmt w:val="decimal"/>
      <w:lvlText w:val="%1.%2.%3.%4."/>
      <w:lvlJc w:val="left"/>
      <w:pPr>
        <w:tabs>
          <w:tab w:val="num" w:pos="2502"/>
        </w:tabs>
        <w:ind w:left="2502" w:hanging="648"/>
      </w:pPr>
      <w:rPr>
        <w:rFonts w:hint="default"/>
      </w:rPr>
    </w:lvl>
    <w:lvl w:ilvl="4">
      <w:start w:val="1"/>
      <w:numFmt w:val="decimal"/>
      <w:lvlText w:val="%1.%2.%3.%4.%5."/>
      <w:lvlJc w:val="left"/>
      <w:pPr>
        <w:tabs>
          <w:tab w:val="num" w:pos="3006"/>
        </w:tabs>
        <w:ind w:left="3006" w:hanging="792"/>
      </w:pPr>
      <w:rPr>
        <w:rFonts w:hint="default"/>
      </w:rPr>
    </w:lvl>
    <w:lvl w:ilvl="5">
      <w:start w:val="1"/>
      <w:numFmt w:val="decimal"/>
      <w:lvlText w:val="%1.%2.%3.%4.%5.%6."/>
      <w:lvlJc w:val="left"/>
      <w:pPr>
        <w:tabs>
          <w:tab w:val="num" w:pos="3510"/>
        </w:tabs>
        <w:ind w:left="3510" w:hanging="936"/>
      </w:pPr>
      <w:rPr>
        <w:rFonts w:hint="default"/>
      </w:rPr>
    </w:lvl>
    <w:lvl w:ilvl="6">
      <w:start w:val="1"/>
      <w:numFmt w:val="decimal"/>
      <w:lvlText w:val="%1.%2.%3.%4.%5.%6.%7."/>
      <w:lvlJc w:val="left"/>
      <w:pPr>
        <w:tabs>
          <w:tab w:val="num" w:pos="4014"/>
        </w:tabs>
        <w:ind w:left="4014" w:hanging="1080"/>
      </w:pPr>
      <w:rPr>
        <w:rFonts w:hint="default"/>
      </w:rPr>
    </w:lvl>
    <w:lvl w:ilvl="7">
      <w:start w:val="1"/>
      <w:numFmt w:val="decimal"/>
      <w:lvlText w:val="%1.%2.%3.%4.%5.%6.%7.%8."/>
      <w:lvlJc w:val="left"/>
      <w:pPr>
        <w:tabs>
          <w:tab w:val="num" w:pos="4518"/>
        </w:tabs>
        <w:ind w:left="4518" w:hanging="1224"/>
      </w:pPr>
      <w:rPr>
        <w:rFonts w:hint="default"/>
      </w:rPr>
    </w:lvl>
    <w:lvl w:ilvl="8">
      <w:start w:val="1"/>
      <w:numFmt w:val="decimal"/>
      <w:lvlText w:val="%1.%2.%3.%4.%5.%6.%7.%8.%9."/>
      <w:lvlJc w:val="left"/>
      <w:pPr>
        <w:tabs>
          <w:tab w:val="num" w:pos="5094"/>
        </w:tabs>
        <w:ind w:left="5094" w:hanging="1440"/>
      </w:pPr>
      <w:rPr>
        <w:rFonts w:hint="default"/>
      </w:rPr>
    </w:lvl>
  </w:abstractNum>
  <w:abstractNum w:abstractNumId="5" w15:restartNumberingAfterBreak="0">
    <w:nsid w:val="2A1A6F52"/>
    <w:multiLevelType w:val="multilevel"/>
    <w:tmpl w:val="FAA89330"/>
    <w:lvl w:ilvl="0">
      <w:start w:val="1"/>
      <w:numFmt w:val="decimal"/>
      <w:pStyle w:val="CizelgeFBESablonBolumI"/>
      <w:suff w:val="space"/>
      <w:lvlText w:val="Çizelge 1.%1 :"/>
      <w:lvlJc w:val="left"/>
      <w:pPr>
        <w:ind w:left="255" w:firstLine="454"/>
      </w:pPr>
      <w:rPr>
        <w:rFonts w:ascii="Times New (W1)" w:hAnsi="Times New (W1)" w:hint="default"/>
        <w:b w:val="0"/>
        <w:i w:val="0"/>
        <w:sz w:val="24"/>
        <w:szCs w:val="24"/>
      </w:rPr>
    </w:lvl>
    <w:lvl w:ilvl="1">
      <w:start w:val="1"/>
      <w:numFmt w:val="none"/>
      <w:lvlRestart w:val="0"/>
      <w:lvlText w:val=""/>
      <w:lvlJc w:val="left"/>
      <w:pPr>
        <w:tabs>
          <w:tab w:val="num" w:pos="-70"/>
        </w:tabs>
        <w:ind w:left="-70" w:hanging="432"/>
      </w:pPr>
      <w:rPr>
        <w:rFonts w:ascii="Times New Roman" w:hAnsi="Times New Roman" w:hint="default"/>
        <w:b/>
        <w:i w:val="0"/>
        <w:sz w:val="24"/>
        <w:szCs w:val="24"/>
      </w:rPr>
    </w:lvl>
    <w:lvl w:ilvl="2">
      <w:start w:val="1"/>
      <w:numFmt w:val="none"/>
      <w:lvlRestart w:val="1"/>
      <w:isLgl/>
      <w:lvlText w:val=""/>
      <w:lvlJc w:val="left"/>
      <w:pPr>
        <w:tabs>
          <w:tab w:val="num" w:pos="362"/>
        </w:tabs>
        <w:ind w:left="362" w:hanging="504"/>
      </w:pPr>
      <w:rPr>
        <w:rFonts w:ascii="Times New Roman" w:hAnsi="Times New Roman" w:hint="default"/>
        <w:b/>
        <w:i w:val="0"/>
        <w:sz w:val="24"/>
        <w:szCs w:val="24"/>
      </w:rPr>
    </w:lvl>
    <w:lvl w:ilvl="3">
      <w:start w:val="1"/>
      <w:numFmt w:val="decimal"/>
      <w:lvlText w:val="%1.%2.%3.%4."/>
      <w:lvlJc w:val="left"/>
      <w:pPr>
        <w:tabs>
          <w:tab w:val="num" w:pos="866"/>
        </w:tabs>
        <w:ind w:left="866" w:hanging="648"/>
      </w:pPr>
      <w:rPr>
        <w:rFonts w:hint="default"/>
      </w:rPr>
    </w:lvl>
    <w:lvl w:ilvl="4">
      <w:start w:val="1"/>
      <w:numFmt w:val="decimal"/>
      <w:lvlText w:val="%1.%2.%3.%4.%5."/>
      <w:lvlJc w:val="left"/>
      <w:pPr>
        <w:tabs>
          <w:tab w:val="num" w:pos="1370"/>
        </w:tabs>
        <w:ind w:left="1370" w:hanging="792"/>
      </w:pPr>
      <w:rPr>
        <w:rFonts w:hint="default"/>
      </w:rPr>
    </w:lvl>
    <w:lvl w:ilvl="5">
      <w:start w:val="1"/>
      <w:numFmt w:val="decimal"/>
      <w:lvlText w:val="%1.%2.%3.%4.%5.%6."/>
      <w:lvlJc w:val="left"/>
      <w:pPr>
        <w:tabs>
          <w:tab w:val="num" w:pos="1874"/>
        </w:tabs>
        <w:ind w:left="1874" w:hanging="936"/>
      </w:pPr>
      <w:rPr>
        <w:rFonts w:hint="default"/>
      </w:rPr>
    </w:lvl>
    <w:lvl w:ilvl="6">
      <w:start w:val="1"/>
      <w:numFmt w:val="decimal"/>
      <w:lvlText w:val="%1.%2.%3.%4.%5.%6.%7."/>
      <w:lvlJc w:val="left"/>
      <w:pPr>
        <w:tabs>
          <w:tab w:val="num" w:pos="2378"/>
        </w:tabs>
        <w:ind w:left="2378" w:hanging="1080"/>
      </w:pPr>
      <w:rPr>
        <w:rFonts w:hint="default"/>
      </w:rPr>
    </w:lvl>
    <w:lvl w:ilvl="7">
      <w:start w:val="1"/>
      <w:numFmt w:val="decimal"/>
      <w:lvlText w:val="%1.%2.%3.%4.%5.%6.%7.%8."/>
      <w:lvlJc w:val="left"/>
      <w:pPr>
        <w:tabs>
          <w:tab w:val="num" w:pos="2882"/>
        </w:tabs>
        <w:ind w:left="2882" w:hanging="1224"/>
      </w:pPr>
      <w:rPr>
        <w:rFonts w:hint="default"/>
      </w:rPr>
    </w:lvl>
    <w:lvl w:ilvl="8">
      <w:start w:val="1"/>
      <w:numFmt w:val="decimal"/>
      <w:lvlText w:val="%1.%2.%3.%4.%5.%6.%7.%8.%9."/>
      <w:lvlJc w:val="left"/>
      <w:pPr>
        <w:tabs>
          <w:tab w:val="num" w:pos="3458"/>
        </w:tabs>
        <w:ind w:left="3458" w:hanging="1440"/>
      </w:pPr>
      <w:rPr>
        <w:rFonts w:hint="default"/>
      </w:rPr>
    </w:lvl>
  </w:abstractNum>
  <w:abstractNum w:abstractNumId="6" w15:restartNumberingAfterBreak="0">
    <w:nsid w:val="2A292CD9"/>
    <w:multiLevelType w:val="multilevel"/>
    <w:tmpl w:val="243C96FA"/>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1387034"/>
    <w:multiLevelType w:val="multilevel"/>
    <w:tmpl w:val="ABE605CA"/>
    <w:lvl w:ilvl="0">
      <w:start w:val="1"/>
      <w:numFmt w:val="decimal"/>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8"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0"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E95950"/>
    <w:multiLevelType w:val="hybridMultilevel"/>
    <w:tmpl w:val="3FB8EF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CED66D0"/>
    <w:multiLevelType w:val="multilevel"/>
    <w:tmpl w:val="C2C0C0EE"/>
    <w:lvl w:ilvl="0">
      <w:start w:val="1"/>
      <w:numFmt w:val="decimal"/>
      <w:pStyle w:val="SekilFBESablonBolumI"/>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55167FD9"/>
    <w:multiLevelType w:val="multilevel"/>
    <w:tmpl w:val="BE38FF5A"/>
    <w:lvl w:ilvl="0">
      <w:start w:val="1"/>
      <w:numFmt w:val="decimal"/>
      <w:pStyle w:val="SekilFBESablonBolumII"/>
      <w:suff w:val="space"/>
      <w:lvlText w:val="Şekil 2.%1 :"/>
      <w:lvlJc w:val="left"/>
      <w:pPr>
        <w:ind w:left="680" w:firstLine="0"/>
      </w:pPr>
      <w:rPr>
        <w:rFonts w:ascii="Times New (W1)" w:hAnsi="Times New (W1)" w:hint="default"/>
        <w:b w:val="0"/>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17"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78024D8"/>
    <w:multiLevelType w:val="multilevel"/>
    <w:tmpl w:val="7D4E8A06"/>
    <w:lvl w:ilvl="0">
      <w:start w:val="1"/>
      <w:numFmt w:val="decimal"/>
      <w:pStyle w:val="SekilFBESablonBolumV"/>
      <w:suff w:val="space"/>
      <w:lvlText w:val="Şekil 5.%1 :"/>
      <w:lvlJc w:val="left"/>
      <w:pPr>
        <w:ind w:left="1106" w:firstLine="454"/>
      </w:pPr>
      <w:rPr>
        <w:rFonts w:ascii="Times New (W1)" w:hAnsi="Times New (W1)" w:hint="default"/>
        <w:b w:val="0"/>
        <w:i w:val="0"/>
        <w:sz w:val="24"/>
        <w:szCs w:val="24"/>
      </w:rPr>
    </w:lvl>
    <w:lvl w:ilvl="1">
      <w:start w:val="1"/>
      <w:numFmt w:val="decimal"/>
      <w:lvlRestart w:val="0"/>
      <w:lvlText w:val="Şekil %1.%2"/>
      <w:lvlJc w:val="left"/>
      <w:pPr>
        <w:tabs>
          <w:tab w:val="num" w:pos="781"/>
        </w:tabs>
        <w:ind w:left="781" w:hanging="432"/>
      </w:pPr>
      <w:rPr>
        <w:rFonts w:ascii="Times New Roman" w:hAnsi="Times New Roman" w:hint="default"/>
        <w:b/>
        <w:i w:val="0"/>
        <w:sz w:val="24"/>
        <w:szCs w:val="24"/>
      </w:rPr>
    </w:lvl>
    <w:lvl w:ilvl="2">
      <w:start w:val="1"/>
      <w:numFmt w:val="none"/>
      <w:lvlRestart w:val="1"/>
      <w:isLgl/>
      <w:lvlText w:val=""/>
      <w:lvlJc w:val="left"/>
      <w:pPr>
        <w:tabs>
          <w:tab w:val="num" w:pos="1213"/>
        </w:tabs>
        <w:ind w:left="1213" w:hanging="504"/>
      </w:pPr>
      <w:rPr>
        <w:rFonts w:ascii="Times New Roman" w:hAnsi="Times New Roman" w:hint="default"/>
        <w:b/>
        <w:i w:val="0"/>
        <w:sz w:val="24"/>
        <w:szCs w:val="24"/>
      </w:rPr>
    </w:lvl>
    <w:lvl w:ilvl="3">
      <w:start w:val="1"/>
      <w:numFmt w:val="decimal"/>
      <w:lvlText w:val="%1.%2.%3.%4."/>
      <w:lvlJc w:val="left"/>
      <w:pPr>
        <w:tabs>
          <w:tab w:val="num" w:pos="1717"/>
        </w:tabs>
        <w:ind w:left="1717" w:hanging="648"/>
      </w:pPr>
      <w:rPr>
        <w:rFonts w:hint="default"/>
      </w:rPr>
    </w:lvl>
    <w:lvl w:ilvl="4">
      <w:start w:val="1"/>
      <w:numFmt w:val="decimal"/>
      <w:lvlText w:val="%1.%2.%3.%4.%5."/>
      <w:lvlJc w:val="left"/>
      <w:pPr>
        <w:tabs>
          <w:tab w:val="num" w:pos="2221"/>
        </w:tabs>
        <w:ind w:left="2221" w:hanging="792"/>
      </w:pPr>
      <w:rPr>
        <w:rFonts w:hint="default"/>
      </w:rPr>
    </w:lvl>
    <w:lvl w:ilvl="5">
      <w:start w:val="1"/>
      <w:numFmt w:val="decimal"/>
      <w:lvlText w:val="%1.%2.%3.%4.%5.%6."/>
      <w:lvlJc w:val="left"/>
      <w:pPr>
        <w:tabs>
          <w:tab w:val="num" w:pos="2725"/>
        </w:tabs>
        <w:ind w:left="2725" w:hanging="936"/>
      </w:pPr>
      <w:rPr>
        <w:rFonts w:hint="default"/>
      </w:rPr>
    </w:lvl>
    <w:lvl w:ilvl="6">
      <w:start w:val="1"/>
      <w:numFmt w:val="decimal"/>
      <w:lvlText w:val="%1.%2.%3.%4.%5.%6.%7."/>
      <w:lvlJc w:val="left"/>
      <w:pPr>
        <w:tabs>
          <w:tab w:val="num" w:pos="3229"/>
        </w:tabs>
        <w:ind w:left="3229" w:hanging="1080"/>
      </w:pPr>
      <w:rPr>
        <w:rFonts w:hint="default"/>
      </w:rPr>
    </w:lvl>
    <w:lvl w:ilvl="7">
      <w:start w:val="1"/>
      <w:numFmt w:val="decimal"/>
      <w:lvlText w:val="%1.%2.%3.%4.%5.%6.%7.%8."/>
      <w:lvlJc w:val="left"/>
      <w:pPr>
        <w:tabs>
          <w:tab w:val="num" w:pos="3733"/>
        </w:tabs>
        <w:ind w:left="3733" w:hanging="1224"/>
      </w:pPr>
      <w:rPr>
        <w:rFonts w:hint="default"/>
      </w:rPr>
    </w:lvl>
    <w:lvl w:ilvl="8">
      <w:start w:val="1"/>
      <w:numFmt w:val="decimal"/>
      <w:lvlText w:val="%1.%2.%3.%4.%5.%6.%7.%8.%9."/>
      <w:lvlJc w:val="left"/>
      <w:pPr>
        <w:tabs>
          <w:tab w:val="num" w:pos="4309"/>
        </w:tabs>
        <w:ind w:left="4309" w:hanging="1440"/>
      </w:pPr>
      <w:rPr>
        <w:rFonts w:hint="default"/>
      </w:rPr>
    </w:lvl>
  </w:abstractNum>
  <w:abstractNum w:abstractNumId="19" w15:restartNumberingAfterBreak="0">
    <w:nsid w:val="59031640"/>
    <w:multiLevelType w:val="multilevel"/>
    <w:tmpl w:val="579A1C70"/>
    <w:lvl w:ilvl="0">
      <w:start w:val="1"/>
      <w:numFmt w:val="decimal"/>
      <w:pStyle w:val="CizelgeFBESablonBolumV"/>
      <w:suff w:val="space"/>
      <w:lvlText w:val="Çizelge 5.%1 :"/>
      <w:lvlJc w:val="left"/>
      <w:pPr>
        <w:ind w:left="-454" w:firstLine="454"/>
      </w:pPr>
      <w:rPr>
        <w:rFonts w:ascii="Times New (W1)" w:hAnsi="Times New (W1)" w:hint="default"/>
        <w:b w:val="0"/>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0"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43782C"/>
    <w:multiLevelType w:val="multilevel"/>
    <w:tmpl w:val="49FC9642"/>
    <w:lvl w:ilvl="0">
      <w:start w:val="1"/>
      <w:numFmt w:val="decimal"/>
      <w:pStyle w:val="CizelgeFBESablonBolumIII"/>
      <w:suff w:val="space"/>
      <w:lvlText w:val="Çizelge 3.%1 :"/>
      <w:lvlJc w:val="left"/>
      <w:pPr>
        <w:ind w:left="8054" w:firstLine="454"/>
      </w:pPr>
      <w:rPr>
        <w:rFonts w:ascii="Times New (W1)" w:hAnsi="Times New (W1)" w:hint="default"/>
        <w:b w:val="0"/>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2" w15:restartNumberingAfterBreak="0">
    <w:nsid w:val="71E93B54"/>
    <w:multiLevelType w:val="multilevel"/>
    <w:tmpl w:val="3EC6C294"/>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2268"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3" w15:restartNumberingAfterBreak="0">
    <w:nsid w:val="728106F5"/>
    <w:multiLevelType w:val="multilevel"/>
    <w:tmpl w:val="EA7AEE12"/>
    <w:lvl w:ilvl="0">
      <w:start w:val="1"/>
      <w:numFmt w:val="decimal"/>
      <w:pStyle w:val="SekilFBESablonBolumIII"/>
      <w:suff w:val="space"/>
      <w:lvlText w:val="Şekil 3.%1 :"/>
      <w:lvlJc w:val="left"/>
      <w:pPr>
        <w:ind w:left="1077" w:firstLine="454"/>
      </w:pPr>
      <w:rPr>
        <w:rFonts w:ascii="Times New (W1)" w:hAnsi="Times New (W1)" w:hint="default"/>
        <w:b w:val="0"/>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4"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5" w15:restartNumberingAfterBreak="0">
    <w:nsid w:val="7DA5683C"/>
    <w:multiLevelType w:val="multilevel"/>
    <w:tmpl w:val="30904DAE"/>
    <w:lvl w:ilvl="0">
      <w:start w:val="1"/>
      <w:numFmt w:val="decimal"/>
      <w:pStyle w:val="CizelgeFBESablonBolumII"/>
      <w:suff w:val="space"/>
      <w:lvlText w:val="Çizelge 2.%1 :"/>
      <w:lvlJc w:val="left"/>
      <w:pPr>
        <w:ind w:left="1077" w:hanging="1077"/>
      </w:pPr>
      <w:rPr>
        <w:rFonts w:hint="default"/>
        <w:b w:val="0"/>
        <w:i w:val="0"/>
        <w:caps w:val="0"/>
        <w:strike w:val="0"/>
        <w:dstrike w:val="0"/>
        <w:vanish w:val="0"/>
        <w:color w:val="000000"/>
        <w:sz w:val="24"/>
        <w:vertAlign w:val="baseline"/>
      </w:rPr>
    </w:lvl>
    <w:lvl w:ilvl="1">
      <w:start w:val="1"/>
      <w:numFmt w:val="decimal"/>
      <w:suff w:val="space"/>
      <w:lvlText w:val="Table %1.%2:"/>
      <w:lvlJc w:val="left"/>
      <w:pPr>
        <w:ind w:left="1620" w:firstLine="0"/>
      </w:pPr>
      <w:rPr>
        <w:rFonts w:hint="default"/>
        <w:b/>
        <w:i w:val="0"/>
        <w:sz w:val="24"/>
      </w:rPr>
    </w:lvl>
    <w:lvl w:ilvl="2">
      <w:start w:val="1"/>
      <w:numFmt w:val="decimal"/>
      <w:suff w:val="space"/>
      <w:lvlText w:val="%1.%2.%3."/>
      <w:lvlJc w:val="left"/>
      <w:pPr>
        <w:ind w:left="1620" w:firstLine="0"/>
      </w:pPr>
      <w:rPr>
        <w:rFonts w:hint="default"/>
      </w:rPr>
    </w:lvl>
    <w:lvl w:ilvl="3">
      <w:start w:val="1"/>
      <w:numFmt w:val="decimal"/>
      <w:suff w:val="space"/>
      <w:lvlText w:val="3.2.%4."/>
      <w:lvlJc w:val="left"/>
      <w:pPr>
        <w:ind w:left="1620" w:firstLine="0"/>
      </w:pPr>
      <w:rPr>
        <w:rFonts w:hint="default"/>
      </w:rPr>
    </w:lvl>
    <w:lvl w:ilvl="4">
      <w:start w:val="1"/>
      <w:numFmt w:val="decimal"/>
      <w:lvlText w:val="%1.%2.%3.%4.%5."/>
      <w:lvlJc w:val="left"/>
      <w:pPr>
        <w:tabs>
          <w:tab w:val="num" w:pos="5220"/>
        </w:tabs>
        <w:ind w:left="3852" w:hanging="792"/>
      </w:pPr>
      <w:rPr>
        <w:rFonts w:hint="default"/>
      </w:rPr>
    </w:lvl>
    <w:lvl w:ilvl="5">
      <w:start w:val="1"/>
      <w:numFmt w:val="decimal"/>
      <w:lvlText w:val="%1.%2.%3.%4.%5.%6."/>
      <w:lvlJc w:val="left"/>
      <w:pPr>
        <w:tabs>
          <w:tab w:val="num" w:pos="6300"/>
        </w:tabs>
        <w:ind w:left="4356" w:hanging="936"/>
      </w:pPr>
      <w:rPr>
        <w:rFonts w:hint="default"/>
      </w:rPr>
    </w:lvl>
    <w:lvl w:ilvl="6">
      <w:start w:val="1"/>
      <w:numFmt w:val="decimal"/>
      <w:lvlText w:val="%1.%2.%3.%4.%5.%6.%7."/>
      <w:lvlJc w:val="left"/>
      <w:pPr>
        <w:tabs>
          <w:tab w:val="num" w:pos="7020"/>
        </w:tabs>
        <w:ind w:left="4860" w:hanging="1080"/>
      </w:pPr>
      <w:rPr>
        <w:rFonts w:hint="default"/>
      </w:rPr>
    </w:lvl>
    <w:lvl w:ilvl="7">
      <w:start w:val="1"/>
      <w:numFmt w:val="decimal"/>
      <w:lvlText w:val="%1.%2.%3.%4.%5.%6.%7.%8."/>
      <w:lvlJc w:val="left"/>
      <w:pPr>
        <w:tabs>
          <w:tab w:val="num" w:pos="7740"/>
        </w:tabs>
        <w:ind w:left="5364" w:hanging="1224"/>
      </w:pPr>
      <w:rPr>
        <w:rFonts w:hint="default"/>
      </w:rPr>
    </w:lvl>
    <w:lvl w:ilvl="8">
      <w:start w:val="1"/>
      <w:numFmt w:val="decimal"/>
      <w:lvlText w:val="%1.%2.%3.%4.%5.%6.%7.%8.%9."/>
      <w:lvlJc w:val="left"/>
      <w:pPr>
        <w:tabs>
          <w:tab w:val="num" w:pos="8460"/>
        </w:tabs>
        <w:ind w:left="5940" w:hanging="1440"/>
      </w:pPr>
      <w:rPr>
        <w:rFonts w:hint="default"/>
      </w:rPr>
    </w:lvl>
  </w:abstractNum>
  <w:num w:numId="1" w16cid:durableId="1754545085">
    <w:abstractNumId w:val="15"/>
  </w:num>
  <w:num w:numId="2" w16cid:durableId="1321351971">
    <w:abstractNumId w:val="11"/>
  </w:num>
  <w:num w:numId="3" w16cid:durableId="1457412527">
    <w:abstractNumId w:val="22"/>
  </w:num>
  <w:num w:numId="4" w16cid:durableId="164051676">
    <w:abstractNumId w:val="7"/>
  </w:num>
  <w:num w:numId="5" w16cid:durableId="637953277">
    <w:abstractNumId w:val="5"/>
  </w:num>
  <w:num w:numId="6" w16cid:durableId="2103602196">
    <w:abstractNumId w:val="25"/>
  </w:num>
  <w:num w:numId="7" w16cid:durableId="2024895983">
    <w:abstractNumId w:val="21"/>
  </w:num>
  <w:num w:numId="8" w16cid:durableId="465974501">
    <w:abstractNumId w:val="3"/>
  </w:num>
  <w:num w:numId="9" w16cid:durableId="1084034399">
    <w:abstractNumId w:val="19"/>
  </w:num>
  <w:num w:numId="10" w16cid:durableId="1367372004">
    <w:abstractNumId w:val="1"/>
  </w:num>
  <w:num w:numId="11" w16cid:durableId="1799106647">
    <w:abstractNumId w:val="10"/>
  </w:num>
  <w:num w:numId="12" w16cid:durableId="858931003">
    <w:abstractNumId w:val="17"/>
  </w:num>
  <w:num w:numId="13" w16cid:durableId="1398362689">
    <w:abstractNumId w:val="14"/>
    <w:lvlOverride w:ilvl="0">
      <w:lvl w:ilvl="0">
        <w:start w:val="1"/>
        <w:numFmt w:val="decimal"/>
        <w:pStyle w:val="SekilFBESablonBolumI"/>
        <w:suff w:val="space"/>
        <w:lvlText w:val="Şekil 1.%1 :"/>
        <w:lvlJc w:val="left"/>
        <w:pPr>
          <w:ind w:left="680" w:firstLine="0"/>
        </w:pPr>
        <w:rPr>
          <w:rFonts w:ascii="Times New (W1)" w:hAnsi="Times New (W1)" w:hint="default"/>
          <w:b w:val="0"/>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1168326288">
    <w:abstractNumId w:val="16"/>
  </w:num>
  <w:num w:numId="15" w16cid:durableId="1883010323">
    <w:abstractNumId w:val="23"/>
  </w:num>
  <w:num w:numId="16" w16cid:durableId="1678146910">
    <w:abstractNumId w:val="9"/>
  </w:num>
  <w:num w:numId="17" w16cid:durableId="868950755">
    <w:abstractNumId w:val="18"/>
  </w:num>
  <w:num w:numId="18" w16cid:durableId="1294823330">
    <w:abstractNumId w:val="24"/>
  </w:num>
  <w:num w:numId="19" w16cid:durableId="557470719">
    <w:abstractNumId w:val="4"/>
  </w:num>
  <w:num w:numId="20" w16cid:durableId="1112164242">
    <w:abstractNumId w:val="12"/>
  </w:num>
  <w:num w:numId="21" w16cid:durableId="2027318133">
    <w:abstractNumId w:val="20"/>
  </w:num>
  <w:num w:numId="22" w16cid:durableId="1797486727">
    <w:abstractNumId w:val="8"/>
  </w:num>
  <w:num w:numId="23" w16cid:durableId="34427164">
    <w:abstractNumId w:val="0"/>
  </w:num>
  <w:num w:numId="24" w16cid:durableId="1353845879">
    <w:abstractNumId w:val="13"/>
  </w:num>
  <w:num w:numId="25" w16cid:durableId="803546278">
    <w:abstractNumId w:val="22"/>
  </w:num>
  <w:num w:numId="26" w16cid:durableId="1168978091">
    <w:abstractNumId w:val="22"/>
  </w:num>
  <w:num w:numId="27" w16cid:durableId="1728531409">
    <w:abstractNumId w:val="2"/>
  </w:num>
  <w:num w:numId="28" w16cid:durableId="1046831918">
    <w:abstractNumId w:val="14"/>
    <w:lvlOverride w:ilvl="0">
      <w:lvl w:ilvl="0">
        <w:start w:val="1"/>
        <w:numFmt w:val="decimal"/>
        <w:pStyle w:val="SekilFBESablonBolumI"/>
        <w:suff w:val="space"/>
        <w:lvlText w:val="Şekil 1.%1 :"/>
        <w:lvlJc w:val="left"/>
        <w:pPr>
          <w:ind w:left="680" w:firstLine="0"/>
        </w:pPr>
        <w:rPr>
          <w:rFonts w:ascii="Times New (W1)" w:hAnsi="Times New (W1)" w:hint="default"/>
          <w:b w:val="0"/>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29" w16cid:durableId="388655113">
    <w:abstractNumId w:val="14"/>
    <w:lvlOverride w:ilvl="0">
      <w:lvl w:ilvl="0">
        <w:start w:val="1"/>
        <w:numFmt w:val="decimal"/>
        <w:pStyle w:val="SekilFBESablonBolumI"/>
        <w:suff w:val="space"/>
        <w:lvlText w:val="Şekil 1.%1 :"/>
        <w:lvlJc w:val="left"/>
        <w:pPr>
          <w:ind w:left="680" w:firstLine="0"/>
        </w:pPr>
        <w:rPr>
          <w:rFonts w:ascii="Times New (W1)" w:hAnsi="Times New (W1)" w:hint="default"/>
          <w:b w:val="0"/>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30" w16cid:durableId="2085253054">
    <w:abstractNumId w:val="6"/>
  </w:num>
  <w:num w:numId="31" w16cid:durableId="1529878011">
    <w:abstractNumId w:val="14"/>
    <w:lvlOverride w:ilvl="0">
      <w:lvl w:ilvl="0">
        <w:start w:val="1"/>
        <w:numFmt w:val="decimal"/>
        <w:pStyle w:val="SekilFBESablonBolumI"/>
        <w:suff w:val="space"/>
        <w:lvlText w:val="Şekil 1.%1 :"/>
        <w:lvlJc w:val="left"/>
        <w:pPr>
          <w:ind w:left="680" w:firstLine="0"/>
        </w:pPr>
        <w:rPr>
          <w:rFonts w:ascii="Times New (W1)" w:hAnsi="Times New (W1)" w:hint="default"/>
          <w:b w:val="0"/>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32" w16cid:durableId="1458521724">
    <w:abstractNumId w:val="14"/>
    <w:lvlOverride w:ilvl="0">
      <w:lvl w:ilvl="0">
        <w:start w:val="1"/>
        <w:numFmt w:val="decimal"/>
        <w:pStyle w:val="SekilFBESablonBolumI"/>
        <w:suff w:val="space"/>
        <w:lvlText w:val="Şekil 1.%1 :"/>
        <w:lvlJc w:val="left"/>
        <w:pPr>
          <w:ind w:left="680" w:firstLine="0"/>
        </w:pPr>
        <w:rPr>
          <w:rFonts w:ascii="Times New (W1)" w:hAnsi="Times New (W1)" w:hint="default"/>
          <w:b w:val="0"/>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 AKGÜN">
    <w15:presenceInfo w15:providerId="Windows Live" w15:userId="aee4d33909ebf9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mirrorMargins/>
  <w:hideSpellingErrors/>
  <w:activeWritingStyle w:appName="MSWord" w:lang="en-US" w:vendorID="64" w:dllVersion="6" w:nlCheck="1" w:checkStyle="0"/>
  <w:activeWritingStyle w:appName="MSWord" w:lang="en-GB" w:vendorID="64" w:dllVersion="6" w:nlCheck="1" w:checkStyle="1"/>
  <w:activeWritingStyle w:appName="MSWord" w:lang="es-ES" w:vendorID="64" w:dllVersion="6" w:nlCheck="1" w:checkStyle="1"/>
  <w:activeWritingStyle w:appName="MSWord" w:lang="tr-TR" w:vendorID="64" w:dllVersion="0" w:nlCheck="1" w:checkStyle="0"/>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567"/>
  <w:displayHorizontalDrawingGridEvery w:val="2"/>
  <w:noPunctuationKerning/>
  <w:characterSpacingControl w:val="doNotCompress"/>
  <w:hdrShapeDefaults>
    <o:shapedefaults v:ext="edit" spidmax="2187">
      <o:colormru v:ext="edit" colors="#e5ea1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53D"/>
    <w:rsid w:val="00004797"/>
    <w:rsid w:val="00004A1F"/>
    <w:rsid w:val="00005934"/>
    <w:rsid w:val="000059BD"/>
    <w:rsid w:val="00006428"/>
    <w:rsid w:val="00006772"/>
    <w:rsid w:val="00006837"/>
    <w:rsid w:val="00006B5A"/>
    <w:rsid w:val="00006F3C"/>
    <w:rsid w:val="00007270"/>
    <w:rsid w:val="00007441"/>
    <w:rsid w:val="00007B4D"/>
    <w:rsid w:val="000102C3"/>
    <w:rsid w:val="00010850"/>
    <w:rsid w:val="00010E1F"/>
    <w:rsid w:val="00010EC9"/>
    <w:rsid w:val="00011230"/>
    <w:rsid w:val="0001148E"/>
    <w:rsid w:val="00012117"/>
    <w:rsid w:val="00012437"/>
    <w:rsid w:val="00012464"/>
    <w:rsid w:val="00012D4C"/>
    <w:rsid w:val="00012D70"/>
    <w:rsid w:val="00013232"/>
    <w:rsid w:val="000133F3"/>
    <w:rsid w:val="00013556"/>
    <w:rsid w:val="0001390B"/>
    <w:rsid w:val="00013FC6"/>
    <w:rsid w:val="00015191"/>
    <w:rsid w:val="0001568A"/>
    <w:rsid w:val="00015B92"/>
    <w:rsid w:val="00015E2F"/>
    <w:rsid w:val="0001637D"/>
    <w:rsid w:val="000163BD"/>
    <w:rsid w:val="0001674B"/>
    <w:rsid w:val="00016FE6"/>
    <w:rsid w:val="00017EB0"/>
    <w:rsid w:val="00020D15"/>
    <w:rsid w:val="000218B7"/>
    <w:rsid w:val="00021C0F"/>
    <w:rsid w:val="00021DA7"/>
    <w:rsid w:val="00022D3B"/>
    <w:rsid w:val="00022E97"/>
    <w:rsid w:val="000236D0"/>
    <w:rsid w:val="000238A1"/>
    <w:rsid w:val="00023AD0"/>
    <w:rsid w:val="00024404"/>
    <w:rsid w:val="00024561"/>
    <w:rsid w:val="00024737"/>
    <w:rsid w:val="00024767"/>
    <w:rsid w:val="00024F4F"/>
    <w:rsid w:val="000253DA"/>
    <w:rsid w:val="00025572"/>
    <w:rsid w:val="000255CF"/>
    <w:rsid w:val="00025916"/>
    <w:rsid w:val="00025F68"/>
    <w:rsid w:val="00026164"/>
    <w:rsid w:val="000274A1"/>
    <w:rsid w:val="00027BCD"/>
    <w:rsid w:val="00027FE3"/>
    <w:rsid w:val="00030973"/>
    <w:rsid w:val="000309A1"/>
    <w:rsid w:val="00030CBC"/>
    <w:rsid w:val="00031504"/>
    <w:rsid w:val="000321FE"/>
    <w:rsid w:val="00032429"/>
    <w:rsid w:val="00032A68"/>
    <w:rsid w:val="00032C94"/>
    <w:rsid w:val="000332D7"/>
    <w:rsid w:val="00033417"/>
    <w:rsid w:val="00033653"/>
    <w:rsid w:val="00033A24"/>
    <w:rsid w:val="00033A42"/>
    <w:rsid w:val="00033BB4"/>
    <w:rsid w:val="00033FDE"/>
    <w:rsid w:val="00034107"/>
    <w:rsid w:val="000342F1"/>
    <w:rsid w:val="00034635"/>
    <w:rsid w:val="00034876"/>
    <w:rsid w:val="00034BD4"/>
    <w:rsid w:val="000350DF"/>
    <w:rsid w:val="00035681"/>
    <w:rsid w:val="00035F32"/>
    <w:rsid w:val="00036E5E"/>
    <w:rsid w:val="00036FF7"/>
    <w:rsid w:val="00036FF8"/>
    <w:rsid w:val="00037047"/>
    <w:rsid w:val="0003704C"/>
    <w:rsid w:val="00037424"/>
    <w:rsid w:val="000376EC"/>
    <w:rsid w:val="000379AB"/>
    <w:rsid w:val="000379AC"/>
    <w:rsid w:val="000401B5"/>
    <w:rsid w:val="00040211"/>
    <w:rsid w:val="00040620"/>
    <w:rsid w:val="000408D0"/>
    <w:rsid w:val="00040E5D"/>
    <w:rsid w:val="00040F21"/>
    <w:rsid w:val="00040F7B"/>
    <w:rsid w:val="00040FBF"/>
    <w:rsid w:val="00041029"/>
    <w:rsid w:val="000417E7"/>
    <w:rsid w:val="00042058"/>
    <w:rsid w:val="000424BC"/>
    <w:rsid w:val="00042BC9"/>
    <w:rsid w:val="00042C25"/>
    <w:rsid w:val="00042F28"/>
    <w:rsid w:val="00043080"/>
    <w:rsid w:val="000436F5"/>
    <w:rsid w:val="00043B39"/>
    <w:rsid w:val="00043B54"/>
    <w:rsid w:val="00043FDE"/>
    <w:rsid w:val="0004495F"/>
    <w:rsid w:val="00045183"/>
    <w:rsid w:val="00045966"/>
    <w:rsid w:val="00045B4A"/>
    <w:rsid w:val="00046352"/>
    <w:rsid w:val="00046393"/>
    <w:rsid w:val="00046759"/>
    <w:rsid w:val="00047457"/>
    <w:rsid w:val="000475DB"/>
    <w:rsid w:val="00047CA4"/>
    <w:rsid w:val="000502CE"/>
    <w:rsid w:val="000508D0"/>
    <w:rsid w:val="00051469"/>
    <w:rsid w:val="00052312"/>
    <w:rsid w:val="0005245F"/>
    <w:rsid w:val="00052885"/>
    <w:rsid w:val="00052D50"/>
    <w:rsid w:val="00052E7B"/>
    <w:rsid w:val="000541F4"/>
    <w:rsid w:val="00054BFD"/>
    <w:rsid w:val="00055180"/>
    <w:rsid w:val="00055BAF"/>
    <w:rsid w:val="00055E89"/>
    <w:rsid w:val="00056362"/>
    <w:rsid w:val="0005671C"/>
    <w:rsid w:val="00056985"/>
    <w:rsid w:val="0005758C"/>
    <w:rsid w:val="00057654"/>
    <w:rsid w:val="00057B50"/>
    <w:rsid w:val="00060060"/>
    <w:rsid w:val="000602B9"/>
    <w:rsid w:val="0006057D"/>
    <w:rsid w:val="000609DD"/>
    <w:rsid w:val="00060C6F"/>
    <w:rsid w:val="00061091"/>
    <w:rsid w:val="00061151"/>
    <w:rsid w:val="00061C4B"/>
    <w:rsid w:val="00061E4C"/>
    <w:rsid w:val="000620C1"/>
    <w:rsid w:val="00062494"/>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74E7"/>
    <w:rsid w:val="00067BCA"/>
    <w:rsid w:val="00067FC3"/>
    <w:rsid w:val="00070074"/>
    <w:rsid w:val="000706A1"/>
    <w:rsid w:val="000708C9"/>
    <w:rsid w:val="00070F65"/>
    <w:rsid w:val="0007168F"/>
    <w:rsid w:val="00071B6F"/>
    <w:rsid w:val="00072F11"/>
    <w:rsid w:val="000735CA"/>
    <w:rsid w:val="000736B3"/>
    <w:rsid w:val="00074230"/>
    <w:rsid w:val="0007473A"/>
    <w:rsid w:val="000757A8"/>
    <w:rsid w:val="00075A35"/>
    <w:rsid w:val="000764A4"/>
    <w:rsid w:val="00076B50"/>
    <w:rsid w:val="00076E5C"/>
    <w:rsid w:val="000774F9"/>
    <w:rsid w:val="00077B4A"/>
    <w:rsid w:val="00077D83"/>
    <w:rsid w:val="000802EF"/>
    <w:rsid w:val="000803B8"/>
    <w:rsid w:val="00080AD2"/>
    <w:rsid w:val="00080E31"/>
    <w:rsid w:val="0008148A"/>
    <w:rsid w:val="0008161E"/>
    <w:rsid w:val="000818C8"/>
    <w:rsid w:val="00081D8F"/>
    <w:rsid w:val="00081E50"/>
    <w:rsid w:val="00082097"/>
    <w:rsid w:val="000829C9"/>
    <w:rsid w:val="00082B3A"/>
    <w:rsid w:val="00082C08"/>
    <w:rsid w:val="0008464C"/>
    <w:rsid w:val="00084C08"/>
    <w:rsid w:val="000850B7"/>
    <w:rsid w:val="000853F0"/>
    <w:rsid w:val="00085664"/>
    <w:rsid w:val="00085B53"/>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20C9"/>
    <w:rsid w:val="00092AEB"/>
    <w:rsid w:val="00093131"/>
    <w:rsid w:val="00094656"/>
    <w:rsid w:val="0009504A"/>
    <w:rsid w:val="0009533A"/>
    <w:rsid w:val="0009603D"/>
    <w:rsid w:val="00097003"/>
    <w:rsid w:val="00097286"/>
    <w:rsid w:val="00097784"/>
    <w:rsid w:val="00097883"/>
    <w:rsid w:val="00097A1B"/>
    <w:rsid w:val="00097D50"/>
    <w:rsid w:val="00097D5B"/>
    <w:rsid w:val="000A051B"/>
    <w:rsid w:val="000A0784"/>
    <w:rsid w:val="000A11BF"/>
    <w:rsid w:val="000A1352"/>
    <w:rsid w:val="000A18D1"/>
    <w:rsid w:val="000A2868"/>
    <w:rsid w:val="000A2BEB"/>
    <w:rsid w:val="000A2F8E"/>
    <w:rsid w:val="000A305D"/>
    <w:rsid w:val="000A31FD"/>
    <w:rsid w:val="000A34CB"/>
    <w:rsid w:val="000A3526"/>
    <w:rsid w:val="000A3B33"/>
    <w:rsid w:val="000A4335"/>
    <w:rsid w:val="000A4630"/>
    <w:rsid w:val="000A5309"/>
    <w:rsid w:val="000A5BAA"/>
    <w:rsid w:val="000A5F8C"/>
    <w:rsid w:val="000A618A"/>
    <w:rsid w:val="000A65EC"/>
    <w:rsid w:val="000A743D"/>
    <w:rsid w:val="000A7834"/>
    <w:rsid w:val="000A7A21"/>
    <w:rsid w:val="000A7C9E"/>
    <w:rsid w:val="000B0FD1"/>
    <w:rsid w:val="000B2112"/>
    <w:rsid w:val="000B2568"/>
    <w:rsid w:val="000B2641"/>
    <w:rsid w:val="000B2781"/>
    <w:rsid w:val="000B2DC9"/>
    <w:rsid w:val="000B3777"/>
    <w:rsid w:val="000B3AE6"/>
    <w:rsid w:val="000B4DF4"/>
    <w:rsid w:val="000B5019"/>
    <w:rsid w:val="000B52C4"/>
    <w:rsid w:val="000B5494"/>
    <w:rsid w:val="000B551A"/>
    <w:rsid w:val="000B55F4"/>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0A09"/>
    <w:rsid w:val="000C1C9D"/>
    <w:rsid w:val="000C21F2"/>
    <w:rsid w:val="000C2273"/>
    <w:rsid w:val="000C22AD"/>
    <w:rsid w:val="000C25D6"/>
    <w:rsid w:val="000C27B7"/>
    <w:rsid w:val="000C2D47"/>
    <w:rsid w:val="000C2E22"/>
    <w:rsid w:val="000C2EE5"/>
    <w:rsid w:val="000C38E4"/>
    <w:rsid w:val="000C4371"/>
    <w:rsid w:val="000C4683"/>
    <w:rsid w:val="000C4D16"/>
    <w:rsid w:val="000C57C3"/>
    <w:rsid w:val="000C5C15"/>
    <w:rsid w:val="000C6655"/>
    <w:rsid w:val="000C7453"/>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3226"/>
    <w:rsid w:val="000D3BCE"/>
    <w:rsid w:val="000D4AAA"/>
    <w:rsid w:val="000D4E8C"/>
    <w:rsid w:val="000D52BD"/>
    <w:rsid w:val="000D58AF"/>
    <w:rsid w:val="000D5B4E"/>
    <w:rsid w:val="000D5B76"/>
    <w:rsid w:val="000D6254"/>
    <w:rsid w:val="000D62DA"/>
    <w:rsid w:val="000D6B0D"/>
    <w:rsid w:val="000D7410"/>
    <w:rsid w:val="000D7740"/>
    <w:rsid w:val="000D780E"/>
    <w:rsid w:val="000D7BCA"/>
    <w:rsid w:val="000D7E1B"/>
    <w:rsid w:val="000D7E34"/>
    <w:rsid w:val="000E007D"/>
    <w:rsid w:val="000E05E4"/>
    <w:rsid w:val="000E09BD"/>
    <w:rsid w:val="000E1778"/>
    <w:rsid w:val="000E20B9"/>
    <w:rsid w:val="000E2989"/>
    <w:rsid w:val="000E2B8B"/>
    <w:rsid w:val="000E3B4A"/>
    <w:rsid w:val="000E3DDA"/>
    <w:rsid w:val="000E4253"/>
    <w:rsid w:val="000E4269"/>
    <w:rsid w:val="000E44B2"/>
    <w:rsid w:val="000E53CE"/>
    <w:rsid w:val="000E5510"/>
    <w:rsid w:val="000E564A"/>
    <w:rsid w:val="000E6874"/>
    <w:rsid w:val="000E6AAF"/>
    <w:rsid w:val="000E6FF4"/>
    <w:rsid w:val="000E706A"/>
    <w:rsid w:val="000E76F9"/>
    <w:rsid w:val="000E7758"/>
    <w:rsid w:val="000F0475"/>
    <w:rsid w:val="000F06E8"/>
    <w:rsid w:val="000F0A70"/>
    <w:rsid w:val="000F0DB1"/>
    <w:rsid w:val="000F0E40"/>
    <w:rsid w:val="000F0FF3"/>
    <w:rsid w:val="000F18F3"/>
    <w:rsid w:val="000F1980"/>
    <w:rsid w:val="000F1A06"/>
    <w:rsid w:val="000F1DE9"/>
    <w:rsid w:val="000F201A"/>
    <w:rsid w:val="000F3459"/>
    <w:rsid w:val="000F3D07"/>
    <w:rsid w:val="000F3EF3"/>
    <w:rsid w:val="000F44B9"/>
    <w:rsid w:val="000F4825"/>
    <w:rsid w:val="000F4835"/>
    <w:rsid w:val="000F48D5"/>
    <w:rsid w:val="000F4C6D"/>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2723"/>
    <w:rsid w:val="0010333B"/>
    <w:rsid w:val="00103647"/>
    <w:rsid w:val="00104C48"/>
    <w:rsid w:val="00104C58"/>
    <w:rsid w:val="001058B6"/>
    <w:rsid w:val="00105B47"/>
    <w:rsid w:val="00106ADA"/>
    <w:rsid w:val="00106BDA"/>
    <w:rsid w:val="00107254"/>
    <w:rsid w:val="001078B0"/>
    <w:rsid w:val="00107BBA"/>
    <w:rsid w:val="00110217"/>
    <w:rsid w:val="00110823"/>
    <w:rsid w:val="001108BF"/>
    <w:rsid w:val="00110CFC"/>
    <w:rsid w:val="00110DC0"/>
    <w:rsid w:val="001112F6"/>
    <w:rsid w:val="00111942"/>
    <w:rsid w:val="00111E58"/>
    <w:rsid w:val="00112072"/>
    <w:rsid w:val="001121FB"/>
    <w:rsid w:val="0011321D"/>
    <w:rsid w:val="001138A0"/>
    <w:rsid w:val="001138F8"/>
    <w:rsid w:val="001146DE"/>
    <w:rsid w:val="00114869"/>
    <w:rsid w:val="00114D8C"/>
    <w:rsid w:val="00115470"/>
    <w:rsid w:val="001154BA"/>
    <w:rsid w:val="0011594B"/>
    <w:rsid w:val="00115AA2"/>
    <w:rsid w:val="00115C2F"/>
    <w:rsid w:val="00115E87"/>
    <w:rsid w:val="0011671A"/>
    <w:rsid w:val="00116946"/>
    <w:rsid w:val="001173FB"/>
    <w:rsid w:val="0011750C"/>
    <w:rsid w:val="001176ED"/>
    <w:rsid w:val="00120A7E"/>
    <w:rsid w:val="00120AF6"/>
    <w:rsid w:val="00120AFB"/>
    <w:rsid w:val="00120D93"/>
    <w:rsid w:val="00121A1F"/>
    <w:rsid w:val="00121CB1"/>
    <w:rsid w:val="001226C8"/>
    <w:rsid w:val="001232DC"/>
    <w:rsid w:val="00123D43"/>
    <w:rsid w:val="0012464F"/>
    <w:rsid w:val="00124699"/>
    <w:rsid w:val="00124A06"/>
    <w:rsid w:val="00124BC7"/>
    <w:rsid w:val="00126518"/>
    <w:rsid w:val="001268AA"/>
    <w:rsid w:val="00127A3A"/>
    <w:rsid w:val="00130AA0"/>
    <w:rsid w:val="00130B91"/>
    <w:rsid w:val="00130CFE"/>
    <w:rsid w:val="00131724"/>
    <w:rsid w:val="00131866"/>
    <w:rsid w:val="00131B0C"/>
    <w:rsid w:val="00132929"/>
    <w:rsid w:val="001337D7"/>
    <w:rsid w:val="001341E9"/>
    <w:rsid w:val="00134348"/>
    <w:rsid w:val="001347FD"/>
    <w:rsid w:val="001348B3"/>
    <w:rsid w:val="001356F3"/>
    <w:rsid w:val="00135E51"/>
    <w:rsid w:val="001366AE"/>
    <w:rsid w:val="00136C5F"/>
    <w:rsid w:val="00137452"/>
    <w:rsid w:val="00137562"/>
    <w:rsid w:val="001378DA"/>
    <w:rsid w:val="00140426"/>
    <w:rsid w:val="00140A5F"/>
    <w:rsid w:val="00140D97"/>
    <w:rsid w:val="00140E4A"/>
    <w:rsid w:val="00140EC2"/>
    <w:rsid w:val="00141B99"/>
    <w:rsid w:val="00141BA0"/>
    <w:rsid w:val="00141FA3"/>
    <w:rsid w:val="001421B1"/>
    <w:rsid w:val="00142463"/>
    <w:rsid w:val="00143109"/>
    <w:rsid w:val="001444A6"/>
    <w:rsid w:val="00144582"/>
    <w:rsid w:val="00144AF4"/>
    <w:rsid w:val="00144F37"/>
    <w:rsid w:val="001451FE"/>
    <w:rsid w:val="00145453"/>
    <w:rsid w:val="00146116"/>
    <w:rsid w:val="00146508"/>
    <w:rsid w:val="00146ADC"/>
    <w:rsid w:val="00147E44"/>
    <w:rsid w:val="00147F19"/>
    <w:rsid w:val="00150000"/>
    <w:rsid w:val="00150852"/>
    <w:rsid w:val="0015088E"/>
    <w:rsid w:val="00150D04"/>
    <w:rsid w:val="00151575"/>
    <w:rsid w:val="0015168E"/>
    <w:rsid w:val="001518E6"/>
    <w:rsid w:val="00151CAE"/>
    <w:rsid w:val="001527EF"/>
    <w:rsid w:val="001528DE"/>
    <w:rsid w:val="00152AED"/>
    <w:rsid w:val="00152B2C"/>
    <w:rsid w:val="00152C4F"/>
    <w:rsid w:val="00153432"/>
    <w:rsid w:val="0015367C"/>
    <w:rsid w:val="001536E2"/>
    <w:rsid w:val="00153DC2"/>
    <w:rsid w:val="0015412F"/>
    <w:rsid w:val="00154415"/>
    <w:rsid w:val="00154495"/>
    <w:rsid w:val="0015504B"/>
    <w:rsid w:val="0015516A"/>
    <w:rsid w:val="0015551E"/>
    <w:rsid w:val="0015591E"/>
    <w:rsid w:val="0015611E"/>
    <w:rsid w:val="001575AF"/>
    <w:rsid w:val="001601E4"/>
    <w:rsid w:val="00160396"/>
    <w:rsid w:val="001608EC"/>
    <w:rsid w:val="00160DBC"/>
    <w:rsid w:val="00160E81"/>
    <w:rsid w:val="00161030"/>
    <w:rsid w:val="001616A9"/>
    <w:rsid w:val="00161B95"/>
    <w:rsid w:val="00161F3F"/>
    <w:rsid w:val="00163026"/>
    <w:rsid w:val="0016337B"/>
    <w:rsid w:val="00163896"/>
    <w:rsid w:val="001639CA"/>
    <w:rsid w:val="00164088"/>
    <w:rsid w:val="001642F2"/>
    <w:rsid w:val="001649FD"/>
    <w:rsid w:val="00164A13"/>
    <w:rsid w:val="00164AAF"/>
    <w:rsid w:val="0016532F"/>
    <w:rsid w:val="00165669"/>
    <w:rsid w:val="00165837"/>
    <w:rsid w:val="00166F89"/>
    <w:rsid w:val="00167A06"/>
    <w:rsid w:val="00167CA1"/>
    <w:rsid w:val="00167CB6"/>
    <w:rsid w:val="00167DFA"/>
    <w:rsid w:val="0017065D"/>
    <w:rsid w:val="001707D0"/>
    <w:rsid w:val="00171001"/>
    <w:rsid w:val="00171347"/>
    <w:rsid w:val="0017137C"/>
    <w:rsid w:val="00171A6E"/>
    <w:rsid w:val="00172078"/>
    <w:rsid w:val="001722C0"/>
    <w:rsid w:val="00172310"/>
    <w:rsid w:val="0017243E"/>
    <w:rsid w:val="00172C49"/>
    <w:rsid w:val="00172E2D"/>
    <w:rsid w:val="00173037"/>
    <w:rsid w:val="0017333A"/>
    <w:rsid w:val="00173FF5"/>
    <w:rsid w:val="0017417E"/>
    <w:rsid w:val="0017433E"/>
    <w:rsid w:val="0017492F"/>
    <w:rsid w:val="00175013"/>
    <w:rsid w:val="00175332"/>
    <w:rsid w:val="001754B2"/>
    <w:rsid w:val="00175F1B"/>
    <w:rsid w:val="00176240"/>
    <w:rsid w:val="00176352"/>
    <w:rsid w:val="00176B5E"/>
    <w:rsid w:val="00180ACC"/>
    <w:rsid w:val="00180AF0"/>
    <w:rsid w:val="0018122F"/>
    <w:rsid w:val="001816D7"/>
    <w:rsid w:val="001817E1"/>
    <w:rsid w:val="00181E32"/>
    <w:rsid w:val="001821DB"/>
    <w:rsid w:val="00182226"/>
    <w:rsid w:val="0018238A"/>
    <w:rsid w:val="0018256D"/>
    <w:rsid w:val="0018265A"/>
    <w:rsid w:val="001830A7"/>
    <w:rsid w:val="0018333A"/>
    <w:rsid w:val="001833A9"/>
    <w:rsid w:val="00183423"/>
    <w:rsid w:val="00183E4C"/>
    <w:rsid w:val="0018404B"/>
    <w:rsid w:val="00184419"/>
    <w:rsid w:val="00184E3D"/>
    <w:rsid w:val="00185064"/>
    <w:rsid w:val="001854A5"/>
    <w:rsid w:val="00185704"/>
    <w:rsid w:val="0018591E"/>
    <w:rsid w:val="00185CF7"/>
    <w:rsid w:val="00186065"/>
    <w:rsid w:val="00186532"/>
    <w:rsid w:val="0018679E"/>
    <w:rsid w:val="00186A5D"/>
    <w:rsid w:val="00186B9B"/>
    <w:rsid w:val="00186BF6"/>
    <w:rsid w:val="00186F0A"/>
    <w:rsid w:val="001872E2"/>
    <w:rsid w:val="001877C3"/>
    <w:rsid w:val="0019047F"/>
    <w:rsid w:val="0019196C"/>
    <w:rsid w:val="001923CA"/>
    <w:rsid w:val="0019252A"/>
    <w:rsid w:val="001933DC"/>
    <w:rsid w:val="00194D61"/>
    <w:rsid w:val="0019601D"/>
    <w:rsid w:val="001967CA"/>
    <w:rsid w:val="001972CB"/>
    <w:rsid w:val="00197358"/>
    <w:rsid w:val="001975F7"/>
    <w:rsid w:val="00197C4F"/>
    <w:rsid w:val="00197DF1"/>
    <w:rsid w:val="001A0044"/>
    <w:rsid w:val="001A05C3"/>
    <w:rsid w:val="001A14FC"/>
    <w:rsid w:val="001A1E2E"/>
    <w:rsid w:val="001A208D"/>
    <w:rsid w:val="001A224B"/>
    <w:rsid w:val="001A27DC"/>
    <w:rsid w:val="001A288D"/>
    <w:rsid w:val="001A2DDD"/>
    <w:rsid w:val="001A2E74"/>
    <w:rsid w:val="001A2F37"/>
    <w:rsid w:val="001A36CD"/>
    <w:rsid w:val="001A381E"/>
    <w:rsid w:val="001A409F"/>
    <w:rsid w:val="001A4227"/>
    <w:rsid w:val="001A454C"/>
    <w:rsid w:val="001A5A4B"/>
    <w:rsid w:val="001A5B07"/>
    <w:rsid w:val="001A5F7E"/>
    <w:rsid w:val="001A7357"/>
    <w:rsid w:val="001A76A8"/>
    <w:rsid w:val="001A7774"/>
    <w:rsid w:val="001A77F5"/>
    <w:rsid w:val="001A799B"/>
    <w:rsid w:val="001B00DF"/>
    <w:rsid w:val="001B0BD9"/>
    <w:rsid w:val="001B0DBE"/>
    <w:rsid w:val="001B106B"/>
    <w:rsid w:val="001B1AE9"/>
    <w:rsid w:val="001B1DB9"/>
    <w:rsid w:val="001B1E26"/>
    <w:rsid w:val="001B220B"/>
    <w:rsid w:val="001B2F0D"/>
    <w:rsid w:val="001B32E2"/>
    <w:rsid w:val="001B3339"/>
    <w:rsid w:val="001B3952"/>
    <w:rsid w:val="001B42D4"/>
    <w:rsid w:val="001B4438"/>
    <w:rsid w:val="001B5000"/>
    <w:rsid w:val="001B507F"/>
    <w:rsid w:val="001B50F8"/>
    <w:rsid w:val="001B56E7"/>
    <w:rsid w:val="001B5818"/>
    <w:rsid w:val="001B5C6C"/>
    <w:rsid w:val="001B61C6"/>
    <w:rsid w:val="001B6B51"/>
    <w:rsid w:val="001B73E9"/>
    <w:rsid w:val="001B76BA"/>
    <w:rsid w:val="001B7A6E"/>
    <w:rsid w:val="001B7B8D"/>
    <w:rsid w:val="001B7C02"/>
    <w:rsid w:val="001B7CC8"/>
    <w:rsid w:val="001B7D4B"/>
    <w:rsid w:val="001C0403"/>
    <w:rsid w:val="001C0476"/>
    <w:rsid w:val="001C0C27"/>
    <w:rsid w:val="001C0C44"/>
    <w:rsid w:val="001C0E59"/>
    <w:rsid w:val="001C2784"/>
    <w:rsid w:val="001C31EF"/>
    <w:rsid w:val="001C3D54"/>
    <w:rsid w:val="001C443D"/>
    <w:rsid w:val="001C447F"/>
    <w:rsid w:val="001C496D"/>
    <w:rsid w:val="001C4A03"/>
    <w:rsid w:val="001C5148"/>
    <w:rsid w:val="001C5162"/>
    <w:rsid w:val="001C5240"/>
    <w:rsid w:val="001C5425"/>
    <w:rsid w:val="001C5715"/>
    <w:rsid w:val="001C5771"/>
    <w:rsid w:val="001C5F21"/>
    <w:rsid w:val="001C66B6"/>
    <w:rsid w:val="001C69C1"/>
    <w:rsid w:val="001C6CAE"/>
    <w:rsid w:val="001C6CEA"/>
    <w:rsid w:val="001C6D9B"/>
    <w:rsid w:val="001C7457"/>
    <w:rsid w:val="001C75D5"/>
    <w:rsid w:val="001C77CA"/>
    <w:rsid w:val="001C7C64"/>
    <w:rsid w:val="001D0F74"/>
    <w:rsid w:val="001D2207"/>
    <w:rsid w:val="001D2481"/>
    <w:rsid w:val="001D31A5"/>
    <w:rsid w:val="001D3B93"/>
    <w:rsid w:val="001D3B9E"/>
    <w:rsid w:val="001D3C75"/>
    <w:rsid w:val="001D41B2"/>
    <w:rsid w:val="001D4962"/>
    <w:rsid w:val="001D4ED7"/>
    <w:rsid w:val="001D5FE9"/>
    <w:rsid w:val="001D63D2"/>
    <w:rsid w:val="001D67FC"/>
    <w:rsid w:val="001D68DB"/>
    <w:rsid w:val="001D6C1E"/>
    <w:rsid w:val="001D717A"/>
    <w:rsid w:val="001D71A2"/>
    <w:rsid w:val="001D7B4E"/>
    <w:rsid w:val="001D7FCB"/>
    <w:rsid w:val="001E008D"/>
    <w:rsid w:val="001E063A"/>
    <w:rsid w:val="001E0A8D"/>
    <w:rsid w:val="001E0D76"/>
    <w:rsid w:val="001E0E6E"/>
    <w:rsid w:val="001E1634"/>
    <w:rsid w:val="001E1683"/>
    <w:rsid w:val="001E281A"/>
    <w:rsid w:val="001E2AF1"/>
    <w:rsid w:val="001E390C"/>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0F96"/>
    <w:rsid w:val="001F1277"/>
    <w:rsid w:val="001F22D7"/>
    <w:rsid w:val="001F27B6"/>
    <w:rsid w:val="001F309C"/>
    <w:rsid w:val="001F36BB"/>
    <w:rsid w:val="001F386A"/>
    <w:rsid w:val="001F3B0F"/>
    <w:rsid w:val="001F518B"/>
    <w:rsid w:val="001F5BE9"/>
    <w:rsid w:val="001F6D77"/>
    <w:rsid w:val="001F734A"/>
    <w:rsid w:val="001F75A7"/>
    <w:rsid w:val="001F776F"/>
    <w:rsid w:val="001F77F0"/>
    <w:rsid w:val="001F7ED1"/>
    <w:rsid w:val="002008DE"/>
    <w:rsid w:val="002012BA"/>
    <w:rsid w:val="00201517"/>
    <w:rsid w:val="0020164C"/>
    <w:rsid w:val="00201CF6"/>
    <w:rsid w:val="00201D33"/>
    <w:rsid w:val="00201E44"/>
    <w:rsid w:val="00201E70"/>
    <w:rsid w:val="00202770"/>
    <w:rsid w:val="00202D67"/>
    <w:rsid w:val="00203863"/>
    <w:rsid w:val="002045CC"/>
    <w:rsid w:val="0020490C"/>
    <w:rsid w:val="002049AC"/>
    <w:rsid w:val="00205E15"/>
    <w:rsid w:val="00206003"/>
    <w:rsid w:val="0020632C"/>
    <w:rsid w:val="002065DB"/>
    <w:rsid w:val="002068DB"/>
    <w:rsid w:val="00206FDA"/>
    <w:rsid w:val="0020703A"/>
    <w:rsid w:val="002073F8"/>
    <w:rsid w:val="002074CC"/>
    <w:rsid w:val="00207A1C"/>
    <w:rsid w:val="00207AE1"/>
    <w:rsid w:val="00207D4B"/>
    <w:rsid w:val="00210A8C"/>
    <w:rsid w:val="0021133F"/>
    <w:rsid w:val="002116A2"/>
    <w:rsid w:val="00211797"/>
    <w:rsid w:val="00211FE1"/>
    <w:rsid w:val="002129B5"/>
    <w:rsid w:val="002129D9"/>
    <w:rsid w:val="00212C39"/>
    <w:rsid w:val="00212D07"/>
    <w:rsid w:val="00212D6C"/>
    <w:rsid w:val="00212DAC"/>
    <w:rsid w:val="00213202"/>
    <w:rsid w:val="0021369C"/>
    <w:rsid w:val="002143B2"/>
    <w:rsid w:val="00214939"/>
    <w:rsid w:val="00214AD8"/>
    <w:rsid w:val="002151C9"/>
    <w:rsid w:val="002159D9"/>
    <w:rsid w:val="00215C48"/>
    <w:rsid w:val="00215D8E"/>
    <w:rsid w:val="00215DCE"/>
    <w:rsid w:val="002163E7"/>
    <w:rsid w:val="00216716"/>
    <w:rsid w:val="00216D3F"/>
    <w:rsid w:val="00217220"/>
    <w:rsid w:val="0021744D"/>
    <w:rsid w:val="00217933"/>
    <w:rsid w:val="00217DB1"/>
    <w:rsid w:val="00221804"/>
    <w:rsid w:val="002224A8"/>
    <w:rsid w:val="00222C13"/>
    <w:rsid w:val="00223340"/>
    <w:rsid w:val="0022371B"/>
    <w:rsid w:val="002238E2"/>
    <w:rsid w:val="00224850"/>
    <w:rsid w:val="00224CCF"/>
    <w:rsid w:val="002251BC"/>
    <w:rsid w:val="0022541A"/>
    <w:rsid w:val="00226EF3"/>
    <w:rsid w:val="002275EA"/>
    <w:rsid w:val="00227BFD"/>
    <w:rsid w:val="0023063D"/>
    <w:rsid w:val="0023150E"/>
    <w:rsid w:val="00231BEE"/>
    <w:rsid w:val="00232EBF"/>
    <w:rsid w:val="002330EC"/>
    <w:rsid w:val="00233FA9"/>
    <w:rsid w:val="00234282"/>
    <w:rsid w:val="00234573"/>
    <w:rsid w:val="002346B7"/>
    <w:rsid w:val="002351E6"/>
    <w:rsid w:val="002353BC"/>
    <w:rsid w:val="00235BCF"/>
    <w:rsid w:val="002360EE"/>
    <w:rsid w:val="00236AAC"/>
    <w:rsid w:val="00237529"/>
    <w:rsid w:val="00237834"/>
    <w:rsid w:val="00237882"/>
    <w:rsid w:val="00237C27"/>
    <w:rsid w:val="0024007B"/>
    <w:rsid w:val="002401E9"/>
    <w:rsid w:val="002401FF"/>
    <w:rsid w:val="0024059F"/>
    <w:rsid w:val="00240A77"/>
    <w:rsid w:val="00242624"/>
    <w:rsid w:val="0024281B"/>
    <w:rsid w:val="0024283A"/>
    <w:rsid w:val="00242CC4"/>
    <w:rsid w:val="00242CF7"/>
    <w:rsid w:val="00242D95"/>
    <w:rsid w:val="00242DAA"/>
    <w:rsid w:val="00242E5F"/>
    <w:rsid w:val="00243E75"/>
    <w:rsid w:val="0024467F"/>
    <w:rsid w:val="00244C3A"/>
    <w:rsid w:val="00244E8E"/>
    <w:rsid w:val="0024508D"/>
    <w:rsid w:val="002452BE"/>
    <w:rsid w:val="00245520"/>
    <w:rsid w:val="00245996"/>
    <w:rsid w:val="00246075"/>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F8"/>
    <w:rsid w:val="002530DF"/>
    <w:rsid w:val="00253231"/>
    <w:rsid w:val="002532AD"/>
    <w:rsid w:val="002533EA"/>
    <w:rsid w:val="002535E0"/>
    <w:rsid w:val="002536B8"/>
    <w:rsid w:val="00253ADA"/>
    <w:rsid w:val="002542FA"/>
    <w:rsid w:val="002546E3"/>
    <w:rsid w:val="002546E7"/>
    <w:rsid w:val="0025526D"/>
    <w:rsid w:val="00255D97"/>
    <w:rsid w:val="0025600B"/>
    <w:rsid w:val="002561F3"/>
    <w:rsid w:val="0025695F"/>
    <w:rsid w:val="002570AC"/>
    <w:rsid w:val="002572CA"/>
    <w:rsid w:val="00257973"/>
    <w:rsid w:val="00260020"/>
    <w:rsid w:val="002618BE"/>
    <w:rsid w:val="00261989"/>
    <w:rsid w:val="002619C4"/>
    <w:rsid w:val="00261D66"/>
    <w:rsid w:val="00262369"/>
    <w:rsid w:val="0026256C"/>
    <w:rsid w:val="00262828"/>
    <w:rsid w:val="0026320E"/>
    <w:rsid w:val="002633CB"/>
    <w:rsid w:val="00263787"/>
    <w:rsid w:val="002649AE"/>
    <w:rsid w:val="00264FE9"/>
    <w:rsid w:val="00264FFA"/>
    <w:rsid w:val="00265053"/>
    <w:rsid w:val="00265729"/>
    <w:rsid w:val="00265D79"/>
    <w:rsid w:val="002665B0"/>
    <w:rsid w:val="00266DE5"/>
    <w:rsid w:val="0026731B"/>
    <w:rsid w:val="002674CC"/>
    <w:rsid w:val="002678B3"/>
    <w:rsid w:val="00267AED"/>
    <w:rsid w:val="00267D51"/>
    <w:rsid w:val="00267F25"/>
    <w:rsid w:val="0027062F"/>
    <w:rsid w:val="00270ECE"/>
    <w:rsid w:val="00271487"/>
    <w:rsid w:val="00271E52"/>
    <w:rsid w:val="00272249"/>
    <w:rsid w:val="002722E5"/>
    <w:rsid w:val="002723BC"/>
    <w:rsid w:val="002723F8"/>
    <w:rsid w:val="0027285A"/>
    <w:rsid w:val="00272955"/>
    <w:rsid w:val="00272BDA"/>
    <w:rsid w:val="00272DF3"/>
    <w:rsid w:val="0027317F"/>
    <w:rsid w:val="00273632"/>
    <w:rsid w:val="00273701"/>
    <w:rsid w:val="002748BB"/>
    <w:rsid w:val="002751BC"/>
    <w:rsid w:val="0027536C"/>
    <w:rsid w:val="002756AB"/>
    <w:rsid w:val="00275851"/>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481"/>
    <w:rsid w:val="00281BDB"/>
    <w:rsid w:val="00281C78"/>
    <w:rsid w:val="00281CC8"/>
    <w:rsid w:val="00283228"/>
    <w:rsid w:val="0028362E"/>
    <w:rsid w:val="00284090"/>
    <w:rsid w:val="00284B3F"/>
    <w:rsid w:val="00284D76"/>
    <w:rsid w:val="002857EF"/>
    <w:rsid w:val="002858C8"/>
    <w:rsid w:val="002861E2"/>
    <w:rsid w:val="0028649F"/>
    <w:rsid w:val="00286B24"/>
    <w:rsid w:val="00286DCB"/>
    <w:rsid w:val="00286E70"/>
    <w:rsid w:val="002873A4"/>
    <w:rsid w:val="002873D7"/>
    <w:rsid w:val="00287662"/>
    <w:rsid w:val="00287807"/>
    <w:rsid w:val="00287948"/>
    <w:rsid w:val="002902AB"/>
    <w:rsid w:val="00290A07"/>
    <w:rsid w:val="00290A5C"/>
    <w:rsid w:val="00290EE1"/>
    <w:rsid w:val="00291579"/>
    <w:rsid w:val="002919A2"/>
    <w:rsid w:val="00291D2E"/>
    <w:rsid w:val="002929A6"/>
    <w:rsid w:val="002929C2"/>
    <w:rsid w:val="00292A3D"/>
    <w:rsid w:val="00292C07"/>
    <w:rsid w:val="00292FB7"/>
    <w:rsid w:val="002931B5"/>
    <w:rsid w:val="00293373"/>
    <w:rsid w:val="002938FD"/>
    <w:rsid w:val="00293938"/>
    <w:rsid w:val="00293E01"/>
    <w:rsid w:val="002943CC"/>
    <w:rsid w:val="002947B2"/>
    <w:rsid w:val="00294BA5"/>
    <w:rsid w:val="0029511E"/>
    <w:rsid w:val="00296109"/>
    <w:rsid w:val="0029625F"/>
    <w:rsid w:val="0029628D"/>
    <w:rsid w:val="00296C1D"/>
    <w:rsid w:val="00296D3F"/>
    <w:rsid w:val="00297081"/>
    <w:rsid w:val="00297719"/>
    <w:rsid w:val="00297741"/>
    <w:rsid w:val="00297CFD"/>
    <w:rsid w:val="002A002D"/>
    <w:rsid w:val="002A03DE"/>
    <w:rsid w:val="002A08D3"/>
    <w:rsid w:val="002A135B"/>
    <w:rsid w:val="002A1F75"/>
    <w:rsid w:val="002A1FAE"/>
    <w:rsid w:val="002A21EE"/>
    <w:rsid w:val="002A29A8"/>
    <w:rsid w:val="002A2A74"/>
    <w:rsid w:val="002A327D"/>
    <w:rsid w:val="002A3452"/>
    <w:rsid w:val="002A36FC"/>
    <w:rsid w:val="002A39CB"/>
    <w:rsid w:val="002A3F33"/>
    <w:rsid w:val="002A4008"/>
    <w:rsid w:val="002A5254"/>
    <w:rsid w:val="002A54E3"/>
    <w:rsid w:val="002A5854"/>
    <w:rsid w:val="002A5AED"/>
    <w:rsid w:val="002A5BB8"/>
    <w:rsid w:val="002A5C22"/>
    <w:rsid w:val="002A63DD"/>
    <w:rsid w:val="002A678F"/>
    <w:rsid w:val="002A67EC"/>
    <w:rsid w:val="002A6918"/>
    <w:rsid w:val="002A697F"/>
    <w:rsid w:val="002B07BA"/>
    <w:rsid w:val="002B119C"/>
    <w:rsid w:val="002B17DB"/>
    <w:rsid w:val="002B182D"/>
    <w:rsid w:val="002B1D3E"/>
    <w:rsid w:val="002B1E97"/>
    <w:rsid w:val="002B2087"/>
    <w:rsid w:val="002B237C"/>
    <w:rsid w:val="002B2906"/>
    <w:rsid w:val="002B3085"/>
    <w:rsid w:val="002B31D1"/>
    <w:rsid w:val="002B43BA"/>
    <w:rsid w:val="002B448A"/>
    <w:rsid w:val="002B47F7"/>
    <w:rsid w:val="002B4B03"/>
    <w:rsid w:val="002B4B44"/>
    <w:rsid w:val="002B4B71"/>
    <w:rsid w:val="002B4CA6"/>
    <w:rsid w:val="002B5434"/>
    <w:rsid w:val="002B5720"/>
    <w:rsid w:val="002B5826"/>
    <w:rsid w:val="002B5E57"/>
    <w:rsid w:val="002B6102"/>
    <w:rsid w:val="002B62C3"/>
    <w:rsid w:val="002B65F4"/>
    <w:rsid w:val="002B66E6"/>
    <w:rsid w:val="002B6E3F"/>
    <w:rsid w:val="002B7D59"/>
    <w:rsid w:val="002C0B8E"/>
    <w:rsid w:val="002C0CC9"/>
    <w:rsid w:val="002C1D3B"/>
    <w:rsid w:val="002C1EEA"/>
    <w:rsid w:val="002C20E3"/>
    <w:rsid w:val="002C2295"/>
    <w:rsid w:val="002C281C"/>
    <w:rsid w:val="002C28A2"/>
    <w:rsid w:val="002C2E3B"/>
    <w:rsid w:val="002C30F4"/>
    <w:rsid w:val="002C3BBC"/>
    <w:rsid w:val="002C3CF3"/>
    <w:rsid w:val="002C3F51"/>
    <w:rsid w:val="002C4C0B"/>
    <w:rsid w:val="002C54A3"/>
    <w:rsid w:val="002C558B"/>
    <w:rsid w:val="002C5A8D"/>
    <w:rsid w:val="002C61AD"/>
    <w:rsid w:val="002C653F"/>
    <w:rsid w:val="002C788A"/>
    <w:rsid w:val="002C7DAD"/>
    <w:rsid w:val="002D0498"/>
    <w:rsid w:val="002D1545"/>
    <w:rsid w:val="002D1766"/>
    <w:rsid w:val="002D22FE"/>
    <w:rsid w:val="002D2503"/>
    <w:rsid w:val="002D37EC"/>
    <w:rsid w:val="002D409E"/>
    <w:rsid w:val="002D4125"/>
    <w:rsid w:val="002D4170"/>
    <w:rsid w:val="002D453E"/>
    <w:rsid w:val="002D483E"/>
    <w:rsid w:val="002D4AC1"/>
    <w:rsid w:val="002D5674"/>
    <w:rsid w:val="002D5A61"/>
    <w:rsid w:val="002D5C84"/>
    <w:rsid w:val="002D5DE5"/>
    <w:rsid w:val="002D6215"/>
    <w:rsid w:val="002D636F"/>
    <w:rsid w:val="002D6BDC"/>
    <w:rsid w:val="002D70D8"/>
    <w:rsid w:val="002D7256"/>
    <w:rsid w:val="002D7274"/>
    <w:rsid w:val="002D7564"/>
    <w:rsid w:val="002D76A9"/>
    <w:rsid w:val="002D773B"/>
    <w:rsid w:val="002D7D92"/>
    <w:rsid w:val="002E03DB"/>
    <w:rsid w:val="002E07ED"/>
    <w:rsid w:val="002E09C8"/>
    <w:rsid w:val="002E12EA"/>
    <w:rsid w:val="002E1488"/>
    <w:rsid w:val="002E1B32"/>
    <w:rsid w:val="002E1D98"/>
    <w:rsid w:val="002E22A4"/>
    <w:rsid w:val="002E24D7"/>
    <w:rsid w:val="002E250F"/>
    <w:rsid w:val="002E2628"/>
    <w:rsid w:val="002E2A83"/>
    <w:rsid w:val="002E309E"/>
    <w:rsid w:val="002E42C4"/>
    <w:rsid w:val="002E4576"/>
    <w:rsid w:val="002E4F37"/>
    <w:rsid w:val="002E5601"/>
    <w:rsid w:val="002E5738"/>
    <w:rsid w:val="002E5C5A"/>
    <w:rsid w:val="002E639E"/>
    <w:rsid w:val="002E673C"/>
    <w:rsid w:val="002E6B98"/>
    <w:rsid w:val="002E7158"/>
    <w:rsid w:val="002E75B4"/>
    <w:rsid w:val="002F0363"/>
    <w:rsid w:val="002F04C4"/>
    <w:rsid w:val="002F07DE"/>
    <w:rsid w:val="002F0BAE"/>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1BB"/>
    <w:rsid w:val="00300378"/>
    <w:rsid w:val="00300B9D"/>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07A9D"/>
    <w:rsid w:val="0031011B"/>
    <w:rsid w:val="003101CC"/>
    <w:rsid w:val="00310278"/>
    <w:rsid w:val="003107EF"/>
    <w:rsid w:val="0031089C"/>
    <w:rsid w:val="00310BAF"/>
    <w:rsid w:val="00311514"/>
    <w:rsid w:val="00311794"/>
    <w:rsid w:val="003117D4"/>
    <w:rsid w:val="00311825"/>
    <w:rsid w:val="00311D8A"/>
    <w:rsid w:val="00312E74"/>
    <w:rsid w:val="00314088"/>
    <w:rsid w:val="00314169"/>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137B"/>
    <w:rsid w:val="00321EC0"/>
    <w:rsid w:val="00323018"/>
    <w:rsid w:val="003230AF"/>
    <w:rsid w:val="003254A4"/>
    <w:rsid w:val="00325525"/>
    <w:rsid w:val="00325531"/>
    <w:rsid w:val="00325CAF"/>
    <w:rsid w:val="0032636C"/>
    <w:rsid w:val="00326851"/>
    <w:rsid w:val="00326DCC"/>
    <w:rsid w:val="0032785A"/>
    <w:rsid w:val="00330175"/>
    <w:rsid w:val="00330626"/>
    <w:rsid w:val="00330DB5"/>
    <w:rsid w:val="0033147A"/>
    <w:rsid w:val="0033176A"/>
    <w:rsid w:val="003318F9"/>
    <w:rsid w:val="00331F0C"/>
    <w:rsid w:val="003320C6"/>
    <w:rsid w:val="00332E1A"/>
    <w:rsid w:val="00332F25"/>
    <w:rsid w:val="00332FA9"/>
    <w:rsid w:val="003337A6"/>
    <w:rsid w:val="00333D64"/>
    <w:rsid w:val="003342E3"/>
    <w:rsid w:val="003347A0"/>
    <w:rsid w:val="00334893"/>
    <w:rsid w:val="003349EE"/>
    <w:rsid w:val="00334B0A"/>
    <w:rsid w:val="00334DF3"/>
    <w:rsid w:val="0033550E"/>
    <w:rsid w:val="00335C38"/>
    <w:rsid w:val="00335D9D"/>
    <w:rsid w:val="0033639B"/>
    <w:rsid w:val="00336EAD"/>
    <w:rsid w:val="00336F42"/>
    <w:rsid w:val="00337033"/>
    <w:rsid w:val="003373C4"/>
    <w:rsid w:val="00337457"/>
    <w:rsid w:val="0033766F"/>
    <w:rsid w:val="003401F8"/>
    <w:rsid w:val="0034025C"/>
    <w:rsid w:val="003402AE"/>
    <w:rsid w:val="003409C3"/>
    <w:rsid w:val="00341005"/>
    <w:rsid w:val="0034229C"/>
    <w:rsid w:val="003426C1"/>
    <w:rsid w:val="00342A72"/>
    <w:rsid w:val="003431CC"/>
    <w:rsid w:val="00343255"/>
    <w:rsid w:val="00343C6F"/>
    <w:rsid w:val="00343FCE"/>
    <w:rsid w:val="003445E4"/>
    <w:rsid w:val="003447AA"/>
    <w:rsid w:val="00344A1C"/>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FCD"/>
    <w:rsid w:val="00354016"/>
    <w:rsid w:val="00354848"/>
    <w:rsid w:val="00355633"/>
    <w:rsid w:val="00355F29"/>
    <w:rsid w:val="003569D3"/>
    <w:rsid w:val="00356BCF"/>
    <w:rsid w:val="00356C55"/>
    <w:rsid w:val="0035708C"/>
    <w:rsid w:val="003570F1"/>
    <w:rsid w:val="0036036B"/>
    <w:rsid w:val="0036053E"/>
    <w:rsid w:val="00360541"/>
    <w:rsid w:val="00360F86"/>
    <w:rsid w:val="003611FD"/>
    <w:rsid w:val="00361419"/>
    <w:rsid w:val="00363436"/>
    <w:rsid w:val="00363649"/>
    <w:rsid w:val="00363881"/>
    <w:rsid w:val="00364227"/>
    <w:rsid w:val="0036454F"/>
    <w:rsid w:val="00364795"/>
    <w:rsid w:val="00365404"/>
    <w:rsid w:val="003655A3"/>
    <w:rsid w:val="003658F7"/>
    <w:rsid w:val="00365B64"/>
    <w:rsid w:val="003663F0"/>
    <w:rsid w:val="0036672E"/>
    <w:rsid w:val="003668E8"/>
    <w:rsid w:val="00366E46"/>
    <w:rsid w:val="003678F1"/>
    <w:rsid w:val="00367F79"/>
    <w:rsid w:val="0037036A"/>
    <w:rsid w:val="00370507"/>
    <w:rsid w:val="0037068B"/>
    <w:rsid w:val="00370939"/>
    <w:rsid w:val="00372EF6"/>
    <w:rsid w:val="00373282"/>
    <w:rsid w:val="00373FC3"/>
    <w:rsid w:val="003743AA"/>
    <w:rsid w:val="003749C1"/>
    <w:rsid w:val="0037577C"/>
    <w:rsid w:val="00375BB7"/>
    <w:rsid w:val="00375DC3"/>
    <w:rsid w:val="00375FAA"/>
    <w:rsid w:val="0037641C"/>
    <w:rsid w:val="003766EC"/>
    <w:rsid w:val="00376950"/>
    <w:rsid w:val="00376D74"/>
    <w:rsid w:val="00376DEF"/>
    <w:rsid w:val="00377024"/>
    <w:rsid w:val="00377417"/>
    <w:rsid w:val="00380230"/>
    <w:rsid w:val="00380E57"/>
    <w:rsid w:val="00381358"/>
    <w:rsid w:val="00381A55"/>
    <w:rsid w:val="00381E29"/>
    <w:rsid w:val="00381E6F"/>
    <w:rsid w:val="003823CE"/>
    <w:rsid w:val="00383533"/>
    <w:rsid w:val="003839DE"/>
    <w:rsid w:val="003844C2"/>
    <w:rsid w:val="00384948"/>
    <w:rsid w:val="00384C0C"/>
    <w:rsid w:val="00384E23"/>
    <w:rsid w:val="003851D0"/>
    <w:rsid w:val="003857D6"/>
    <w:rsid w:val="00385B01"/>
    <w:rsid w:val="00385CC3"/>
    <w:rsid w:val="00385D69"/>
    <w:rsid w:val="00387157"/>
    <w:rsid w:val="003875F7"/>
    <w:rsid w:val="00387925"/>
    <w:rsid w:val="00387A6E"/>
    <w:rsid w:val="00387B4D"/>
    <w:rsid w:val="00387BEA"/>
    <w:rsid w:val="00387F3E"/>
    <w:rsid w:val="00390177"/>
    <w:rsid w:val="00390DE0"/>
    <w:rsid w:val="00391240"/>
    <w:rsid w:val="00391AF7"/>
    <w:rsid w:val="00391DB5"/>
    <w:rsid w:val="00393714"/>
    <w:rsid w:val="00393F42"/>
    <w:rsid w:val="0039425F"/>
    <w:rsid w:val="003943B9"/>
    <w:rsid w:val="00394EC3"/>
    <w:rsid w:val="003954BE"/>
    <w:rsid w:val="00395688"/>
    <w:rsid w:val="00395875"/>
    <w:rsid w:val="00395B43"/>
    <w:rsid w:val="00396A3E"/>
    <w:rsid w:val="00396A71"/>
    <w:rsid w:val="00396B7F"/>
    <w:rsid w:val="00396C49"/>
    <w:rsid w:val="00396FF2"/>
    <w:rsid w:val="00397416"/>
    <w:rsid w:val="00397417"/>
    <w:rsid w:val="00397577"/>
    <w:rsid w:val="003978D3"/>
    <w:rsid w:val="00397AA8"/>
    <w:rsid w:val="003A0121"/>
    <w:rsid w:val="003A0277"/>
    <w:rsid w:val="003A08D8"/>
    <w:rsid w:val="003A0DE1"/>
    <w:rsid w:val="003A1010"/>
    <w:rsid w:val="003A1667"/>
    <w:rsid w:val="003A1C31"/>
    <w:rsid w:val="003A2645"/>
    <w:rsid w:val="003A28FF"/>
    <w:rsid w:val="003A34BF"/>
    <w:rsid w:val="003A36DB"/>
    <w:rsid w:val="003A415A"/>
    <w:rsid w:val="003A459F"/>
    <w:rsid w:val="003A4A50"/>
    <w:rsid w:val="003A4B41"/>
    <w:rsid w:val="003A4CBD"/>
    <w:rsid w:val="003A4EE9"/>
    <w:rsid w:val="003A5CF9"/>
    <w:rsid w:val="003A684D"/>
    <w:rsid w:val="003A6F1B"/>
    <w:rsid w:val="003A7310"/>
    <w:rsid w:val="003A750C"/>
    <w:rsid w:val="003A7908"/>
    <w:rsid w:val="003A7CBE"/>
    <w:rsid w:val="003B01B3"/>
    <w:rsid w:val="003B023A"/>
    <w:rsid w:val="003B0376"/>
    <w:rsid w:val="003B0C2F"/>
    <w:rsid w:val="003B1304"/>
    <w:rsid w:val="003B1709"/>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66A5"/>
    <w:rsid w:val="003B747A"/>
    <w:rsid w:val="003B779E"/>
    <w:rsid w:val="003C0EF5"/>
    <w:rsid w:val="003C117E"/>
    <w:rsid w:val="003C1D50"/>
    <w:rsid w:val="003C206E"/>
    <w:rsid w:val="003C2133"/>
    <w:rsid w:val="003C2137"/>
    <w:rsid w:val="003C29B1"/>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BF"/>
    <w:rsid w:val="003D1723"/>
    <w:rsid w:val="003D1876"/>
    <w:rsid w:val="003D19DB"/>
    <w:rsid w:val="003D1A09"/>
    <w:rsid w:val="003D21C7"/>
    <w:rsid w:val="003D22C0"/>
    <w:rsid w:val="003D2416"/>
    <w:rsid w:val="003D241F"/>
    <w:rsid w:val="003D24BA"/>
    <w:rsid w:val="003D2899"/>
    <w:rsid w:val="003D2A82"/>
    <w:rsid w:val="003D2F0A"/>
    <w:rsid w:val="003D3101"/>
    <w:rsid w:val="003D31DB"/>
    <w:rsid w:val="003D3375"/>
    <w:rsid w:val="003D3441"/>
    <w:rsid w:val="003D36C0"/>
    <w:rsid w:val="003D3F5D"/>
    <w:rsid w:val="003D40B4"/>
    <w:rsid w:val="003D41C6"/>
    <w:rsid w:val="003D427B"/>
    <w:rsid w:val="003D4381"/>
    <w:rsid w:val="003D4AB9"/>
    <w:rsid w:val="003D4AF4"/>
    <w:rsid w:val="003D57C6"/>
    <w:rsid w:val="003D5914"/>
    <w:rsid w:val="003D5B3D"/>
    <w:rsid w:val="003D5DBE"/>
    <w:rsid w:val="003D5E63"/>
    <w:rsid w:val="003D62B1"/>
    <w:rsid w:val="003D63ED"/>
    <w:rsid w:val="003D6CA3"/>
    <w:rsid w:val="003D6E8B"/>
    <w:rsid w:val="003D7F1F"/>
    <w:rsid w:val="003E0277"/>
    <w:rsid w:val="003E070D"/>
    <w:rsid w:val="003E0750"/>
    <w:rsid w:val="003E0760"/>
    <w:rsid w:val="003E080A"/>
    <w:rsid w:val="003E0F5E"/>
    <w:rsid w:val="003E1314"/>
    <w:rsid w:val="003E1735"/>
    <w:rsid w:val="003E17B2"/>
    <w:rsid w:val="003E1DB4"/>
    <w:rsid w:val="003E1DD5"/>
    <w:rsid w:val="003E1FA1"/>
    <w:rsid w:val="003E1FF7"/>
    <w:rsid w:val="003E2099"/>
    <w:rsid w:val="003E2117"/>
    <w:rsid w:val="003E24F6"/>
    <w:rsid w:val="003E2F8A"/>
    <w:rsid w:val="003E30B6"/>
    <w:rsid w:val="003E3482"/>
    <w:rsid w:val="003E3B2F"/>
    <w:rsid w:val="003E42DD"/>
    <w:rsid w:val="003E438E"/>
    <w:rsid w:val="003E49E0"/>
    <w:rsid w:val="003E4FAE"/>
    <w:rsid w:val="003E585B"/>
    <w:rsid w:val="003E5C77"/>
    <w:rsid w:val="003E5C9A"/>
    <w:rsid w:val="003E5CB2"/>
    <w:rsid w:val="003E6A8D"/>
    <w:rsid w:val="003E776F"/>
    <w:rsid w:val="003F0429"/>
    <w:rsid w:val="003F0CAD"/>
    <w:rsid w:val="003F12D0"/>
    <w:rsid w:val="003F16E0"/>
    <w:rsid w:val="003F1BAA"/>
    <w:rsid w:val="003F1CD7"/>
    <w:rsid w:val="003F2145"/>
    <w:rsid w:val="003F2508"/>
    <w:rsid w:val="003F29A7"/>
    <w:rsid w:val="003F2E77"/>
    <w:rsid w:val="003F41E3"/>
    <w:rsid w:val="003F45B9"/>
    <w:rsid w:val="003F49BE"/>
    <w:rsid w:val="003F548B"/>
    <w:rsid w:val="003F5D57"/>
    <w:rsid w:val="003F63F0"/>
    <w:rsid w:val="003F6FC9"/>
    <w:rsid w:val="003F71A3"/>
    <w:rsid w:val="003F7AA6"/>
    <w:rsid w:val="003F7C44"/>
    <w:rsid w:val="00400244"/>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87E"/>
    <w:rsid w:val="004049A3"/>
    <w:rsid w:val="00404A60"/>
    <w:rsid w:val="00404C68"/>
    <w:rsid w:val="004050E9"/>
    <w:rsid w:val="00405834"/>
    <w:rsid w:val="00405E45"/>
    <w:rsid w:val="00406917"/>
    <w:rsid w:val="004070F0"/>
    <w:rsid w:val="00407675"/>
    <w:rsid w:val="00410D7B"/>
    <w:rsid w:val="00410D99"/>
    <w:rsid w:val="00410EC2"/>
    <w:rsid w:val="00411070"/>
    <w:rsid w:val="00411D6B"/>
    <w:rsid w:val="00411DB0"/>
    <w:rsid w:val="00411E14"/>
    <w:rsid w:val="0041288D"/>
    <w:rsid w:val="0041399E"/>
    <w:rsid w:val="00413BB0"/>
    <w:rsid w:val="00413C5A"/>
    <w:rsid w:val="00414A43"/>
    <w:rsid w:val="00414C3D"/>
    <w:rsid w:val="0041500F"/>
    <w:rsid w:val="00415142"/>
    <w:rsid w:val="0041563A"/>
    <w:rsid w:val="00415FA2"/>
    <w:rsid w:val="00416197"/>
    <w:rsid w:val="004163B3"/>
    <w:rsid w:val="00416AA1"/>
    <w:rsid w:val="00416CFB"/>
    <w:rsid w:val="00417914"/>
    <w:rsid w:val="0041794E"/>
    <w:rsid w:val="00417A59"/>
    <w:rsid w:val="00417B48"/>
    <w:rsid w:val="00417EDE"/>
    <w:rsid w:val="004201A5"/>
    <w:rsid w:val="004208AE"/>
    <w:rsid w:val="00420F15"/>
    <w:rsid w:val="00421C8F"/>
    <w:rsid w:val="0042351C"/>
    <w:rsid w:val="004235F6"/>
    <w:rsid w:val="00424196"/>
    <w:rsid w:val="00424F31"/>
    <w:rsid w:val="00425160"/>
    <w:rsid w:val="004257D0"/>
    <w:rsid w:val="00425A51"/>
    <w:rsid w:val="00425DEE"/>
    <w:rsid w:val="00425E86"/>
    <w:rsid w:val="00425E95"/>
    <w:rsid w:val="004267A6"/>
    <w:rsid w:val="00426886"/>
    <w:rsid w:val="00426957"/>
    <w:rsid w:val="00426D4C"/>
    <w:rsid w:val="0042721E"/>
    <w:rsid w:val="004279B2"/>
    <w:rsid w:val="00430859"/>
    <w:rsid w:val="00430E83"/>
    <w:rsid w:val="00431590"/>
    <w:rsid w:val="00431A3E"/>
    <w:rsid w:val="00431D57"/>
    <w:rsid w:val="004323B3"/>
    <w:rsid w:val="00432595"/>
    <w:rsid w:val="0043360A"/>
    <w:rsid w:val="00433A92"/>
    <w:rsid w:val="00433C2C"/>
    <w:rsid w:val="00433FA0"/>
    <w:rsid w:val="00434433"/>
    <w:rsid w:val="00434717"/>
    <w:rsid w:val="00434EAD"/>
    <w:rsid w:val="004355D3"/>
    <w:rsid w:val="004366CD"/>
    <w:rsid w:val="00436AEF"/>
    <w:rsid w:val="00436BF6"/>
    <w:rsid w:val="00436CE6"/>
    <w:rsid w:val="00437389"/>
    <w:rsid w:val="004401B5"/>
    <w:rsid w:val="00440201"/>
    <w:rsid w:val="0044032A"/>
    <w:rsid w:val="00440854"/>
    <w:rsid w:val="00440930"/>
    <w:rsid w:val="00440DF0"/>
    <w:rsid w:val="00441644"/>
    <w:rsid w:val="00441843"/>
    <w:rsid w:val="00441920"/>
    <w:rsid w:val="00441B4A"/>
    <w:rsid w:val="00441C11"/>
    <w:rsid w:val="00441E0B"/>
    <w:rsid w:val="004421BF"/>
    <w:rsid w:val="00443635"/>
    <w:rsid w:val="00443D54"/>
    <w:rsid w:val="004445B8"/>
    <w:rsid w:val="004448DD"/>
    <w:rsid w:val="0044492F"/>
    <w:rsid w:val="00444F2F"/>
    <w:rsid w:val="004464FA"/>
    <w:rsid w:val="00446930"/>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3492"/>
    <w:rsid w:val="004540A1"/>
    <w:rsid w:val="00454DE3"/>
    <w:rsid w:val="00455311"/>
    <w:rsid w:val="00455380"/>
    <w:rsid w:val="0045568B"/>
    <w:rsid w:val="00455953"/>
    <w:rsid w:val="00455A43"/>
    <w:rsid w:val="00457061"/>
    <w:rsid w:val="00457295"/>
    <w:rsid w:val="00457573"/>
    <w:rsid w:val="00457B49"/>
    <w:rsid w:val="00457B93"/>
    <w:rsid w:val="00460075"/>
    <w:rsid w:val="00460AE6"/>
    <w:rsid w:val="0046124E"/>
    <w:rsid w:val="00461450"/>
    <w:rsid w:val="004623EB"/>
    <w:rsid w:val="00462589"/>
    <w:rsid w:val="004628C3"/>
    <w:rsid w:val="00462CF7"/>
    <w:rsid w:val="00463131"/>
    <w:rsid w:val="004632E0"/>
    <w:rsid w:val="0046338F"/>
    <w:rsid w:val="0046348B"/>
    <w:rsid w:val="0046365B"/>
    <w:rsid w:val="00463AD0"/>
    <w:rsid w:val="00463EE6"/>
    <w:rsid w:val="00463F4A"/>
    <w:rsid w:val="0046481A"/>
    <w:rsid w:val="004649E6"/>
    <w:rsid w:val="004649ED"/>
    <w:rsid w:val="00464C4E"/>
    <w:rsid w:val="00464E7C"/>
    <w:rsid w:val="00464F06"/>
    <w:rsid w:val="00465762"/>
    <w:rsid w:val="00465E1D"/>
    <w:rsid w:val="00466481"/>
    <w:rsid w:val="0046692B"/>
    <w:rsid w:val="00466BCF"/>
    <w:rsid w:val="004677AF"/>
    <w:rsid w:val="004677C9"/>
    <w:rsid w:val="00467C66"/>
    <w:rsid w:val="00470F51"/>
    <w:rsid w:val="0047142C"/>
    <w:rsid w:val="0047182D"/>
    <w:rsid w:val="00471B6D"/>
    <w:rsid w:val="00471D6D"/>
    <w:rsid w:val="00471E0B"/>
    <w:rsid w:val="00471EB1"/>
    <w:rsid w:val="0047213B"/>
    <w:rsid w:val="00472646"/>
    <w:rsid w:val="00472A69"/>
    <w:rsid w:val="00472EE8"/>
    <w:rsid w:val="00472FA7"/>
    <w:rsid w:val="004730C4"/>
    <w:rsid w:val="0047370C"/>
    <w:rsid w:val="00473E0C"/>
    <w:rsid w:val="00473F0B"/>
    <w:rsid w:val="004741BC"/>
    <w:rsid w:val="004743DE"/>
    <w:rsid w:val="004744FE"/>
    <w:rsid w:val="0047480C"/>
    <w:rsid w:val="00474D5F"/>
    <w:rsid w:val="00474F52"/>
    <w:rsid w:val="004758FF"/>
    <w:rsid w:val="0047602B"/>
    <w:rsid w:val="004762D0"/>
    <w:rsid w:val="004764DA"/>
    <w:rsid w:val="0047697B"/>
    <w:rsid w:val="0047698B"/>
    <w:rsid w:val="00476ED1"/>
    <w:rsid w:val="00477147"/>
    <w:rsid w:val="004771AD"/>
    <w:rsid w:val="00480281"/>
    <w:rsid w:val="00480905"/>
    <w:rsid w:val="00481126"/>
    <w:rsid w:val="004815D1"/>
    <w:rsid w:val="00481809"/>
    <w:rsid w:val="00481A77"/>
    <w:rsid w:val="004826C3"/>
    <w:rsid w:val="00482A80"/>
    <w:rsid w:val="004839BE"/>
    <w:rsid w:val="00483B17"/>
    <w:rsid w:val="00483EDF"/>
    <w:rsid w:val="00484944"/>
    <w:rsid w:val="00484B83"/>
    <w:rsid w:val="00484C7A"/>
    <w:rsid w:val="00485208"/>
    <w:rsid w:val="00485509"/>
    <w:rsid w:val="0048554D"/>
    <w:rsid w:val="004857D6"/>
    <w:rsid w:val="00485A4B"/>
    <w:rsid w:val="00485D93"/>
    <w:rsid w:val="00486340"/>
    <w:rsid w:val="00486970"/>
    <w:rsid w:val="00486C03"/>
    <w:rsid w:val="00486D40"/>
    <w:rsid w:val="00486EDB"/>
    <w:rsid w:val="004902C6"/>
    <w:rsid w:val="004902F3"/>
    <w:rsid w:val="00490892"/>
    <w:rsid w:val="00490F4F"/>
    <w:rsid w:val="00490F69"/>
    <w:rsid w:val="0049116C"/>
    <w:rsid w:val="004916A7"/>
    <w:rsid w:val="0049211D"/>
    <w:rsid w:val="0049221B"/>
    <w:rsid w:val="004922ED"/>
    <w:rsid w:val="004926C2"/>
    <w:rsid w:val="00492AD2"/>
    <w:rsid w:val="004934EF"/>
    <w:rsid w:val="00493FCD"/>
    <w:rsid w:val="0049437F"/>
    <w:rsid w:val="00494883"/>
    <w:rsid w:val="00494BF8"/>
    <w:rsid w:val="0049556E"/>
    <w:rsid w:val="00495EE7"/>
    <w:rsid w:val="00495FE0"/>
    <w:rsid w:val="004962A3"/>
    <w:rsid w:val="00497016"/>
    <w:rsid w:val="00497AA3"/>
    <w:rsid w:val="00497D1D"/>
    <w:rsid w:val="004A000C"/>
    <w:rsid w:val="004A0284"/>
    <w:rsid w:val="004A0C42"/>
    <w:rsid w:val="004A0DF3"/>
    <w:rsid w:val="004A1134"/>
    <w:rsid w:val="004A1AAF"/>
    <w:rsid w:val="004A3463"/>
    <w:rsid w:val="004A4A6A"/>
    <w:rsid w:val="004A4D8C"/>
    <w:rsid w:val="004A51F9"/>
    <w:rsid w:val="004A533A"/>
    <w:rsid w:val="004A556E"/>
    <w:rsid w:val="004A55AE"/>
    <w:rsid w:val="004A5884"/>
    <w:rsid w:val="004A5C28"/>
    <w:rsid w:val="004A5CAB"/>
    <w:rsid w:val="004A5F2E"/>
    <w:rsid w:val="004A622E"/>
    <w:rsid w:val="004A6AB6"/>
    <w:rsid w:val="004A6C9E"/>
    <w:rsid w:val="004A7225"/>
    <w:rsid w:val="004A767C"/>
    <w:rsid w:val="004A7FF3"/>
    <w:rsid w:val="004B0571"/>
    <w:rsid w:val="004B0FB5"/>
    <w:rsid w:val="004B0FB7"/>
    <w:rsid w:val="004B185A"/>
    <w:rsid w:val="004B187F"/>
    <w:rsid w:val="004B1A8E"/>
    <w:rsid w:val="004B1ECB"/>
    <w:rsid w:val="004B29A9"/>
    <w:rsid w:val="004B29CB"/>
    <w:rsid w:val="004B2DCF"/>
    <w:rsid w:val="004B2ECA"/>
    <w:rsid w:val="004B393D"/>
    <w:rsid w:val="004B3FDE"/>
    <w:rsid w:val="004B4AFD"/>
    <w:rsid w:val="004B4B17"/>
    <w:rsid w:val="004B4C3F"/>
    <w:rsid w:val="004B5271"/>
    <w:rsid w:val="004B5374"/>
    <w:rsid w:val="004B566C"/>
    <w:rsid w:val="004B56BB"/>
    <w:rsid w:val="004B59B5"/>
    <w:rsid w:val="004B5B0B"/>
    <w:rsid w:val="004B667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647"/>
    <w:rsid w:val="004C3FAB"/>
    <w:rsid w:val="004C43E2"/>
    <w:rsid w:val="004C5242"/>
    <w:rsid w:val="004C5359"/>
    <w:rsid w:val="004C5510"/>
    <w:rsid w:val="004C5815"/>
    <w:rsid w:val="004C5839"/>
    <w:rsid w:val="004C5ED6"/>
    <w:rsid w:val="004C69CF"/>
    <w:rsid w:val="004C6A82"/>
    <w:rsid w:val="004C7095"/>
    <w:rsid w:val="004C70B7"/>
    <w:rsid w:val="004C74CE"/>
    <w:rsid w:val="004C7ABB"/>
    <w:rsid w:val="004D06CA"/>
    <w:rsid w:val="004D0837"/>
    <w:rsid w:val="004D0967"/>
    <w:rsid w:val="004D0B03"/>
    <w:rsid w:val="004D1635"/>
    <w:rsid w:val="004D19ED"/>
    <w:rsid w:val="004D2959"/>
    <w:rsid w:val="004D2BAA"/>
    <w:rsid w:val="004D2F13"/>
    <w:rsid w:val="004D304F"/>
    <w:rsid w:val="004D311E"/>
    <w:rsid w:val="004D31D4"/>
    <w:rsid w:val="004D3753"/>
    <w:rsid w:val="004D3994"/>
    <w:rsid w:val="004D39D8"/>
    <w:rsid w:val="004D3B9A"/>
    <w:rsid w:val="004D3D3B"/>
    <w:rsid w:val="004D440A"/>
    <w:rsid w:val="004D4A92"/>
    <w:rsid w:val="004D57F3"/>
    <w:rsid w:val="004D5961"/>
    <w:rsid w:val="004D5D3C"/>
    <w:rsid w:val="004D6156"/>
    <w:rsid w:val="004D64D3"/>
    <w:rsid w:val="004D6899"/>
    <w:rsid w:val="004D6DC5"/>
    <w:rsid w:val="004D7003"/>
    <w:rsid w:val="004D793C"/>
    <w:rsid w:val="004D7D1A"/>
    <w:rsid w:val="004D7DCF"/>
    <w:rsid w:val="004E018C"/>
    <w:rsid w:val="004E0580"/>
    <w:rsid w:val="004E08DE"/>
    <w:rsid w:val="004E0A94"/>
    <w:rsid w:val="004E0B9C"/>
    <w:rsid w:val="004E122F"/>
    <w:rsid w:val="004E1578"/>
    <w:rsid w:val="004E1DEF"/>
    <w:rsid w:val="004E1FFA"/>
    <w:rsid w:val="004E2790"/>
    <w:rsid w:val="004E2885"/>
    <w:rsid w:val="004E2A77"/>
    <w:rsid w:val="004E316D"/>
    <w:rsid w:val="004E3357"/>
    <w:rsid w:val="004E33E6"/>
    <w:rsid w:val="004E3833"/>
    <w:rsid w:val="004E3CA0"/>
    <w:rsid w:val="004E41C6"/>
    <w:rsid w:val="004E4865"/>
    <w:rsid w:val="004E4E23"/>
    <w:rsid w:val="004E4F32"/>
    <w:rsid w:val="004E5136"/>
    <w:rsid w:val="004E5385"/>
    <w:rsid w:val="004E5713"/>
    <w:rsid w:val="004E64A1"/>
    <w:rsid w:val="004E6AB1"/>
    <w:rsid w:val="004E76AF"/>
    <w:rsid w:val="004E7D3E"/>
    <w:rsid w:val="004E7F32"/>
    <w:rsid w:val="004F04B7"/>
    <w:rsid w:val="004F07D0"/>
    <w:rsid w:val="004F0EA4"/>
    <w:rsid w:val="004F136B"/>
    <w:rsid w:val="004F1649"/>
    <w:rsid w:val="004F1D1F"/>
    <w:rsid w:val="004F1EB0"/>
    <w:rsid w:val="004F1F86"/>
    <w:rsid w:val="004F25DE"/>
    <w:rsid w:val="004F26EC"/>
    <w:rsid w:val="004F2B5B"/>
    <w:rsid w:val="004F2F27"/>
    <w:rsid w:val="004F305A"/>
    <w:rsid w:val="004F3292"/>
    <w:rsid w:val="004F338C"/>
    <w:rsid w:val="004F345C"/>
    <w:rsid w:val="004F3C87"/>
    <w:rsid w:val="004F4116"/>
    <w:rsid w:val="004F473E"/>
    <w:rsid w:val="004F4CE1"/>
    <w:rsid w:val="004F51ED"/>
    <w:rsid w:val="004F5925"/>
    <w:rsid w:val="004F6395"/>
    <w:rsid w:val="004F6B4C"/>
    <w:rsid w:val="004F7076"/>
    <w:rsid w:val="004F75B1"/>
    <w:rsid w:val="004F7825"/>
    <w:rsid w:val="004F7CD7"/>
    <w:rsid w:val="00500996"/>
    <w:rsid w:val="005013A9"/>
    <w:rsid w:val="005018E2"/>
    <w:rsid w:val="00501D67"/>
    <w:rsid w:val="00501F88"/>
    <w:rsid w:val="00502663"/>
    <w:rsid w:val="00502B44"/>
    <w:rsid w:val="00502C38"/>
    <w:rsid w:val="00503102"/>
    <w:rsid w:val="005031C6"/>
    <w:rsid w:val="0050357E"/>
    <w:rsid w:val="005038A0"/>
    <w:rsid w:val="00503EC6"/>
    <w:rsid w:val="00504606"/>
    <w:rsid w:val="005046E2"/>
    <w:rsid w:val="00504A0C"/>
    <w:rsid w:val="00505045"/>
    <w:rsid w:val="0050526F"/>
    <w:rsid w:val="00505370"/>
    <w:rsid w:val="005056B6"/>
    <w:rsid w:val="005057BD"/>
    <w:rsid w:val="005057C2"/>
    <w:rsid w:val="00505A9E"/>
    <w:rsid w:val="00505F97"/>
    <w:rsid w:val="005065F0"/>
    <w:rsid w:val="00506690"/>
    <w:rsid w:val="005067E2"/>
    <w:rsid w:val="00506C25"/>
    <w:rsid w:val="00506C4C"/>
    <w:rsid w:val="0050729A"/>
    <w:rsid w:val="0050747D"/>
    <w:rsid w:val="00507A97"/>
    <w:rsid w:val="00507BB5"/>
    <w:rsid w:val="005100EC"/>
    <w:rsid w:val="005101B8"/>
    <w:rsid w:val="00510670"/>
    <w:rsid w:val="00510E87"/>
    <w:rsid w:val="00510F25"/>
    <w:rsid w:val="00511049"/>
    <w:rsid w:val="00511EDF"/>
    <w:rsid w:val="0051283D"/>
    <w:rsid w:val="00513072"/>
    <w:rsid w:val="005134C9"/>
    <w:rsid w:val="00513C0B"/>
    <w:rsid w:val="00514074"/>
    <w:rsid w:val="005142E5"/>
    <w:rsid w:val="00514331"/>
    <w:rsid w:val="005145BC"/>
    <w:rsid w:val="0051529C"/>
    <w:rsid w:val="00515467"/>
    <w:rsid w:val="005155E6"/>
    <w:rsid w:val="00515685"/>
    <w:rsid w:val="00515958"/>
    <w:rsid w:val="00515E38"/>
    <w:rsid w:val="00516140"/>
    <w:rsid w:val="005164F3"/>
    <w:rsid w:val="00516588"/>
    <w:rsid w:val="00516A9B"/>
    <w:rsid w:val="0052035B"/>
    <w:rsid w:val="005206C5"/>
    <w:rsid w:val="00520880"/>
    <w:rsid w:val="00520928"/>
    <w:rsid w:val="00520960"/>
    <w:rsid w:val="005209ED"/>
    <w:rsid w:val="0052142A"/>
    <w:rsid w:val="005217FD"/>
    <w:rsid w:val="00522474"/>
    <w:rsid w:val="00522813"/>
    <w:rsid w:val="00522FB7"/>
    <w:rsid w:val="0052347D"/>
    <w:rsid w:val="00523723"/>
    <w:rsid w:val="00523CEE"/>
    <w:rsid w:val="00524513"/>
    <w:rsid w:val="0052500C"/>
    <w:rsid w:val="0052551A"/>
    <w:rsid w:val="0052634E"/>
    <w:rsid w:val="00526C02"/>
    <w:rsid w:val="00526F7B"/>
    <w:rsid w:val="00527612"/>
    <w:rsid w:val="005301BC"/>
    <w:rsid w:val="005302FB"/>
    <w:rsid w:val="0053041A"/>
    <w:rsid w:val="0053142C"/>
    <w:rsid w:val="00531C58"/>
    <w:rsid w:val="00531CAB"/>
    <w:rsid w:val="0053217D"/>
    <w:rsid w:val="00532996"/>
    <w:rsid w:val="005329C8"/>
    <w:rsid w:val="00532DD4"/>
    <w:rsid w:val="00532E34"/>
    <w:rsid w:val="0053367A"/>
    <w:rsid w:val="00533B2C"/>
    <w:rsid w:val="00533BBF"/>
    <w:rsid w:val="00533FAB"/>
    <w:rsid w:val="00534151"/>
    <w:rsid w:val="00534819"/>
    <w:rsid w:val="0053533B"/>
    <w:rsid w:val="0053619A"/>
    <w:rsid w:val="0053627A"/>
    <w:rsid w:val="00536F2E"/>
    <w:rsid w:val="00537045"/>
    <w:rsid w:val="005373E2"/>
    <w:rsid w:val="005373F6"/>
    <w:rsid w:val="005378C8"/>
    <w:rsid w:val="00537CFF"/>
    <w:rsid w:val="00537FF7"/>
    <w:rsid w:val="00540021"/>
    <w:rsid w:val="0054022D"/>
    <w:rsid w:val="00540C07"/>
    <w:rsid w:val="00540FE1"/>
    <w:rsid w:val="00541577"/>
    <w:rsid w:val="005418C1"/>
    <w:rsid w:val="00541AA5"/>
    <w:rsid w:val="00541B34"/>
    <w:rsid w:val="00541B9E"/>
    <w:rsid w:val="00541DA0"/>
    <w:rsid w:val="0054253D"/>
    <w:rsid w:val="0054256D"/>
    <w:rsid w:val="005427B0"/>
    <w:rsid w:val="00542A82"/>
    <w:rsid w:val="0054309E"/>
    <w:rsid w:val="005430AE"/>
    <w:rsid w:val="00543251"/>
    <w:rsid w:val="00543CD9"/>
    <w:rsid w:val="0054428A"/>
    <w:rsid w:val="005444A7"/>
    <w:rsid w:val="005447D5"/>
    <w:rsid w:val="0054491A"/>
    <w:rsid w:val="00545203"/>
    <w:rsid w:val="00545B4A"/>
    <w:rsid w:val="00545CDB"/>
    <w:rsid w:val="00545F38"/>
    <w:rsid w:val="00546956"/>
    <w:rsid w:val="00546D14"/>
    <w:rsid w:val="00546D86"/>
    <w:rsid w:val="00546FDA"/>
    <w:rsid w:val="005471DA"/>
    <w:rsid w:val="005500E4"/>
    <w:rsid w:val="005502A3"/>
    <w:rsid w:val="00550C1B"/>
    <w:rsid w:val="00551655"/>
    <w:rsid w:val="00551869"/>
    <w:rsid w:val="00551907"/>
    <w:rsid w:val="0055200A"/>
    <w:rsid w:val="005525B1"/>
    <w:rsid w:val="00552BA3"/>
    <w:rsid w:val="0055329D"/>
    <w:rsid w:val="005532FD"/>
    <w:rsid w:val="00553664"/>
    <w:rsid w:val="00553CEF"/>
    <w:rsid w:val="00553E71"/>
    <w:rsid w:val="00553E80"/>
    <w:rsid w:val="0055463B"/>
    <w:rsid w:val="005548DB"/>
    <w:rsid w:val="00555165"/>
    <w:rsid w:val="005551BD"/>
    <w:rsid w:val="005555C6"/>
    <w:rsid w:val="00555CD5"/>
    <w:rsid w:val="005562AB"/>
    <w:rsid w:val="00556BCC"/>
    <w:rsid w:val="00556D64"/>
    <w:rsid w:val="00556E80"/>
    <w:rsid w:val="0055778E"/>
    <w:rsid w:val="00560200"/>
    <w:rsid w:val="00560A51"/>
    <w:rsid w:val="00560C9A"/>
    <w:rsid w:val="00560DC8"/>
    <w:rsid w:val="005615FF"/>
    <w:rsid w:val="0056163B"/>
    <w:rsid w:val="00561D08"/>
    <w:rsid w:val="005620B4"/>
    <w:rsid w:val="0056270A"/>
    <w:rsid w:val="00562D56"/>
    <w:rsid w:val="00563017"/>
    <w:rsid w:val="005631F4"/>
    <w:rsid w:val="00563569"/>
    <w:rsid w:val="00563835"/>
    <w:rsid w:val="00563F44"/>
    <w:rsid w:val="00563F97"/>
    <w:rsid w:val="0056414A"/>
    <w:rsid w:val="00564277"/>
    <w:rsid w:val="005646FF"/>
    <w:rsid w:val="00564B8E"/>
    <w:rsid w:val="00564D4B"/>
    <w:rsid w:val="00565189"/>
    <w:rsid w:val="00565460"/>
    <w:rsid w:val="005656CD"/>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F"/>
    <w:rsid w:val="005814EF"/>
    <w:rsid w:val="00581ADE"/>
    <w:rsid w:val="00582B7A"/>
    <w:rsid w:val="0058300A"/>
    <w:rsid w:val="0058313D"/>
    <w:rsid w:val="00583424"/>
    <w:rsid w:val="00583AEC"/>
    <w:rsid w:val="005845CF"/>
    <w:rsid w:val="00584D3E"/>
    <w:rsid w:val="00584DAA"/>
    <w:rsid w:val="00584FBE"/>
    <w:rsid w:val="00585647"/>
    <w:rsid w:val="0058634C"/>
    <w:rsid w:val="005867CA"/>
    <w:rsid w:val="005868E4"/>
    <w:rsid w:val="005872AC"/>
    <w:rsid w:val="005909CD"/>
    <w:rsid w:val="005920AB"/>
    <w:rsid w:val="005921C9"/>
    <w:rsid w:val="005923A5"/>
    <w:rsid w:val="005925ED"/>
    <w:rsid w:val="0059308D"/>
    <w:rsid w:val="0059348B"/>
    <w:rsid w:val="00593BCD"/>
    <w:rsid w:val="00593C7F"/>
    <w:rsid w:val="005942D7"/>
    <w:rsid w:val="00594493"/>
    <w:rsid w:val="00594556"/>
    <w:rsid w:val="00594A81"/>
    <w:rsid w:val="00594D41"/>
    <w:rsid w:val="00595274"/>
    <w:rsid w:val="00595801"/>
    <w:rsid w:val="00595E5B"/>
    <w:rsid w:val="00595F5D"/>
    <w:rsid w:val="00596222"/>
    <w:rsid w:val="0059648D"/>
    <w:rsid w:val="005968F1"/>
    <w:rsid w:val="005969B6"/>
    <w:rsid w:val="005971CF"/>
    <w:rsid w:val="00597471"/>
    <w:rsid w:val="005977DD"/>
    <w:rsid w:val="00597A35"/>
    <w:rsid w:val="005A0363"/>
    <w:rsid w:val="005A0E4D"/>
    <w:rsid w:val="005A0F39"/>
    <w:rsid w:val="005A0FDC"/>
    <w:rsid w:val="005A1187"/>
    <w:rsid w:val="005A12F8"/>
    <w:rsid w:val="005A1434"/>
    <w:rsid w:val="005A1771"/>
    <w:rsid w:val="005A2689"/>
    <w:rsid w:val="005A30EB"/>
    <w:rsid w:val="005A47D0"/>
    <w:rsid w:val="005A47D8"/>
    <w:rsid w:val="005A520B"/>
    <w:rsid w:val="005A52B0"/>
    <w:rsid w:val="005A5798"/>
    <w:rsid w:val="005A62D0"/>
    <w:rsid w:val="005A6CF4"/>
    <w:rsid w:val="005A6DE0"/>
    <w:rsid w:val="005A7838"/>
    <w:rsid w:val="005B0243"/>
    <w:rsid w:val="005B0333"/>
    <w:rsid w:val="005B1A06"/>
    <w:rsid w:val="005B2168"/>
    <w:rsid w:val="005B216B"/>
    <w:rsid w:val="005B2776"/>
    <w:rsid w:val="005B3417"/>
    <w:rsid w:val="005B373F"/>
    <w:rsid w:val="005B3912"/>
    <w:rsid w:val="005B3941"/>
    <w:rsid w:val="005B3C46"/>
    <w:rsid w:val="005B3C82"/>
    <w:rsid w:val="005B5496"/>
    <w:rsid w:val="005B5625"/>
    <w:rsid w:val="005B6140"/>
    <w:rsid w:val="005B656E"/>
    <w:rsid w:val="005B673F"/>
    <w:rsid w:val="005B7CC5"/>
    <w:rsid w:val="005C006B"/>
    <w:rsid w:val="005C0385"/>
    <w:rsid w:val="005C03CD"/>
    <w:rsid w:val="005C045B"/>
    <w:rsid w:val="005C04EE"/>
    <w:rsid w:val="005C0A3C"/>
    <w:rsid w:val="005C0FB3"/>
    <w:rsid w:val="005C1130"/>
    <w:rsid w:val="005C1606"/>
    <w:rsid w:val="005C1689"/>
    <w:rsid w:val="005C1B09"/>
    <w:rsid w:val="005C243D"/>
    <w:rsid w:val="005C26A3"/>
    <w:rsid w:val="005C2942"/>
    <w:rsid w:val="005C4D99"/>
    <w:rsid w:val="005C50C1"/>
    <w:rsid w:val="005C60DC"/>
    <w:rsid w:val="005C61BA"/>
    <w:rsid w:val="005C6586"/>
    <w:rsid w:val="005C66B6"/>
    <w:rsid w:val="005C69BC"/>
    <w:rsid w:val="005C766E"/>
    <w:rsid w:val="005D0039"/>
    <w:rsid w:val="005D08CB"/>
    <w:rsid w:val="005D10AD"/>
    <w:rsid w:val="005D1497"/>
    <w:rsid w:val="005D1AFC"/>
    <w:rsid w:val="005D1BDD"/>
    <w:rsid w:val="005D1FFB"/>
    <w:rsid w:val="005D26DD"/>
    <w:rsid w:val="005D2A49"/>
    <w:rsid w:val="005D2DE9"/>
    <w:rsid w:val="005D2DF1"/>
    <w:rsid w:val="005D30CA"/>
    <w:rsid w:val="005D324F"/>
    <w:rsid w:val="005D36DA"/>
    <w:rsid w:val="005D39BE"/>
    <w:rsid w:val="005D3A72"/>
    <w:rsid w:val="005D3BFD"/>
    <w:rsid w:val="005D41F4"/>
    <w:rsid w:val="005D4BA1"/>
    <w:rsid w:val="005D51BA"/>
    <w:rsid w:val="005D5448"/>
    <w:rsid w:val="005D5FE0"/>
    <w:rsid w:val="005D6322"/>
    <w:rsid w:val="005D6364"/>
    <w:rsid w:val="005E05DD"/>
    <w:rsid w:val="005E1DFC"/>
    <w:rsid w:val="005E2259"/>
    <w:rsid w:val="005E34BE"/>
    <w:rsid w:val="005E376C"/>
    <w:rsid w:val="005E38DC"/>
    <w:rsid w:val="005E3936"/>
    <w:rsid w:val="005E3A66"/>
    <w:rsid w:val="005E3DB6"/>
    <w:rsid w:val="005E4454"/>
    <w:rsid w:val="005E46F1"/>
    <w:rsid w:val="005E49CA"/>
    <w:rsid w:val="005E4FA1"/>
    <w:rsid w:val="005E535A"/>
    <w:rsid w:val="005E7520"/>
    <w:rsid w:val="005F0925"/>
    <w:rsid w:val="005F0E5A"/>
    <w:rsid w:val="005F11D0"/>
    <w:rsid w:val="005F18D3"/>
    <w:rsid w:val="005F213A"/>
    <w:rsid w:val="005F28DA"/>
    <w:rsid w:val="005F41C2"/>
    <w:rsid w:val="005F499B"/>
    <w:rsid w:val="005F4EE6"/>
    <w:rsid w:val="005F5566"/>
    <w:rsid w:val="005F5994"/>
    <w:rsid w:val="005F5ADC"/>
    <w:rsid w:val="005F5B93"/>
    <w:rsid w:val="005F5CE5"/>
    <w:rsid w:val="005F5F45"/>
    <w:rsid w:val="005F673D"/>
    <w:rsid w:val="005F6DFA"/>
    <w:rsid w:val="005F70D5"/>
    <w:rsid w:val="005F766F"/>
    <w:rsid w:val="005F7E3B"/>
    <w:rsid w:val="00600006"/>
    <w:rsid w:val="006002CC"/>
    <w:rsid w:val="006006DF"/>
    <w:rsid w:val="00600B46"/>
    <w:rsid w:val="006013AB"/>
    <w:rsid w:val="0060177F"/>
    <w:rsid w:val="006018DB"/>
    <w:rsid w:val="00602096"/>
    <w:rsid w:val="006022F7"/>
    <w:rsid w:val="00602764"/>
    <w:rsid w:val="00603228"/>
    <w:rsid w:val="0060342E"/>
    <w:rsid w:val="006034EA"/>
    <w:rsid w:val="0060411D"/>
    <w:rsid w:val="006046CE"/>
    <w:rsid w:val="0060480E"/>
    <w:rsid w:val="00604B47"/>
    <w:rsid w:val="00604B79"/>
    <w:rsid w:val="0060509F"/>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EC3"/>
    <w:rsid w:val="00610250"/>
    <w:rsid w:val="0061140E"/>
    <w:rsid w:val="006119C9"/>
    <w:rsid w:val="00611CBE"/>
    <w:rsid w:val="00611FF8"/>
    <w:rsid w:val="006121B4"/>
    <w:rsid w:val="00612D76"/>
    <w:rsid w:val="00613144"/>
    <w:rsid w:val="00613B87"/>
    <w:rsid w:val="00613BA2"/>
    <w:rsid w:val="00613FFC"/>
    <w:rsid w:val="006143B6"/>
    <w:rsid w:val="0061483F"/>
    <w:rsid w:val="00614F34"/>
    <w:rsid w:val="006154DA"/>
    <w:rsid w:val="006155DC"/>
    <w:rsid w:val="0061562B"/>
    <w:rsid w:val="006157AF"/>
    <w:rsid w:val="006164FC"/>
    <w:rsid w:val="006165AF"/>
    <w:rsid w:val="00616CD4"/>
    <w:rsid w:val="00617366"/>
    <w:rsid w:val="0061747E"/>
    <w:rsid w:val="00617514"/>
    <w:rsid w:val="006179CD"/>
    <w:rsid w:val="00617EFC"/>
    <w:rsid w:val="0062007B"/>
    <w:rsid w:val="0062084A"/>
    <w:rsid w:val="00620D07"/>
    <w:rsid w:val="00620E0F"/>
    <w:rsid w:val="006212A3"/>
    <w:rsid w:val="00621434"/>
    <w:rsid w:val="006217C5"/>
    <w:rsid w:val="0062228A"/>
    <w:rsid w:val="0062271C"/>
    <w:rsid w:val="00622744"/>
    <w:rsid w:val="00622EC1"/>
    <w:rsid w:val="006238C8"/>
    <w:rsid w:val="006239ED"/>
    <w:rsid w:val="00623C9E"/>
    <w:rsid w:val="00624554"/>
    <w:rsid w:val="00625D06"/>
    <w:rsid w:val="00625EBB"/>
    <w:rsid w:val="006268CD"/>
    <w:rsid w:val="00626E1D"/>
    <w:rsid w:val="00627003"/>
    <w:rsid w:val="00627798"/>
    <w:rsid w:val="006278E2"/>
    <w:rsid w:val="00627E7F"/>
    <w:rsid w:val="00630156"/>
    <w:rsid w:val="006303C5"/>
    <w:rsid w:val="006304F7"/>
    <w:rsid w:val="00630AC9"/>
    <w:rsid w:val="00630EC6"/>
    <w:rsid w:val="00630F8C"/>
    <w:rsid w:val="00631335"/>
    <w:rsid w:val="00631984"/>
    <w:rsid w:val="00631B6E"/>
    <w:rsid w:val="00631C0F"/>
    <w:rsid w:val="006321FF"/>
    <w:rsid w:val="00633A71"/>
    <w:rsid w:val="00633D6C"/>
    <w:rsid w:val="00634424"/>
    <w:rsid w:val="00634B96"/>
    <w:rsid w:val="00634ED9"/>
    <w:rsid w:val="00635DDC"/>
    <w:rsid w:val="0063629C"/>
    <w:rsid w:val="006363A9"/>
    <w:rsid w:val="0063654A"/>
    <w:rsid w:val="006366DF"/>
    <w:rsid w:val="00636C01"/>
    <w:rsid w:val="00637461"/>
    <w:rsid w:val="00637510"/>
    <w:rsid w:val="006377D5"/>
    <w:rsid w:val="00637D02"/>
    <w:rsid w:val="00640090"/>
    <w:rsid w:val="00640399"/>
    <w:rsid w:val="00640F65"/>
    <w:rsid w:val="00640FA5"/>
    <w:rsid w:val="006430A8"/>
    <w:rsid w:val="00643554"/>
    <w:rsid w:val="006436CE"/>
    <w:rsid w:val="006439CB"/>
    <w:rsid w:val="006446CF"/>
    <w:rsid w:val="00644EC5"/>
    <w:rsid w:val="006452F6"/>
    <w:rsid w:val="00645843"/>
    <w:rsid w:val="00645AFC"/>
    <w:rsid w:val="0064660F"/>
    <w:rsid w:val="00646DC3"/>
    <w:rsid w:val="00646E74"/>
    <w:rsid w:val="00647D38"/>
    <w:rsid w:val="00647D95"/>
    <w:rsid w:val="00647FDD"/>
    <w:rsid w:val="0065013F"/>
    <w:rsid w:val="006504AD"/>
    <w:rsid w:val="0065064E"/>
    <w:rsid w:val="00650C8A"/>
    <w:rsid w:val="00650DD7"/>
    <w:rsid w:val="0065131D"/>
    <w:rsid w:val="00651B33"/>
    <w:rsid w:val="00651F28"/>
    <w:rsid w:val="0065273A"/>
    <w:rsid w:val="006533AC"/>
    <w:rsid w:val="006535C3"/>
    <w:rsid w:val="00653E32"/>
    <w:rsid w:val="00654025"/>
    <w:rsid w:val="00654384"/>
    <w:rsid w:val="00654DCD"/>
    <w:rsid w:val="00655177"/>
    <w:rsid w:val="00655346"/>
    <w:rsid w:val="0065608A"/>
    <w:rsid w:val="00656279"/>
    <w:rsid w:val="006568F5"/>
    <w:rsid w:val="00656A2E"/>
    <w:rsid w:val="00656A42"/>
    <w:rsid w:val="00656F88"/>
    <w:rsid w:val="0065772E"/>
    <w:rsid w:val="00657CF3"/>
    <w:rsid w:val="0066097D"/>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B7"/>
    <w:rsid w:val="006678BB"/>
    <w:rsid w:val="0067048E"/>
    <w:rsid w:val="00671186"/>
    <w:rsid w:val="00671258"/>
    <w:rsid w:val="00671506"/>
    <w:rsid w:val="0067167E"/>
    <w:rsid w:val="00671CFF"/>
    <w:rsid w:val="00671F4A"/>
    <w:rsid w:val="006721E2"/>
    <w:rsid w:val="006722C4"/>
    <w:rsid w:val="00672698"/>
    <w:rsid w:val="0067305A"/>
    <w:rsid w:val="006732FE"/>
    <w:rsid w:val="006737B4"/>
    <w:rsid w:val="006738AB"/>
    <w:rsid w:val="00673AD7"/>
    <w:rsid w:val="0067429A"/>
    <w:rsid w:val="006748A9"/>
    <w:rsid w:val="00674B8D"/>
    <w:rsid w:val="00674D5F"/>
    <w:rsid w:val="00675C76"/>
    <w:rsid w:val="00676B29"/>
    <w:rsid w:val="00676C1F"/>
    <w:rsid w:val="00676F2D"/>
    <w:rsid w:val="0067714A"/>
    <w:rsid w:val="00677190"/>
    <w:rsid w:val="00677499"/>
    <w:rsid w:val="00677E4E"/>
    <w:rsid w:val="00677E8A"/>
    <w:rsid w:val="00680643"/>
    <w:rsid w:val="006806E9"/>
    <w:rsid w:val="00680A81"/>
    <w:rsid w:val="00680B25"/>
    <w:rsid w:val="00681329"/>
    <w:rsid w:val="0068211F"/>
    <w:rsid w:val="0068218E"/>
    <w:rsid w:val="00682661"/>
    <w:rsid w:val="006829F4"/>
    <w:rsid w:val="00682E18"/>
    <w:rsid w:val="00683142"/>
    <w:rsid w:val="00683693"/>
    <w:rsid w:val="0068370E"/>
    <w:rsid w:val="00683D87"/>
    <w:rsid w:val="0068471B"/>
    <w:rsid w:val="00685027"/>
    <w:rsid w:val="006856E5"/>
    <w:rsid w:val="0068571E"/>
    <w:rsid w:val="00685A9D"/>
    <w:rsid w:val="00685C36"/>
    <w:rsid w:val="00685F95"/>
    <w:rsid w:val="00686243"/>
    <w:rsid w:val="00686744"/>
    <w:rsid w:val="00686ADF"/>
    <w:rsid w:val="00686F02"/>
    <w:rsid w:val="00687198"/>
    <w:rsid w:val="00687A28"/>
    <w:rsid w:val="006900E8"/>
    <w:rsid w:val="006901B9"/>
    <w:rsid w:val="006905B0"/>
    <w:rsid w:val="00691B01"/>
    <w:rsid w:val="00691DFD"/>
    <w:rsid w:val="0069221A"/>
    <w:rsid w:val="00692273"/>
    <w:rsid w:val="00692D94"/>
    <w:rsid w:val="0069376D"/>
    <w:rsid w:val="00693A00"/>
    <w:rsid w:val="00695B1C"/>
    <w:rsid w:val="006962F4"/>
    <w:rsid w:val="006971B0"/>
    <w:rsid w:val="00697E35"/>
    <w:rsid w:val="006A02D1"/>
    <w:rsid w:val="006A05A4"/>
    <w:rsid w:val="006A0D54"/>
    <w:rsid w:val="006A141D"/>
    <w:rsid w:val="006A2C52"/>
    <w:rsid w:val="006A37FE"/>
    <w:rsid w:val="006A3913"/>
    <w:rsid w:val="006A4916"/>
    <w:rsid w:val="006A4EAB"/>
    <w:rsid w:val="006A564A"/>
    <w:rsid w:val="006A56F5"/>
    <w:rsid w:val="006A57B7"/>
    <w:rsid w:val="006A6655"/>
    <w:rsid w:val="006A6716"/>
    <w:rsid w:val="006A6F12"/>
    <w:rsid w:val="006A73F4"/>
    <w:rsid w:val="006A761A"/>
    <w:rsid w:val="006A7753"/>
    <w:rsid w:val="006A7D16"/>
    <w:rsid w:val="006B03E5"/>
    <w:rsid w:val="006B0C1E"/>
    <w:rsid w:val="006B0D39"/>
    <w:rsid w:val="006B0DC1"/>
    <w:rsid w:val="006B100F"/>
    <w:rsid w:val="006B3579"/>
    <w:rsid w:val="006B39A2"/>
    <w:rsid w:val="006B3B25"/>
    <w:rsid w:val="006B52CE"/>
    <w:rsid w:val="006B55DB"/>
    <w:rsid w:val="006B584F"/>
    <w:rsid w:val="006B58DA"/>
    <w:rsid w:val="006B59FB"/>
    <w:rsid w:val="006B6E65"/>
    <w:rsid w:val="006B79D5"/>
    <w:rsid w:val="006B7ADF"/>
    <w:rsid w:val="006C01A9"/>
    <w:rsid w:val="006C143A"/>
    <w:rsid w:val="006C152A"/>
    <w:rsid w:val="006C1B67"/>
    <w:rsid w:val="006C21DF"/>
    <w:rsid w:val="006C2627"/>
    <w:rsid w:val="006C2E00"/>
    <w:rsid w:val="006C4131"/>
    <w:rsid w:val="006C4210"/>
    <w:rsid w:val="006C4462"/>
    <w:rsid w:val="006C457D"/>
    <w:rsid w:val="006C4DC2"/>
    <w:rsid w:val="006C5090"/>
    <w:rsid w:val="006C5255"/>
    <w:rsid w:val="006C5443"/>
    <w:rsid w:val="006C5B05"/>
    <w:rsid w:val="006C5EE1"/>
    <w:rsid w:val="006C6957"/>
    <w:rsid w:val="006C6972"/>
    <w:rsid w:val="006C69E6"/>
    <w:rsid w:val="006C6E03"/>
    <w:rsid w:val="006C7406"/>
    <w:rsid w:val="006C750A"/>
    <w:rsid w:val="006C7750"/>
    <w:rsid w:val="006C7BCC"/>
    <w:rsid w:val="006D01D8"/>
    <w:rsid w:val="006D0C5D"/>
    <w:rsid w:val="006D1724"/>
    <w:rsid w:val="006D1869"/>
    <w:rsid w:val="006D19D9"/>
    <w:rsid w:val="006D1C9D"/>
    <w:rsid w:val="006D23F9"/>
    <w:rsid w:val="006D2761"/>
    <w:rsid w:val="006D2BDF"/>
    <w:rsid w:val="006D3636"/>
    <w:rsid w:val="006D37C0"/>
    <w:rsid w:val="006D4844"/>
    <w:rsid w:val="006D4F6C"/>
    <w:rsid w:val="006D53B7"/>
    <w:rsid w:val="006D5A00"/>
    <w:rsid w:val="006D5A74"/>
    <w:rsid w:val="006D5A84"/>
    <w:rsid w:val="006D5D91"/>
    <w:rsid w:val="006D70B4"/>
    <w:rsid w:val="006D748D"/>
    <w:rsid w:val="006E0A7C"/>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60D4"/>
    <w:rsid w:val="006E6472"/>
    <w:rsid w:val="006E67C3"/>
    <w:rsid w:val="006E681D"/>
    <w:rsid w:val="006E696D"/>
    <w:rsid w:val="006E6BCC"/>
    <w:rsid w:val="006E7A35"/>
    <w:rsid w:val="006F0125"/>
    <w:rsid w:val="006F05A7"/>
    <w:rsid w:val="006F0879"/>
    <w:rsid w:val="006F11AD"/>
    <w:rsid w:val="006F14C0"/>
    <w:rsid w:val="006F15B3"/>
    <w:rsid w:val="006F1B8A"/>
    <w:rsid w:val="006F2099"/>
    <w:rsid w:val="006F319E"/>
    <w:rsid w:val="006F387E"/>
    <w:rsid w:val="006F3FC5"/>
    <w:rsid w:val="006F45BE"/>
    <w:rsid w:val="006F569C"/>
    <w:rsid w:val="006F5882"/>
    <w:rsid w:val="006F5AF3"/>
    <w:rsid w:val="006F710A"/>
    <w:rsid w:val="006F7E52"/>
    <w:rsid w:val="00700503"/>
    <w:rsid w:val="00700B5B"/>
    <w:rsid w:val="00700F45"/>
    <w:rsid w:val="00701519"/>
    <w:rsid w:val="007015A1"/>
    <w:rsid w:val="007015F6"/>
    <w:rsid w:val="007016F0"/>
    <w:rsid w:val="007017A2"/>
    <w:rsid w:val="00701AD6"/>
    <w:rsid w:val="00701D34"/>
    <w:rsid w:val="00701D7E"/>
    <w:rsid w:val="007029D6"/>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769"/>
    <w:rsid w:val="00707C4D"/>
    <w:rsid w:val="00707C82"/>
    <w:rsid w:val="00710106"/>
    <w:rsid w:val="0071031C"/>
    <w:rsid w:val="007105AB"/>
    <w:rsid w:val="00710654"/>
    <w:rsid w:val="00710A32"/>
    <w:rsid w:val="00710EEA"/>
    <w:rsid w:val="007116E5"/>
    <w:rsid w:val="0071176B"/>
    <w:rsid w:val="007118B6"/>
    <w:rsid w:val="00711EA0"/>
    <w:rsid w:val="007125DA"/>
    <w:rsid w:val="007125DE"/>
    <w:rsid w:val="007126FD"/>
    <w:rsid w:val="007129B5"/>
    <w:rsid w:val="00713073"/>
    <w:rsid w:val="007135C3"/>
    <w:rsid w:val="00713645"/>
    <w:rsid w:val="007138C8"/>
    <w:rsid w:val="00713DA3"/>
    <w:rsid w:val="00713F3D"/>
    <w:rsid w:val="007146A6"/>
    <w:rsid w:val="007156DF"/>
    <w:rsid w:val="007157AC"/>
    <w:rsid w:val="00715958"/>
    <w:rsid w:val="00715FC4"/>
    <w:rsid w:val="007160FC"/>
    <w:rsid w:val="007161BB"/>
    <w:rsid w:val="0071659E"/>
    <w:rsid w:val="00716826"/>
    <w:rsid w:val="00716892"/>
    <w:rsid w:val="00716BF5"/>
    <w:rsid w:val="00717A73"/>
    <w:rsid w:val="007208D7"/>
    <w:rsid w:val="00721153"/>
    <w:rsid w:val="007211A9"/>
    <w:rsid w:val="007215DD"/>
    <w:rsid w:val="00721B21"/>
    <w:rsid w:val="0072219F"/>
    <w:rsid w:val="00722BD2"/>
    <w:rsid w:val="00722D53"/>
    <w:rsid w:val="00722D76"/>
    <w:rsid w:val="00723826"/>
    <w:rsid w:val="00723C39"/>
    <w:rsid w:val="007245D7"/>
    <w:rsid w:val="007253F6"/>
    <w:rsid w:val="007255CF"/>
    <w:rsid w:val="00725B41"/>
    <w:rsid w:val="00726691"/>
    <w:rsid w:val="00726B5D"/>
    <w:rsid w:val="00726CA5"/>
    <w:rsid w:val="007277BA"/>
    <w:rsid w:val="0072782D"/>
    <w:rsid w:val="007301B0"/>
    <w:rsid w:val="007304B1"/>
    <w:rsid w:val="007309E2"/>
    <w:rsid w:val="007316FD"/>
    <w:rsid w:val="007318FE"/>
    <w:rsid w:val="00731BA4"/>
    <w:rsid w:val="00731EF5"/>
    <w:rsid w:val="00731FAE"/>
    <w:rsid w:val="0073270D"/>
    <w:rsid w:val="00732BB7"/>
    <w:rsid w:val="00732DDC"/>
    <w:rsid w:val="00733282"/>
    <w:rsid w:val="007337EC"/>
    <w:rsid w:val="00733910"/>
    <w:rsid w:val="00733953"/>
    <w:rsid w:val="00733BEA"/>
    <w:rsid w:val="00734A66"/>
    <w:rsid w:val="00734D6D"/>
    <w:rsid w:val="00734E65"/>
    <w:rsid w:val="00734F30"/>
    <w:rsid w:val="00735B2C"/>
    <w:rsid w:val="00735BC6"/>
    <w:rsid w:val="007361EF"/>
    <w:rsid w:val="00736471"/>
    <w:rsid w:val="00736725"/>
    <w:rsid w:val="00737000"/>
    <w:rsid w:val="00737003"/>
    <w:rsid w:val="007371EC"/>
    <w:rsid w:val="007374ED"/>
    <w:rsid w:val="007376F5"/>
    <w:rsid w:val="007378FC"/>
    <w:rsid w:val="00737A6E"/>
    <w:rsid w:val="00737CE6"/>
    <w:rsid w:val="00741206"/>
    <w:rsid w:val="00742ABD"/>
    <w:rsid w:val="007430CE"/>
    <w:rsid w:val="00744071"/>
    <w:rsid w:val="00744122"/>
    <w:rsid w:val="007449CE"/>
    <w:rsid w:val="00744EB0"/>
    <w:rsid w:val="0074516B"/>
    <w:rsid w:val="0074542C"/>
    <w:rsid w:val="0074549D"/>
    <w:rsid w:val="00745825"/>
    <w:rsid w:val="00745848"/>
    <w:rsid w:val="00746829"/>
    <w:rsid w:val="00746C02"/>
    <w:rsid w:val="00746E47"/>
    <w:rsid w:val="00747357"/>
    <w:rsid w:val="00747620"/>
    <w:rsid w:val="00747843"/>
    <w:rsid w:val="00747CD9"/>
    <w:rsid w:val="00747EEB"/>
    <w:rsid w:val="00750265"/>
    <w:rsid w:val="0075071A"/>
    <w:rsid w:val="00751640"/>
    <w:rsid w:val="0075338C"/>
    <w:rsid w:val="007533FC"/>
    <w:rsid w:val="00753EA6"/>
    <w:rsid w:val="00753F3E"/>
    <w:rsid w:val="00754299"/>
    <w:rsid w:val="0075458A"/>
    <w:rsid w:val="0075462D"/>
    <w:rsid w:val="00754D69"/>
    <w:rsid w:val="0075599C"/>
    <w:rsid w:val="00756413"/>
    <w:rsid w:val="00756B34"/>
    <w:rsid w:val="00756D14"/>
    <w:rsid w:val="00756F07"/>
    <w:rsid w:val="0075735F"/>
    <w:rsid w:val="007579C1"/>
    <w:rsid w:val="007579F9"/>
    <w:rsid w:val="00757A24"/>
    <w:rsid w:val="00757E4A"/>
    <w:rsid w:val="00760292"/>
    <w:rsid w:val="0076065D"/>
    <w:rsid w:val="007606E1"/>
    <w:rsid w:val="00761087"/>
    <w:rsid w:val="007610EE"/>
    <w:rsid w:val="007610EF"/>
    <w:rsid w:val="00761FDE"/>
    <w:rsid w:val="00762238"/>
    <w:rsid w:val="0076239C"/>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2B0"/>
    <w:rsid w:val="00772991"/>
    <w:rsid w:val="00772D88"/>
    <w:rsid w:val="00773008"/>
    <w:rsid w:val="007743E6"/>
    <w:rsid w:val="00774DE0"/>
    <w:rsid w:val="0077588C"/>
    <w:rsid w:val="00775A78"/>
    <w:rsid w:val="00776586"/>
    <w:rsid w:val="00776DBE"/>
    <w:rsid w:val="00776FA5"/>
    <w:rsid w:val="007772BD"/>
    <w:rsid w:val="00777795"/>
    <w:rsid w:val="00777807"/>
    <w:rsid w:val="0077785B"/>
    <w:rsid w:val="00780129"/>
    <w:rsid w:val="00780684"/>
    <w:rsid w:val="007807D9"/>
    <w:rsid w:val="00781CC9"/>
    <w:rsid w:val="00781EDE"/>
    <w:rsid w:val="0078221F"/>
    <w:rsid w:val="0078239C"/>
    <w:rsid w:val="00783314"/>
    <w:rsid w:val="00783378"/>
    <w:rsid w:val="00783A91"/>
    <w:rsid w:val="00783B32"/>
    <w:rsid w:val="00783C4D"/>
    <w:rsid w:val="00783DFC"/>
    <w:rsid w:val="00784A00"/>
    <w:rsid w:val="00784F92"/>
    <w:rsid w:val="00785D40"/>
    <w:rsid w:val="0078666E"/>
    <w:rsid w:val="007869B2"/>
    <w:rsid w:val="00786E00"/>
    <w:rsid w:val="007873C9"/>
    <w:rsid w:val="0078755D"/>
    <w:rsid w:val="00787813"/>
    <w:rsid w:val="00787BA3"/>
    <w:rsid w:val="00790179"/>
    <w:rsid w:val="00790568"/>
    <w:rsid w:val="00790CA2"/>
    <w:rsid w:val="00790D54"/>
    <w:rsid w:val="00790DD6"/>
    <w:rsid w:val="00790E8D"/>
    <w:rsid w:val="00791193"/>
    <w:rsid w:val="00791302"/>
    <w:rsid w:val="00791775"/>
    <w:rsid w:val="0079191E"/>
    <w:rsid w:val="00791A10"/>
    <w:rsid w:val="00791A32"/>
    <w:rsid w:val="00792361"/>
    <w:rsid w:val="0079286A"/>
    <w:rsid w:val="00792DC4"/>
    <w:rsid w:val="007934DD"/>
    <w:rsid w:val="00793E83"/>
    <w:rsid w:val="0079404B"/>
    <w:rsid w:val="00794572"/>
    <w:rsid w:val="007946B3"/>
    <w:rsid w:val="007946EE"/>
    <w:rsid w:val="00794A7F"/>
    <w:rsid w:val="007952A0"/>
    <w:rsid w:val="007954EB"/>
    <w:rsid w:val="00795646"/>
    <w:rsid w:val="00795D39"/>
    <w:rsid w:val="00795F43"/>
    <w:rsid w:val="007965FA"/>
    <w:rsid w:val="00796887"/>
    <w:rsid w:val="00796BD2"/>
    <w:rsid w:val="00796F85"/>
    <w:rsid w:val="007971F3"/>
    <w:rsid w:val="00797A6D"/>
    <w:rsid w:val="00797EEF"/>
    <w:rsid w:val="007A0992"/>
    <w:rsid w:val="007A1467"/>
    <w:rsid w:val="007A14D0"/>
    <w:rsid w:val="007A1796"/>
    <w:rsid w:val="007A1AA4"/>
    <w:rsid w:val="007A1AD9"/>
    <w:rsid w:val="007A1BFC"/>
    <w:rsid w:val="007A2380"/>
    <w:rsid w:val="007A25E3"/>
    <w:rsid w:val="007A2AB9"/>
    <w:rsid w:val="007A2EDB"/>
    <w:rsid w:val="007A4810"/>
    <w:rsid w:val="007A4CFC"/>
    <w:rsid w:val="007A4E75"/>
    <w:rsid w:val="007A5435"/>
    <w:rsid w:val="007A62DA"/>
    <w:rsid w:val="007A6BFA"/>
    <w:rsid w:val="007A7C6A"/>
    <w:rsid w:val="007B0122"/>
    <w:rsid w:val="007B05B3"/>
    <w:rsid w:val="007B10D7"/>
    <w:rsid w:val="007B1BD3"/>
    <w:rsid w:val="007B21B3"/>
    <w:rsid w:val="007B21D5"/>
    <w:rsid w:val="007B21E3"/>
    <w:rsid w:val="007B251B"/>
    <w:rsid w:val="007B268E"/>
    <w:rsid w:val="007B2747"/>
    <w:rsid w:val="007B2A75"/>
    <w:rsid w:val="007B2D64"/>
    <w:rsid w:val="007B3021"/>
    <w:rsid w:val="007B388E"/>
    <w:rsid w:val="007B3891"/>
    <w:rsid w:val="007B38D2"/>
    <w:rsid w:val="007B42B2"/>
    <w:rsid w:val="007B6CD8"/>
    <w:rsid w:val="007B6CFA"/>
    <w:rsid w:val="007B6FC3"/>
    <w:rsid w:val="007B7CB3"/>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51FE"/>
    <w:rsid w:val="007C5233"/>
    <w:rsid w:val="007C5529"/>
    <w:rsid w:val="007C5789"/>
    <w:rsid w:val="007C59FF"/>
    <w:rsid w:val="007C5BE3"/>
    <w:rsid w:val="007C5D2C"/>
    <w:rsid w:val="007C5E1C"/>
    <w:rsid w:val="007C6432"/>
    <w:rsid w:val="007C6A01"/>
    <w:rsid w:val="007C6AD1"/>
    <w:rsid w:val="007C6E08"/>
    <w:rsid w:val="007C7438"/>
    <w:rsid w:val="007C7A12"/>
    <w:rsid w:val="007C7A34"/>
    <w:rsid w:val="007C7C14"/>
    <w:rsid w:val="007C7E77"/>
    <w:rsid w:val="007C7F78"/>
    <w:rsid w:val="007D01C5"/>
    <w:rsid w:val="007D055A"/>
    <w:rsid w:val="007D06A1"/>
    <w:rsid w:val="007D0D37"/>
    <w:rsid w:val="007D1025"/>
    <w:rsid w:val="007D143E"/>
    <w:rsid w:val="007D14A1"/>
    <w:rsid w:val="007D24D1"/>
    <w:rsid w:val="007D25A4"/>
    <w:rsid w:val="007D2793"/>
    <w:rsid w:val="007D2CCA"/>
    <w:rsid w:val="007D2DF7"/>
    <w:rsid w:val="007D2EC4"/>
    <w:rsid w:val="007D30E3"/>
    <w:rsid w:val="007D343C"/>
    <w:rsid w:val="007D3E73"/>
    <w:rsid w:val="007D4202"/>
    <w:rsid w:val="007D44EF"/>
    <w:rsid w:val="007D5D98"/>
    <w:rsid w:val="007D5E80"/>
    <w:rsid w:val="007D5F0C"/>
    <w:rsid w:val="007D6539"/>
    <w:rsid w:val="007D6966"/>
    <w:rsid w:val="007D6FC0"/>
    <w:rsid w:val="007D7342"/>
    <w:rsid w:val="007D766F"/>
    <w:rsid w:val="007E11E8"/>
    <w:rsid w:val="007E11F7"/>
    <w:rsid w:val="007E17A5"/>
    <w:rsid w:val="007E1B24"/>
    <w:rsid w:val="007E3633"/>
    <w:rsid w:val="007E3D09"/>
    <w:rsid w:val="007E411C"/>
    <w:rsid w:val="007E4AAE"/>
    <w:rsid w:val="007E4ED2"/>
    <w:rsid w:val="007E56D7"/>
    <w:rsid w:val="007E5B3C"/>
    <w:rsid w:val="007E6008"/>
    <w:rsid w:val="007E633C"/>
    <w:rsid w:val="007E677D"/>
    <w:rsid w:val="007F0483"/>
    <w:rsid w:val="007F049D"/>
    <w:rsid w:val="007F084B"/>
    <w:rsid w:val="007F0BEB"/>
    <w:rsid w:val="007F0DC6"/>
    <w:rsid w:val="007F0DCF"/>
    <w:rsid w:val="007F114A"/>
    <w:rsid w:val="007F1165"/>
    <w:rsid w:val="007F29F8"/>
    <w:rsid w:val="007F2C48"/>
    <w:rsid w:val="007F305E"/>
    <w:rsid w:val="007F358E"/>
    <w:rsid w:val="007F38A5"/>
    <w:rsid w:val="007F3C2F"/>
    <w:rsid w:val="007F3FA9"/>
    <w:rsid w:val="007F4217"/>
    <w:rsid w:val="007F48DF"/>
    <w:rsid w:val="007F515E"/>
    <w:rsid w:val="007F5602"/>
    <w:rsid w:val="007F5CBD"/>
    <w:rsid w:val="007F6309"/>
    <w:rsid w:val="007F6B67"/>
    <w:rsid w:val="007F74A7"/>
    <w:rsid w:val="007F7556"/>
    <w:rsid w:val="007F7637"/>
    <w:rsid w:val="007F7982"/>
    <w:rsid w:val="007F7FC5"/>
    <w:rsid w:val="0080014B"/>
    <w:rsid w:val="0080051C"/>
    <w:rsid w:val="00800546"/>
    <w:rsid w:val="00801161"/>
    <w:rsid w:val="00801343"/>
    <w:rsid w:val="008023DD"/>
    <w:rsid w:val="0080302F"/>
    <w:rsid w:val="008039F4"/>
    <w:rsid w:val="008041DC"/>
    <w:rsid w:val="00804248"/>
    <w:rsid w:val="008047A9"/>
    <w:rsid w:val="00804A51"/>
    <w:rsid w:val="00804C6A"/>
    <w:rsid w:val="00805098"/>
    <w:rsid w:val="00806105"/>
    <w:rsid w:val="00806EA2"/>
    <w:rsid w:val="00806ECD"/>
    <w:rsid w:val="00807089"/>
    <w:rsid w:val="00807136"/>
    <w:rsid w:val="0080766B"/>
    <w:rsid w:val="00807C2B"/>
    <w:rsid w:val="008101AB"/>
    <w:rsid w:val="0081021D"/>
    <w:rsid w:val="008102EB"/>
    <w:rsid w:val="00810A80"/>
    <w:rsid w:val="00810E7F"/>
    <w:rsid w:val="00811236"/>
    <w:rsid w:val="008112B2"/>
    <w:rsid w:val="008112F2"/>
    <w:rsid w:val="008119B3"/>
    <w:rsid w:val="00811C9D"/>
    <w:rsid w:val="0081222A"/>
    <w:rsid w:val="00813356"/>
    <w:rsid w:val="00813541"/>
    <w:rsid w:val="0081393D"/>
    <w:rsid w:val="00814315"/>
    <w:rsid w:val="008149BF"/>
    <w:rsid w:val="008153DE"/>
    <w:rsid w:val="00816725"/>
    <w:rsid w:val="00816AF4"/>
    <w:rsid w:val="00816B46"/>
    <w:rsid w:val="00816CD4"/>
    <w:rsid w:val="0081706F"/>
    <w:rsid w:val="008172AB"/>
    <w:rsid w:val="0081759A"/>
    <w:rsid w:val="0081773F"/>
    <w:rsid w:val="008177A5"/>
    <w:rsid w:val="00817B77"/>
    <w:rsid w:val="00817BFD"/>
    <w:rsid w:val="00817DB4"/>
    <w:rsid w:val="00817E85"/>
    <w:rsid w:val="00820AA5"/>
    <w:rsid w:val="008212D7"/>
    <w:rsid w:val="008216F1"/>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2D8"/>
    <w:rsid w:val="00827414"/>
    <w:rsid w:val="0082762D"/>
    <w:rsid w:val="00827D92"/>
    <w:rsid w:val="0083027F"/>
    <w:rsid w:val="0083044E"/>
    <w:rsid w:val="00830554"/>
    <w:rsid w:val="00830622"/>
    <w:rsid w:val="008308D4"/>
    <w:rsid w:val="00830FDF"/>
    <w:rsid w:val="00831018"/>
    <w:rsid w:val="0083157E"/>
    <w:rsid w:val="00832223"/>
    <w:rsid w:val="00832756"/>
    <w:rsid w:val="00832B96"/>
    <w:rsid w:val="00832E15"/>
    <w:rsid w:val="0083315D"/>
    <w:rsid w:val="0083332E"/>
    <w:rsid w:val="008333EC"/>
    <w:rsid w:val="00833B14"/>
    <w:rsid w:val="00833C18"/>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D60"/>
    <w:rsid w:val="0084167F"/>
    <w:rsid w:val="008418FF"/>
    <w:rsid w:val="00841B4C"/>
    <w:rsid w:val="00841F16"/>
    <w:rsid w:val="00842575"/>
    <w:rsid w:val="00842C3B"/>
    <w:rsid w:val="00843155"/>
    <w:rsid w:val="00843991"/>
    <w:rsid w:val="00843AEE"/>
    <w:rsid w:val="00843CC9"/>
    <w:rsid w:val="008449B0"/>
    <w:rsid w:val="0084513C"/>
    <w:rsid w:val="00845580"/>
    <w:rsid w:val="00845B3D"/>
    <w:rsid w:val="00846519"/>
    <w:rsid w:val="0084674B"/>
    <w:rsid w:val="008467D1"/>
    <w:rsid w:val="00846BC0"/>
    <w:rsid w:val="0084712A"/>
    <w:rsid w:val="00847A81"/>
    <w:rsid w:val="00847D20"/>
    <w:rsid w:val="00850143"/>
    <w:rsid w:val="00850414"/>
    <w:rsid w:val="00850A7B"/>
    <w:rsid w:val="00851889"/>
    <w:rsid w:val="00851B01"/>
    <w:rsid w:val="00851C89"/>
    <w:rsid w:val="00852743"/>
    <w:rsid w:val="00852A47"/>
    <w:rsid w:val="00852A59"/>
    <w:rsid w:val="00852F1B"/>
    <w:rsid w:val="00854382"/>
    <w:rsid w:val="008549F1"/>
    <w:rsid w:val="00854A6E"/>
    <w:rsid w:val="00854D0D"/>
    <w:rsid w:val="008557B1"/>
    <w:rsid w:val="008557DD"/>
    <w:rsid w:val="00855AB5"/>
    <w:rsid w:val="00855B8E"/>
    <w:rsid w:val="00855BD0"/>
    <w:rsid w:val="00856066"/>
    <w:rsid w:val="00856150"/>
    <w:rsid w:val="00856413"/>
    <w:rsid w:val="00856567"/>
    <w:rsid w:val="00856B14"/>
    <w:rsid w:val="00857427"/>
    <w:rsid w:val="00857D73"/>
    <w:rsid w:val="00857DA5"/>
    <w:rsid w:val="00857ED3"/>
    <w:rsid w:val="008600C2"/>
    <w:rsid w:val="00860608"/>
    <w:rsid w:val="00860956"/>
    <w:rsid w:val="00860BB7"/>
    <w:rsid w:val="00860E60"/>
    <w:rsid w:val="008611E0"/>
    <w:rsid w:val="00861DFF"/>
    <w:rsid w:val="008620E9"/>
    <w:rsid w:val="0086345F"/>
    <w:rsid w:val="00863764"/>
    <w:rsid w:val="00863C33"/>
    <w:rsid w:val="00864769"/>
    <w:rsid w:val="008648A6"/>
    <w:rsid w:val="00864E04"/>
    <w:rsid w:val="008659FD"/>
    <w:rsid w:val="00865C58"/>
    <w:rsid w:val="00865E95"/>
    <w:rsid w:val="0086639A"/>
    <w:rsid w:val="00866830"/>
    <w:rsid w:val="00866AA3"/>
    <w:rsid w:val="00866E90"/>
    <w:rsid w:val="00867739"/>
    <w:rsid w:val="008679C9"/>
    <w:rsid w:val="00867AEA"/>
    <w:rsid w:val="00870852"/>
    <w:rsid w:val="00871174"/>
    <w:rsid w:val="008712A2"/>
    <w:rsid w:val="00871EDC"/>
    <w:rsid w:val="00872912"/>
    <w:rsid w:val="00873E2A"/>
    <w:rsid w:val="0087499B"/>
    <w:rsid w:val="00874DE1"/>
    <w:rsid w:val="00874FCB"/>
    <w:rsid w:val="00875147"/>
    <w:rsid w:val="008751BE"/>
    <w:rsid w:val="00875E89"/>
    <w:rsid w:val="0087602E"/>
    <w:rsid w:val="00876039"/>
    <w:rsid w:val="008763EA"/>
    <w:rsid w:val="00876E44"/>
    <w:rsid w:val="00876EDC"/>
    <w:rsid w:val="00877427"/>
    <w:rsid w:val="00877C76"/>
    <w:rsid w:val="008802FA"/>
    <w:rsid w:val="00880505"/>
    <w:rsid w:val="00880627"/>
    <w:rsid w:val="00880A02"/>
    <w:rsid w:val="0088213A"/>
    <w:rsid w:val="008821A3"/>
    <w:rsid w:val="008822E5"/>
    <w:rsid w:val="0088266C"/>
    <w:rsid w:val="00883095"/>
    <w:rsid w:val="008837C1"/>
    <w:rsid w:val="00883A8E"/>
    <w:rsid w:val="00883AB3"/>
    <w:rsid w:val="00883D82"/>
    <w:rsid w:val="0088412A"/>
    <w:rsid w:val="008846DB"/>
    <w:rsid w:val="00884C78"/>
    <w:rsid w:val="00884F91"/>
    <w:rsid w:val="008852CB"/>
    <w:rsid w:val="00885580"/>
    <w:rsid w:val="00886B96"/>
    <w:rsid w:val="00886C08"/>
    <w:rsid w:val="00886CCE"/>
    <w:rsid w:val="00886D4C"/>
    <w:rsid w:val="00887626"/>
    <w:rsid w:val="00887943"/>
    <w:rsid w:val="00887980"/>
    <w:rsid w:val="00890334"/>
    <w:rsid w:val="00890BC2"/>
    <w:rsid w:val="00890D83"/>
    <w:rsid w:val="00890FF4"/>
    <w:rsid w:val="0089183B"/>
    <w:rsid w:val="00892228"/>
    <w:rsid w:val="008933F3"/>
    <w:rsid w:val="00893857"/>
    <w:rsid w:val="00893ECB"/>
    <w:rsid w:val="008944AB"/>
    <w:rsid w:val="00894C30"/>
    <w:rsid w:val="00895598"/>
    <w:rsid w:val="00895BBD"/>
    <w:rsid w:val="00895BC8"/>
    <w:rsid w:val="008969A4"/>
    <w:rsid w:val="00896C2B"/>
    <w:rsid w:val="00896D03"/>
    <w:rsid w:val="008971F2"/>
    <w:rsid w:val="00897265"/>
    <w:rsid w:val="008976D9"/>
    <w:rsid w:val="00897760"/>
    <w:rsid w:val="00897A65"/>
    <w:rsid w:val="00897B96"/>
    <w:rsid w:val="00897EDC"/>
    <w:rsid w:val="008A0005"/>
    <w:rsid w:val="008A01AF"/>
    <w:rsid w:val="008A06AA"/>
    <w:rsid w:val="008A1811"/>
    <w:rsid w:val="008A1BF8"/>
    <w:rsid w:val="008A1C82"/>
    <w:rsid w:val="008A1E45"/>
    <w:rsid w:val="008A217A"/>
    <w:rsid w:val="008A25CC"/>
    <w:rsid w:val="008A3285"/>
    <w:rsid w:val="008A369A"/>
    <w:rsid w:val="008A4454"/>
    <w:rsid w:val="008A4BB7"/>
    <w:rsid w:val="008A5186"/>
    <w:rsid w:val="008A52AF"/>
    <w:rsid w:val="008A5C93"/>
    <w:rsid w:val="008A5F7D"/>
    <w:rsid w:val="008A5FAA"/>
    <w:rsid w:val="008A5FAB"/>
    <w:rsid w:val="008A6475"/>
    <w:rsid w:val="008A659F"/>
    <w:rsid w:val="008A785B"/>
    <w:rsid w:val="008A7E06"/>
    <w:rsid w:val="008B04E9"/>
    <w:rsid w:val="008B097A"/>
    <w:rsid w:val="008B0998"/>
    <w:rsid w:val="008B17A3"/>
    <w:rsid w:val="008B1C91"/>
    <w:rsid w:val="008B20F3"/>
    <w:rsid w:val="008B2E13"/>
    <w:rsid w:val="008B2E67"/>
    <w:rsid w:val="008B3CD2"/>
    <w:rsid w:val="008B4079"/>
    <w:rsid w:val="008B41EA"/>
    <w:rsid w:val="008B4483"/>
    <w:rsid w:val="008B4560"/>
    <w:rsid w:val="008B4AC2"/>
    <w:rsid w:val="008B4AC6"/>
    <w:rsid w:val="008B4D00"/>
    <w:rsid w:val="008B5260"/>
    <w:rsid w:val="008B5827"/>
    <w:rsid w:val="008B5AA5"/>
    <w:rsid w:val="008B5BC5"/>
    <w:rsid w:val="008B625D"/>
    <w:rsid w:val="008B67B3"/>
    <w:rsid w:val="008B67C1"/>
    <w:rsid w:val="008B7293"/>
    <w:rsid w:val="008B7A06"/>
    <w:rsid w:val="008B7A7B"/>
    <w:rsid w:val="008B7BCC"/>
    <w:rsid w:val="008B7F01"/>
    <w:rsid w:val="008C0063"/>
    <w:rsid w:val="008C00D8"/>
    <w:rsid w:val="008C06E5"/>
    <w:rsid w:val="008C0DD6"/>
    <w:rsid w:val="008C15E7"/>
    <w:rsid w:val="008C18F8"/>
    <w:rsid w:val="008C1FEA"/>
    <w:rsid w:val="008C2C71"/>
    <w:rsid w:val="008C2F44"/>
    <w:rsid w:val="008C3B92"/>
    <w:rsid w:val="008C4126"/>
    <w:rsid w:val="008C4183"/>
    <w:rsid w:val="008C4C4A"/>
    <w:rsid w:val="008C4CD3"/>
    <w:rsid w:val="008C4D7A"/>
    <w:rsid w:val="008C4DD5"/>
    <w:rsid w:val="008C5A23"/>
    <w:rsid w:val="008C5DBB"/>
    <w:rsid w:val="008C5E9E"/>
    <w:rsid w:val="008C67C8"/>
    <w:rsid w:val="008C6966"/>
    <w:rsid w:val="008C6A23"/>
    <w:rsid w:val="008C72BB"/>
    <w:rsid w:val="008C77B7"/>
    <w:rsid w:val="008C7EE4"/>
    <w:rsid w:val="008D01E6"/>
    <w:rsid w:val="008D01FA"/>
    <w:rsid w:val="008D045B"/>
    <w:rsid w:val="008D0C6A"/>
    <w:rsid w:val="008D0C73"/>
    <w:rsid w:val="008D0CA9"/>
    <w:rsid w:val="008D12C2"/>
    <w:rsid w:val="008D12E2"/>
    <w:rsid w:val="008D162D"/>
    <w:rsid w:val="008D17B1"/>
    <w:rsid w:val="008D18D7"/>
    <w:rsid w:val="008D1C7F"/>
    <w:rsid w:val="008D208D"/>
    <w:rsid w:val="008D28C1"/>
    <w:rsid w:val="008D2EC7"/>
    <w:rsid w:val="008D33F2"/>
    <w:rsid w:val="008D3CD6"/>
    <w:rsid w:val="008D3EEC"/>
    <w:rsid w:val="008D41CE"/>
    <w:rsid w:val="008D5083"/>
    <w:rsid w:val="008D5633"/>
    <w:rsid w:val="008D5B81"/>
    <w:rsid w:val="008D5B94"/>
    <w:rsid w:val="008D5B99"/>
    <w:rsid w:val="008D604C"/>
    <w:rsid w:val="008D6925"/>
    <w:rsid w:val="008D6943"/>
    <w:rsid w:val="008D6983"/>
    <w:rsid w:val="008D71AE"/>
    <w:rsid w:val="008D7264"/>
    <w:rsid w:val="008D7728"/>
    <w:rsid w:val="008E050D"/>
    <w:rsid w:val="008E0989"/>
    <w:rsid w:val="008E0CBA"/>
    <w:rsid w:val="008E0E6D"/>
    <w:rsid w:val="008E0FAB"/>
    <w:rsid w:val="008E102D"/>
    <w:rsid w:val="008E132B"/>
    <w:rsid w:val="008E1885"/>
    <w:rsid w:val="008E194E"/>
    <w:rsid w:val="008E2041"/>
    <w:rsid w:val="008E24DF"/>
    <w:rsid w:val="008E2851"/>
    <w:rsid w:val="008E291E"/>
    <w:rsid w:val="008E3093"/>
    <w:rsid w:val="008E42AC"/>
    <w:rsid w:val="008E43F7"/>
    <w:rsid w:val="008E4758"/>
    <w:rsid w:val="008E5D7A"/>
    <w:rsid w:val="008E65AF"/>
    <w:rsid w:val="008E6866"/>
    <w:rsid w:val="008E6A36"/>
    <w:rsid w:val="008E6F26"/>
    <w:rsid w:val="008E780C"/>
    <w:rsid w:val="008E7FFA"/>
    <w:rsid w:val="008F0BF2"/>
    <w:rsid w:val="008F0DBC"/>
    <w:rsid w:val="008F0FFC"/>
    <w:rsid w:val="008F1600"/>
    <w:rsid w:val="008F1AF0"/>
    <w:rsid w:val="008F1C11"/>
    <w:rsid w:val="008F1D79"/>
    <w:rsid w:val="008F276F"/>
    <w:rsid w:val="008F2DD5"/>
    <w:rsid w:val="008F2FA1"/>
    <w:rsid w:val="008F41EF"/>
    <w:rsid w:val="008F4AD1"/>
    <w:rsid w:val="008F4F7E"/>
    <w:rsid w:val="008F5290"/>
    <w:rsid w:val="008F5618"/>
    <w:rsid w:val="008F5C0D"/>
    <w:rsid w:val="008F6E0E"/>
    <w:rsid w:val="008F760C"/>
    <w:rsid w:val="008F77B9"/>
    <w:rsid w:val="008F7AC4"/>
    <w:rsid w:val="008F7B00"/>
    <w:rsid w:val="008F7D12"/>
    <w:rsid w:val="008F7FE4"/>
    <w:rsid w:val="0090029F"/>
    <w:rsid w:val="00901BD2"/>
    <w:rsid w:val="00901E11"/>
    <w:rsid w:val="00902668"/>
    <w:rsid w:val="0090324C"/>
    <w:rsid w:val="00903674"/>
    <w:rsid w:val="00903C21"/>
    <w:rsid w:val="00904109"/>
    <w:rsid w:val="0090424E"/>
    <w:rsid w:val="00904A25"/>
    <w:rsid w:val="00904D7C"/>
    <w:rsid w:val="00905019"/>
    <w:rsid w:val="00905242"/>
    <w:rsid w:val="00905480"/>
    <w:rsid w:val="00905C65"/>
    <w:rsid w:val="00905E3A"/>
    <w:rsid w:val="009060B1"/>
    <w:rsid w:val="00906121"/>
    <w:rsid w:val="009064A8"/>
    <w:rsid w:val="009067C4"/>
    <w:rsid w:val="00906F67"/>
    <w:rsid w:val="00907001"/>
    <w:rsid w:val="009103D9"/>
    <w:rsid w:val="009109AC"/>
    <w:rsid w:val="00910AE6"/>
    <w:rsid w:val="00910E6C"/>
    <w:rsid w:val="0091163B"/>
    <w:rsid w:val="00911895"/>
    <w:rsid w:val="00911BB7"/>
    <w:rsid w:val="00911D4C"/>
    <w:rsid w:val="00911E46"/>
    <w:rsid w:val="009122D6"/>
    <w:rsid w:val="00912502"/>
    <w:rsid w:val="009129ED"/>
    <w:rsid w:val="00912DB3"/>
    <w:rsid w:val="00912F77"/>
    <w:rsid w:val="00913744"/>
    <w:rsid w:val="00913977"/>
    <w:rsid w:val="009142A8"/>
    <w:rsid w:val="009144A5"/>
    <w:rsid w:val="00914583"/>
    <w:rsid w:val="00914AB0"/>
    <w:rsid w:val="00915607"/>
    <w:rsid w:val="00915DD8"/>
    <w:rsid w:val="00916441"/>
    <w:rsid w:val="00916606"/>
    <w:rsid w:val="009174AD"/>
    <w:rsid w:val="00917B3E"/>
    <w:rsid w:val="00917C67"/>
    <w:rsid w:val="00920E1E"/>
    <w:rsid w:val="00920F58"/>
    <w:rsid w:val="009211FF"/>
    <w:rsid w:val="0092275B"/>
    <w:rsid w:val="00922BFC"/>
    <w:rsid w:val="00922C2B"/>
    <w:rsid w:val="00923274"/>
    <w:rsid w:val="00923509"/>
    <w:rsid w:val="00923801"/>
    <w:rsid w:val="0092392B"/>
    <w:rsid w:val="0092437F"/>
    <w:rsid w:val="00924E36"/>
    <w:rsid w:val="00925323"/>
    <w:rsid w:val="00925A73"/>
    <w:rsid w:val="0092613D"/>
    <w:rsid w:val="009267AE"/>
    <w:rsid w:val="00926BB7"/>
    <w:rsid w:val="00927BB3"/>
    <w:rsid w:val="00927C9C"/>
    <w:rsid w:val="00931144"/>
    <w:rsid w:val="0093150D"/>
    <w:rsid w:val="00931D6B"/>
    <w:rsid w:val="00931FA1"/>
    <w:rsid w:val="00932536"/>
    <w:rsid w:val="00932AFA"/>
    <w:rsid w:val="0093319F"/>
    <w:rsid w:val="00933236"/>
    <w:rsid w:val="009334FA"/>
    <w:rsid w:val="00933980"/>
    <w:rsid w:val="009339BD"/>
    <w:rsid w:val="009342A2"/>
    <w:rsid w:val="009344D2"/>
    <w:rsid w:val="00934F94"/>
    <w:rsid w:val="0093566D"/>
    <w:rsid w:val="00936453"/>
    <w:rsid w:val="00936DDB"/>
    <w:rsid w:val="00937178"/>
    <w:rsid w:val="00940878"/>
    <w:rsid w:val="00941392"/>
    <w:rsid w:val="00941484"/>
    <w:rsid w:val="0094162C"/>
    <w:rsid w:val="00941646"/>
    <w:rsid w:val="00941710"/>
    <w:rsid w:val="00941ADB"/>
    <w:rsid w:val="00941C4A"/>
    <w:rsid w:val="009425AF"/>
    <w:rsid w:val="00942B7C"/>
    <w:rsid w:val="009431D4"/>
    <w:rsid w:val="00943366"/>
    <w:rsid w:val="009434C8"/>
    <w:rsid w:val="00944185"/>
    <w:rsid w:val="009441BC"/>
    <w:rsid w:val="0094421E"/>
    <w:rsid w:val="009442D4"/>
    <w:rsid w:val="00944DB9"/>
    <w:rsid w:val="00945073"/>
    <w:rsid w:val="00945BA6"/>
    <w:rsid w:val="0094631D"/>
    <w:rsid w:val="00946398"/>
    <w:rsid w:val="009463F2"/>
    <w:rsid w:val="00946D64"/>
    <w:rsid w:val="00946E67"/>
    <w:rsid w:val="00947563"/>
    <w:rsid w:val="00947635"/>
    <w:rsid w:val="00950562"/>
    <w:rsid w:val="009514DC"/>
    <w:rsid w:val="0095152E"/>
    <w:rsid w:val="0095154E"/>
    <w:rsid w:val="00951D9E"/>
    <w:rsid w:val="0095241B"/>
    <w:rsid w:val="00952560"/>
    <w:rsid w:val="009528DE"/>
    <w:rsid w:val="00952C7C"/>
    <w:rsid w:val="00952DCD"/>
    <w:rsid w:val="00952F88"/>
    <w:rsid w:val="00952FBF"/>
    <w:rsid w:val="009536CE"/>
    <w:rsid w:val="009539CE"/>
    <w:rsid w:val="00954448"/>
    <w:rsid w:val="009549AF"/>
    <w:rsid w:val="00955164"/>
    <w:rsid w:val="00955C1D"/>
    <w:rsid w:val="00955CB8"/>
    <w:rsid w:val="009563C1"/>
    <w:rsid w:val="009567CD"/>
    <w:rsid w:val="009568E7"/>
    <w:rsid w:val="00957335"/>
    <w:rsid w:val="009575C4"/>
    <w:rsid w:val="00957B9E"/>
    <w:rsid w:val="009600DF"/>
    <w:rsid w:val="00960189"/>
    <w:rsid w:val="009603BE"/>
    <w:rsid w:val="00960443"/>
    <w:rsid w:val="00960917"/>
    <w:rsid w:val="00960974"/>
    <w:rsid w:val="00960A10"/>
    <w:rsid w:val="0096159D"/>
    <w:rsid w:val="00961B69"/>
    <w:rsid w:val="0096231C"/>
    <w:rsid w:val="009624AB"/>
    <w:rsid w:val="00962A8D"/>
    <w:rsid w:val="00962DB2"/>
    <w:rsid w:val="00962F2A"/>
    <w:rsid w:val="00962FEA"/>
    <w:rsid w:val="00963D19"/>
    <w:rsid w:val="00964E4E"/>
    <w:rsid w:val="00965D23"/>
    <w:rsid w:val="0096684E"/>
    <w:rsid w:val="00966C02"/>
    <w:rsid w:val="00966C5B"/>
    <w:rsid w:val="00966F46"/>
    <w:rsid w:val="00967502"/>
    <w:rsid w:val="0096783E"/>
    <w:rsid w:val="00967FDB"/>
    <w:rsid w:val="0097055D"/>
    <w:rsid w:val="0097059C"/>
    <w:rsid w:val="00970A9E"/>
    <w:rsid w:val="009713C7"/>
    <w:rsid w:val="00972B2B"/>
    <w:rsid w:val="00972BE0"/>
    <w:rsid w:val="00973564"/>
    <w:rsid w:val="009739A9"/>
    <w:rsid w:val="009739D1"/>
    <w:rsid w:val="00973ABC"/>
    <w:rsid w:val="00973F8D"/>
    <w:rsid w:val="0097476A"/>
    <w:rsid w:val="00974907"/>
    <w:rsid w:val="00974934"/>
    <w:rsid w:val="00974DBB"/>
    <w:rsid w:val="009755D6"/>
    <w:rsid w:val="00975EC8"/>
    <w:rsid w:val="00975FE5"/>
    <w:rsid w:val="0097661B"/>
    <w:rsid w:val="0097674D"/>
    <w:rsid w:val="00976F86"/>
    <w:rsid w:val="0097735C"/>
    <w:rsid w:val="00977D63"/>
    <w:rsid w:val="00977FBE"/>
    <w:rsid w:val="009806C4"/>
    <w:rsid w:val="00980CCA"/>
    <w:rsid w:val="0098158F"/>
    <w:rsid w:val="00981686"/>
    <w:rsid w:val="00981B98"/>
    <w:rsid w:val="00982A36"/>
    <w:rsid w:val="00982A6C"/>
    <w:rsid w:val="009831D0"/>
    <w:rsid w:val="009839F3"/>
    <w:rsid w:val="00984126"/>
    <w:rsid w:val="0098417A"/>
    <w:rsid w:val="0098487F"/>
    <w:rsid w:val="00984883"/>
    <w:rsid w:val="00984D19"/>
    <w:rsid w:val="00984DC4"/>
    <w:rsid w:val="00984FBB"/>
    <w:rsid w:val="0098542C"/>
    <w:rsid w:val="00985A2A"/>
    <w:rsid w:val="00985F84"/>
    <w:rsid w:val="009879F2"/>
    <w:rsid w:val="00987BD4"/>
    <w:rsid w:val="00990522"/>
    <w:rsid w:val="00990F66"/>
    <w:rsid w:val="009910D7"/>
    <w:rsid w:val="009914AA"/>
    <w:rsid w:val="009914EE"/>
    <w:rsid w:val="00991D35"/>
    <w:rsid w:val="009927B0"/>
    <w:rsid w:val="009933E9"/>
    <w:rsid w:val="009936C7"/>
    <w:rsid w:val="00993951"/>
    <w:rsid w:val="00993E64"/>
    <w:rsid w:val="0099448C"/>
    <w:rsid w:val="009948DD"/>
    <w:rsid w:val="00994E4C"/>
    <w:rsid w:val="00995D98"/>
    <w:rsid w:val="009961C6"/>
    <w:rsid w:val="0099658F"/>
    <w:rsid w:val="009966E0"/>
    <w:rsid w:val="009967EB"/>
    <w:rsid w:val="00996862"/>
    <w:rsid w:val="0099687F"/>
    <w:rsid w:val="009969FB"/>
    <w:rsid w:val="00996CC7"/>
    <w:rsid w:val="009A01AA"/>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140F"/>
    <w:rsid w:val="009B1C6F"/>
    <w:rsid w:val="009B203C"/>
    <w:rsid w:val="009B23B1"/>
    <w:rsid w:val="009B31F9"/>
    <w:rsid w:val="009B322E"/>
    <w:rsid w:val="009B3C3C"/>
    <w:rsid w:val="009B4910"/>
    <w:rsid w:val="009B4C77"/>
    <w:rsid w:val="009B50CC"/>
    <w:rsid w:val="009B5894"/>
    <w:rsid w:val="009B5F9C"/>
    <w:rsid w:val="009B61AE"/>
    <w:rsid w:val="009B706D"/>
    <w:rsid w:val="009B7BA4"/>
    <w:rsid w:val="009B7BD1"/>
    <w:rsid w:val="009B7D26"/>
    <w:rsid w:val="009C01D3"/>
    <w:rsid w:val="009C1801"/>
    <w:rsid w:val="009C1A8E"/>
    <w:rsid w:val="009C1B84"/>
    <w:rsid w:val="009C1FF1"/>
    <w:rsid w:val="009C2517"/>
    <w:rsid w:val="009C26AA"/>
    <w:rsid w:val="009C2AD1"/>
    <w:rsid w:val="009C30D7"/>
    <w:rsid w:val="009C3FEB"/>
    <w:rsid w:val="009C416C"/>
    <w:rsid w:val="009C425F"/>
    <w:rsid w:val="009C4FDC"/>
    <w:rsid w:val="009C55A0"/>
    <w:rsid w:val="009C584C"/>
    <w:rsid w:val="009C5A49"/>
    <w:rsid w:val="009C5D14"/>
    <w:rsid w:val="009C5E9D"/>
    <w:rsid w:val="009C5F04"/>
    <w:rsid w:val="009C698C"/>
    <w:rsid w:val="009C7FC1"/>
    <w:rsid w:val="009D030A"/>
    <w:rsid w:val="009D0516"/>
    <w:rsid w:val="009D0C52"/>
    <w:rsid w:val="009D14FF"/>
    <w:rsid w:val="009D181E"/>
    <w:rsid w:val="009D19FC"/>
    <w:rsid w:val="009D201F"/>
    <w:rsid w:val="009D2888"/>
    <w:rsid w:val="009D319C"/>
    <w:rsid w:val="009D36FC"/>
    <w:rsid w:val="009D3F0F"/>
    <w:rsid w:val="009D4581"/>
    <w:rsid w:val="009D478F"/>
    <w:rsid w:val="009D4D2E"/>
    <w:rsid w:val="009D5316"/>
    <w:rsid w:val="009D53CB"/>
    <w:rsid w:val="009D64A3"/>
    <w:rsid w:val="009D6904"/>
    <w:rsid w:val="009D7792"/>
    <w:rsid w:val="009D798E"/>
    <w:rsid w:val="009D7C36"/>
    <w:rsid w:val="009D7C54"/>
    <w:rsid w:val="009D7CA4"/>
    <w:rsid w:val="009E060D"/>
    <w:rsid w:val="009E0B5E"/>
    <w:rsid w:val="009E0BB9"/>
    <w:rsid w:val="009E1604"/>
    <w:rsid w:val="009E1CFF"/>
    <w:rsid w:val="009E2027"/>
    <w:rsid w:val="009E2186"/>
    <w:rsid w:val="009E22AC"/>
    <w:rsid w:val="009E2BDD"/>
    <w:rsid w:val="009E304E"/>
    <w:rsid w:val="009E32F4"/>
    <w:rsid w:val="009E3722"/>
    <w:rsid w:val="009E3A67"/>
    <w:rsid w:val="009E417B"/>
    <w:rsid w:val="009E457B"/>
    <w:rsid w:val="009E4684"/>
    <w:rsid w:val="009E5034"/>
    <w:rsid w:val="009E5364"/>
    <w:rsid w:val="009E55BF"/>
    <w:rsid w:val="009E5816"/>
    <w:rsid w:val="009E58CF"/>
    <w:rsid w:val="009E5F24"/>
    <w:rsid w:val="009E64C1"/>
    <w:rsid w:val="009E6CEA"/>
    <w:rsid w:val="009E777E"/>
    <w:rsid w:val="009E7A07"/>
    <w:rsid w:val="009E7FD9"/>
    <w:rsid w:val="009F026B"/>
    <w:rsid w:val="009F10FB"/>
    <w:rsid w:val="009F1559"/>
    <w:rsid w:val="009F1908"/>
    <w:rsid w:val="009F1925"/>
    <w:rsid w:val="009F1AE7"/>
    <w:rsid w:val="009F22A8"/>
    <w:rsid w:val="009F252E"/>
    <w:rsid w:val="009F2A6D"/>
    <w:rsid w:val="009F2B13"/>
    <w:rsid w:val="009F307F"/>
    <w:rsid w:val="009F44A1"/>
    <w:rsid w:val="009F491A"/>
    <w:rsid w:val="009F4991"/>
    <w:rsid w:val="009F49DF"/>
    <w:rsid w:val="009F4E45"/>
    <w:rsid w:val="009F5891"/>
    <w:rsid w:val="009F59F9"/>
    <w:rsid w:val="009F5AB1"/>
    <w:rsid w:val="009F602B"/>
    <w:rsid w:val="009F65F5"/>
    <w:rsid w:val="009F6E72"/>
    <w:rsid w:val="009F7025"/>
    <w:rsid w:val="009F7396"/>
    <w:rsid w:val="009F7AF3"/>
    <w:rsid w:val="009F7B44"/>
    <w:rsid w:val="00A001A7"/>
    <w:rsid w:val="00A002B8"/>
    <w:rsid w:val="00A0100E"/>
    <w:rsid w:val="00A021B3"/>
    <w:rsid w:val="00A022F6"/>
    <w:rsid w:val="00A02A50"/>
    <w:rsid w:val="00A02A6C"/>
    <w:rsid w:val="00A02F9C"/>
    <w:rsid w:val="00A03218"/>
    <w:rsid w:val="00A04296"/>
    <w:rsid w:val="00A04889"/>
    <w:rsid w:val="00A04F1C"/>
    <w:rsid w:val="00A04FFA"/>
    <w:rsid w:val="00A052A8"/>
    <w:rsid w:val="00A05736"/>
    <w:rsid w:val="00A059CD"/>
    <w:rsid w:val="00A05AB5"/>
    <w:rsid w:val="00A05CA6"/>
    <w:rsid w:val="00A05E95"/>
    <w:rsid w:val="00A065AF"/>
    <w:rsid w:val="00A06827"/>
    <w:rsid w:val="00A068DC"/>
    <w:rsid w:val="00A06DB6"/>
    <w:rsid w:val="00A07343"/>
    <w:rsid w:val="00A078D6"/>
    <w:rsid w:val="00A11981"/>
    <w:rsid w:val="00A122D1"/>
    <w:rsid w:val="00A12306"/>
    <w:rsid w:val="00A125E0"/>
    <w:rsid w:val="00A12953"/>
    <w:rsid w:val="00A12AEF"/>
    <w:rsid w:val="00A12D89"/>
    <w:rsid w:val="00A14647"/>
    <w:rsid w:val="00A1487B"/>
    <w:rsid w:val="00A14EED"/>
    <w:rsid w:val="00A14FA3"/>
    <w:rsid w:val="00A15B69"/>
    <w:rsid w:val="00A15E0E"/>
    <w:rsid w:val="00A15E8C"/>
    <w:rsid w:val="00A160C6"/>
    <w:rsid w:val="00A1648A"/>
    <w:rsid w:val="00A16491"/>
    <w:rsid w:val="00A16744"/>
    <w:rsid w:val="00A16D62"/>
    <w:rsid w:val="00A16D9B"/>
    <w:rsid w:val="00A170A4"/>
    <w:rsid w:val="00A171C8"/>
    <w:rsid w:val="00A17250"/>
    <w:rsid w:val="00A17B4E"/>
    <w:rsid w:val="00A2023C"/>
    <w:rsid w:val="00A20333"/>
    <w:rsid w:val="00A20869"/>
    <w:rsid w:val="00A20D3C"/>
    <w:rsid w:val="00A21554"/>
    <w:rsid w:val="00A21668"/>
    <w:rsid w:val="00A21869"/>
    <w:rsid w:val="00A21D70"/>
    <w:rsid w:val="00A21EA2"/>
    <w:rsid w:val="00A22374"/>
    <w:rsid w:val="00A227F3"/>
    <w:rsid w:val="00A22963"/>
    <w:rsid w:val="00A22CBE"/>
    <w:rsid w:val="00A23852"/>
    <w:rsid w:val="00A23E58"/>
    <w:rsid w:val="00A24460"/>
    <w:rsid w:val="00A24C38"/>
    <w:rsid w:val="00A24C5B"/>
    <w:rsid w:val="00A24E98"/>
    <w:rsid w:val="00A25033"/>
    <w:rsid w:val="00A25CC5"/>
    <w:rsid w:val="00A25F70"/>
    <w:rsid w:val="00A260F9"/>
    <w:rsid w:val="00A268A7"/>
    <w:rsid w:val="00A26FE9"/>
    <w:rsid w:val="00A27476"/>
    <w:rsid w:val="00A2792F"/>
    <w:rsid w:val="00A301F3"/>
    <w:rsid w:val="00A302D8"/>
    <w:rsid w:val="00A31142"/>
    <w:rsid w:val="00A314E4"/>
    <w:rsid w:val="00A315D6"/>
    <w:rsid w:val="00A3171B"/>
    <w:rsid w:val="00A32091"/>
    <w:rsid w:val="00A3239B"/>
    <w:rsid w:val="00A327CE"/>
    <w:rsid w:val="00A33B63"/>
    <w:rsid w:val="00A33D98"/>
    <w:rsid w:val="00A34E12"/>
    <w:rsid w:val="00A3509D"/>
    <w:rsid w:val="00A354B5"/>
    <w:rsid w:val="00A35A7A"/>
    <w:rsid w:val="00A35BDF"/>
    <w:rsid w:val="00A3617C"/>
    <w:rsid w:val="00A37065"/>
    <w:rsid w:val="00A374E0"/>
    <w:rsid w:val="00A37680"/>
    <w:rsid w:val="00A37871"/>
    <w:rsid w:val="00A379A1"/>
    <w:rsid w:val="00A37F7B"/>
    <w:rsid w:val="00A400BE"/>
    <w:rsid w:val="00A4048A"/>
    <w:rsid w:val="00A40738"/>
    <w:rsid w:val="00A40851"/>
    <w:rsid w:val="00A41046"/>
    <w:rsid w:val="00A41DFD"/>
    <w:rsid w:val="00A42353"/>
    <w:rsid w:val="00A4298E"/>
    <w:rsid w:val="00A42BF1"/>
    <w:rsid w:val="00A43889"/>
    <w:rsid w:val="00A43BC8"/>
    <w:rsid w:val="00A4427A"/>
    <w:rsid w:val="00A444C2"/>
    <w:rsid w:val="00A44680"/>
    <w:rsid w:val="00A4468E"/>
    <w:rsid w:val="00A449B9"/>
    <w:rsid w:val="00A44E5C"/>
    <w:rsid w:val="00A46030"/>
    <w:rsid w:val="00A4671F"/>
    <w:rsid w:val="00A47109"/>
    <w:rsid w:val="00A47266"/>
    <w:rsid w:val="00A47D7F"/>
    <w:rsid w:val="00A50368"/>
    <w:rsid w:val="00A507F9"/>
    <w:rsid w:val="00A50BEE"/>
    <w:rsid w:val="00A514A9"/>
    <w:rsid w:val="00A51513"/>
    <w:rsid w:val="00A5175F"/>
    <w:rsid w:val="00A52356"/>
    <w:rsid w:val="00A5238C"/>
    <w:rsid w:val="00A525C7"/>
    <w:rsid w:val="00A52969"/>
    <w:rsid w:val="00A52A99"/>
    <w:rsid w:val="00A53543"/>
    <w:rsid w:val="00A535BF"/>
    <w:rsid w:val="00A5364A"/>
    <w:rsid w:val="00A538D1"/>
    <w:rsid w:val="00A54186"/>
    <w:rsid w:val="00A54347"/>
    <w:rsid w:val="00A54FFB"/>
    <w:rsid w:val="00A55EEF"/>
    <w:rsid w:val="00A564BE"/>
    <w:rsid w:val="00A56769"/>
    <w:rsid w:val="00A573C8"/>
    <w:rsid w:val="00A573FD"/>
    <w:rsid w:val="00A57955"/>
    <w:rsid w:val="00A57BD9"/>
    <w:rsid w:val="00A57CB5"/>
    <w:rsid w:val="00A57E5B"/>
    <w:rsid w:val="00A60A5D"/>
    <w:rsid w:val="00A60BA3"/>
    <w:rsid w:val="00A611D5"/>
    <w:rsid w:val="00A61B3B"/>
    <w:rsid w:val="00A62E6D"/>
    <w:rsid w:val="00A630E2"/>
    <w:rsid w:val="00A63784"/>
    <w:rsid w:val="00A63DFA"/>
    <w:rsid w:val="00A63F97"/>
    <w:rsid w:val="00A6402A"/>
    <w:rsid w:val="00A64D35"/>
    <w:rsid w:val="00A65075"/>
    <w:rsid w:val="00A65669"/>
    <w:rsid w:val="00A65B54"/>
    <w:rsid w:val="00A660D4"/>
    <w:rsid w:val="00A66125"/>
    <w:rsid w:val="00A6672D"/>
    <w:rsid w:val="00A66C29"/>
    <w:rsid w:val="00A67C6A"/>
    <w:rsid w:val="00A70235"/>
    <w:rsid w:val="00A7027F"/>
    <w:rsid w:val="00A70C59"/>
    <w:rsid w:val="00A70E2C"/>
    <w:rsid w:val="00A71464"/>
    <w:rsid w:val="00A71E66"/>
    <w:rsid w:val="00A729EA"/>
    <w:rsid w:val="00A72E46"/>
    <w:rsid w:val="00A7387A"/>
    <w:rsid w:val="00A739C5"/>
    <w:rsid w:val="00A73BB8"/>
    <w:rsid w:val="00A73EF6"/>
    <w:rsid w:val="00A7472A"/>
    <w:rsid w:val="00A75DDF"/>
    <w:rsid w:val="00A75F2F"/>
    <w:rsid w:val="00A76513"/>
    <w:rsid w:val="00A76DB2"/>
    <w:rsid w:val="00A76EC3"/>
    <w:rsid w:val="00A77019"/>
    <w:rsid w:val="00A7735D"/>
    <w:rsid w:val="00A775D8"/>
    <w:rsid w:val="00A8008E"/>
    <w:rsid w:val="00A803D2"/>
    <w:rsid w:val="00A811DD"/>
    <w:rsid w:val="00A81760"/>
    <w:rsid w:val="00A81DD1"/>
    <w:rsid w:val="00A820B8"/>
    <w:rsid w:val="00A8263D"/>
    <w:rsid w:val="00A829AF"/>
    <w:rsid w:val="00A82CE0"/>
    <w:rsid w:val="00A8382F"/>
    <w:rsid w:val="00A838B1"/>
    <w:rsid w:val="00A8406D"/>
    <w:rsid w:val="00A84537"/>
    <w:rsid w:val="00A8459D"/>
    <w:rsid w:val="00A8487A"/>
    <w:rsid w:val="00A84FD2"/>
    <w:rsid w:val="00A85640"/>
    <w:rsid w:val="00A8572F"/>
    <w:rsid w:val="00A85979"/>
    <w:rsid w:val="00A86501"/>
    <w:rsid w:val="00A872D7"/>
    <w:rsid w:val="00A874DE"/>
    <w:rsid w:val="00A876BF"/>
    <w:rsid w:val="00A879A9"/>
    <w:rsid w:val="00A87BE1"/>
    <w:rsid w:val="00A909BF"/>
    <w:rsid w:val="00A91046"/>
    <w:rsid w:val="00A911CB"/>
    <w:rsid w:val="00A91467"/>
    <w:rsid w:val="00A91AD0"/>
    <w:rsid w:val="00A92CB2"/>
    <w:rsid w:val="00A93AC3"/>
    <w:rsid w:val="00A940FC"/>
    <w:rsid w:val="00A94991"/>
    <w:rsid w:val="00A94E36"/>
    <w:rsid w:val="00A94F96"/>
    <w:rsid w:val="00A94FF8"/>
    <w:rsid w:val="00A9510D"/>
    <w:rsid w:val="00A95517"/>
    <w:rsid w:val="00A956BB"/>
    <w:rsid w:val="00A95755"/>
    <w:rsid w:val="00A95F6E"/>
    <w:rsid w:val="00A968C4"/>
    <w:rsid w:val="00A96C67"/>
    <w:rsid w:val="00A97C20"/>
    <w:rsid w:val="00A97E58"/>
    <w:rsid w:val="00A97FD6"/>
    <w:rsid w:val="00AA05DC"/>
    <w:rsid w:val="00AA0E98"/>
    <w:rsid w:val="00AA19E1"/>
    <w:rsid w:val="00AA1E3E"/>
    <w:rsid w:val="00AA1F09"/>
    <w:rsid w:val="00AA1F4B"/>
    <w:rsid w:val="00AA22C3"/>
    <w:rsid w:val="00AA241A"/>
    <w:rsid w:val="00AA30F2"/>
    <w:rsid w:val="00AA3348"/>
    <w:rsid w:val="00AA3805"/>
    <w:rsid w:val="00AA3FAB"/>
    <w:rsid w:val="00AA42F4"/>
    <w:rsid w:val="00AA4857"/>
    <w:rsid w:val="00AA4C8B"/>
    <w:rsid w:val="00AA5A44"/>
    <w:rsid w:val="00AA5C65"/>
    <w:rsid w:val="00AA6729"/>
    <w:rsid w:val="00AA69F0"/>
    <w:rsid w:val="00AA7AA3"/>
    <w:rsid w:val="00AA7D82"/>
    <w:rsid w:val="00AB03BA"/>
    <w:rsid w:val="00AB1129"/>
    <w:rsid w:val="00AB11CF"/>
    <w:rsid w:val="00AB1BC9"/>
    <w:rsid w:val="00AB2675"/>
    <w:rsid w:val="00AB2A7B"/>
    <w:rsid w:val="00AB2DA2"/>
    <w:rsid w:val="00AB3528"/>
    <w:rsid w:val="00AB393F"/>
    <w:rsid w:val="00AB3C57"/>
    <w:rsid w:val="00AB42E2"/>
    <w:rsid w:val="00AB4C98"/>
    <w:rsid w:val="00AB4F75"/>
    <w:rsid w:val="00AB5460"/>
    <w:rsid w:val="00AB567D"/>
    <w:rsid w:val="00AB597B"/>
    <w:rsid w:val="00AB6879"/>
    <w:rsid w:val="00AB6CDD"/>
    <w:rsid w:val="00AB7275"/>
    <w:rsid w:val="00AB736C"/>
    <w:rsid w:val="00AB75F0"/>
    <w:rsid w:val="00AB7641"/>
    <w:rsid w:val="00AB77BE"/>
    <w:rsid w:val="00AB7F62"/>
    <w:rsid w:val="00AC044C"/>
    <w:rsid w:val="00AC05C3"/>
    <w:rsid w:val="00AC086D"/>
    <w:rsid w:val="00AC0894"/>
    <w:rsid w:val="00AC0E1B"/>
    <w:rsid w:val="00AC17B1"/>
    <w:rsid w:val="00AC2296"/>
    <w:rsid w:val="00AC25E9"/>
    <w:rsid w:val="00AC297E"/>
    <w:rsid w:val="00AC2DE4"/>
    <w:rsid w:val="00AC2E60"/>
    <w:rsid w:val="00AC2FD8"/>
    <w:rsid w:val="00AC4177"/>
    <w:rsid w:val="00AC419B"/>
    <w:rsid w:val="00AC452E"/>
    <w:rsid w:val="00AC4AF9"/>
    <w:rsid w:val="00AC4B7A"/>
    <w:rsid w:val="00AC4D8E"/>
    <w:rsid w:val="00AC552A"/>
    <w:rsid w:val="00AC5B0D"/>
    <w:rsid w:val="00AC5CFF"/>
    <w:rsid w:val="00AC67E3"/>
    <w:rsid w:val="00AC70DD"/>
    <w:rsid w:val="00AC7311"/>
    <w:rsid w:val="00AD0717"/>
    <w:rsid w:val="00AD0950"/>
    <w:rsid w:val="00AD188A"/>
    <w:rsid w:val="00AD1DFB"/>
    <w:rsid w:val="00AD2060"/>
    <w:rsid w:val="00AD21B2"/>
    <w:rsid w:val="00AD25E1"/>
    <w:rsid w:val="00AD2CA8"/>
    <w:rsid w:val="00AD3276"/>
    <w:rsid w:val="00AD353C"/>
    <w:rsid w:val="00AD3BB4"/>
    <w:rsid w:val="00AD3C7B"/>
    <w:rsid w:val="00AD4A49"/>
    <w:rsid w:val="00AD4B2F"/>
    <w:rsid w:val="00AD4C81"/>
    <w:rsid w:val="00AD4EDD"/>
    <w:rsid w:val="00AD62BB"/>
    <w:rsid w:val="00AD6ACD"/>
    <w:rsid w:val="00AD6D36"/>
    <w:rsid w:val="00AD7B50"/>
    <w:rsid w:val="00AD7ECA"/>
    <w:rsid w:val="00AE046A"/>
    <w:rsid w:val="00AE0C99"/>
    <w:rsid w:val="00AE1775"/>
    <w:rsid w:val="00AE25AE"/>
    <w:rsid w:val="00AE263E"/>
    <w:rsid w:val="00AE3247"/>
    <w:rsid w:val="00AE332D"/>
    <w:rsid w:val="00AE3B6C"/>
    <w:rsid w:val="00AE3E33"/>
    <w:rsid w:val="00AE4113"/>
    <w:rsid w:val="00AE47D0"/>
    <w:rsid w:val="00AE55F9"/>
    <w:rsid w:val="00AE5906"/>
    <w:rsid w:val="00AE5CA0"/>
    <w:rsid w:val="00AE5E21"/>
    <w:rsid w:val="00AE6097"/>
    <w:rsid w:val="00AE6457"/>
    <w:rsid w:val="00AE6BB1"/>
    <w:rsid w:val="00AE6F25"/>
    <w:rsid w:val="00AE7084"/>
    <w:rsid w:val="00AE7102"/>
    <w:rsid w:val="00AE7545"/>
    <w:rsid w:val="00AE77C8"/>
    <w:rsid w:val="00AE7E7F"/>
    <w:rsid w:val="00AF021E"/>
    <w:rsid w:val="00AF049A"/>
    <w:rsid w:val="00AF049E"/>
    <w:rsid w:val="00AF071F"/>
    <w:rsid w:val="00AF077D"/>
    <w:rsid w:val="00AF0869"/>
    <w:rsid w:val="00AF0DD7"/>
    <w:rsid w:val="00AF17D7"/>
    <w:rsid w:val="00AF1A91"/>
    <w:rsid w:val="00AF206B"/>
    <w:rsid w:val="00AF2B70"/>
    <w:rsid w:val="00AF2C35"/>
    <w:rsid w:val="00AF31B1"/>
    <w:rsid w:val="00AF36AB"/>
    <w:rsid w:val="00AF569A"/>
    <w:rsid w:val="00AF5C27"/>
    <w:rsid w:val="00AF5F4A"/>
    <w:rsid w:val="00AF6490"/>
    <w:rsid w:val="00AF69FA"/>
    <w:rsid w:val="00AF6B5E"/>
    <w:rsid w:val="00AF6B98"/>
    <w:rsid w:val="00AF7181"/>
    <w:rsid w:val="00AF7632"/>
    <w:rsid w:val="00B00341"/>
    <w:rsid w:val="00B0096C"/>
    <w:rsid w:val="00B00FF2"/>
    <w:rsid w:val="00B01007"/>
    <w:rsid w:val="00B01427"/>
    <w:rsid w:val="00B01B2F"/>
    <w:rsid w:val="00B01BDB"/>
    <w:rsid w:val="00B0269A"/>
    <w:rsid w:val="00B02754"/>
    <w:rsid w:val="00B02B0E"/>
    <w:rsid w:val="00B03166"/>
    <w:rsid w:val="00B03836"/>
    <w:rsid w:val="00B0428B"/>
    <w:rsid w:val="00B04390"/>
    <w:rsid w:val="00B04C37"/>
    <w:rsid w:val="00B05053"/>
    <w:rsid w:val="00B05175"/>
    <w:rsid w:val="00B05372"/>
    <w:rsid w:val="00B05521"/>
    <w:rsid w:val="00B055B0"/>
    <w:rsid w:val="00B05A9B"/>
    <w:rsid w:val="00B05C0A"/>
    <w:rsid w:val="00B05D54"/>
    <w:rsid w:val="00B06074"/>
    <w:rsid w:val="00B068DA"/>
    <w:rsid w:val="00B069EB"/>
    <w:rsid w:val="00B06EB9"/>
    <w:rsid w:val="00B073C1"/>
    <w:rsid w:val="00B07483"/>
    <w:rsid w:val="00B104FF"/>
    <w:rsid w:val="00B10636"/>
    <w:rsid w:val="00B10836"/>
    <w:rsid w:val="00B1121B"/>
    <w:rsid w:val="00B11430"/>
    <w:rsid w:val="00B11EE7"/>
    <w:rsid w:val="00B12734"/>
    <w:rsid w:val="00B130F3"/>
    <w:rsid w:val="00B13624"/>
    <w:rsid w:val="00B13A17"/>
    <w:rsid w:val="00B13F8D"/>
    <w:rsid w:val="00B14171"/>
    <w:rsid w:val="00B14809"/>
    <w:rsid w:val="00B14A79"/>
    <w:rsid w:val="00B15A6A"/>
    <w:rsid w:val="00B164BE"/>
    <w:rsid w:val="00B167A3"/>
    <w:rsid w:val="00B16AD0"/>
    <w:rsid w:val="00B16C70"/>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430"/>
    <w:rsid w:val="00B245F3"/>
    <w:rsid w:val="00B2477D"/>
    <w:rsid w:val="00B25D9D"/>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F15"/>
    <w:rsid w:val="00B31F97"/>
    <w:rsid w:val="00B333D4"/>
    <w:rsid w:val="00B3353B"/>
    <w:rsid w:val="00B33B3E"/>
    <w:rsid w:val="00B34A8A"/>
    <w:rsid w:val="00B3511F"/>
    <w:rsid w:val="00B35537"/>
    <w:rsid w:val="00B3561B"/>
    <w:rsid w:val="00B35DC3"/>
    <w:rsid w:val="00B36076"/>
    <w:rsid w:val="00B36233"/>
    <w:rsid w:val="00B3670D"/>
    <w:rsid w:val="00B36D8A"/>
    <w:rsid w:val="00B378CA"/>
    <w:rsid w:val="00B37CCD"/>
    <w:rsid w:val="00B40081"/>
    <w:rsid w:val="00B40D1B"/>
    <w:rsid w:val="00B40D72"/>
    <w:rsid w:val="00B40DA1"/>
    <w:rsid w:val="00B40DE1"/>
    <w:rsid w:val="00B40DEC"/>
    <w:rsid w:val="00B41F0A"/>
    <w:rsid w:val="00B423F7"/>
    <w:rsid w:val="00B42574"/>
    <w:rsid w:val="00B42A11"/>
    <w:rsid w:val="00B42E6E"/>
    <w:rsid w:val="00B4350D"/>
    <w:rsid w:val="00B437EB"/>
    <w:rsid w:val="00B43981"/>
    <w:rsid w:val="00B43A68"/>
    <w:rsid w:val="00B43F47"/>
    <w:rsid w:val="00B4444B"/>
    <w:rsid w:val="00B445A6"/>
    <w:rsid w:val="00B4484B"/>
    <w:rsid w:val="00B45233"/>
    <w:rsid w:val="00B452DD"/>
    <w:rsid w:val="00B45867"/>
    <w:rsid w:val="00B46191"/>
    <w:rsid w:val="00B464F0"/>
    <w:rsid w:val="00B4662D"/>
    <w:rsid w:val="00B47672"/>
    <w:rsid w:val="00B47792"/>
    <w:rsid w:val="00B500AF"/>
    <w:rsid w:val="00B50CAC"/>
    <w:rsid w:val="00B50FE8"/>
    <w:rsid w:val="00B5113E"/>
    <w:rsid w:val="00B52003"/>
    <w:rsid w:val="00B5220C"/>
    <w:rsid w:val="00B52210"/>
    <w:rsid w:val="00B529B6"/>
    <w:rsid w:val="00B530E1"/>
    <w:rsid w:val="00B53120"/>
    <w:rsid w:val="00B53166"/>
    <w:rsid w:val="00B53B46"/>
    <w:rsid w:val="00B542BC"/>
    <w:rsid w:val="00B54334"/>
    <w:rsid w:val="00B5475F"/>
    <w:rsid w:val="00B55882"/>
    <w:rsid w:val="00B55D14"/>
    <w:rsid w:val="00B56935"/>
    <w:rsid w:val="00B57DDF"/>
    <w:rsid w:val="00B57E91"/>
    <w:rsid w:val="00B60285"/>
    <w:rsid w:val="00B60A84"/>
    <w:rsid w:val="00B60D4B"/>
    <w:rsid w:val="00B60FF3"/>
    <w:rsid w:val="00B610E6"/>
    <w:rsid w:val="00B61D73"/>
    <w:rsid w:val="00B622D0"/>
    <w:rsid w:val="00B62348"/>
    <w:rsid w:val="00B63182"/>
    <w:rsid w:val="00B635F2"/>
    <w:rsid w:val="00B63D5D"/>
    <w:rsid w:val="00B64DDB"/>
    <w:rsid w:val="00B650F6"/>
    <w:rsid w:val="00B657E0"/>
    <w:rsid w:val="00B65A0E"/>
    <w:rsid w:val="00B65B40"/>
    <w:rsid w:val="00B65E6B"/>
    <w:rsid w:val="00B65F5C"/>
    <w:rsid w:val="00B66B05"/>
    <w:rsid w:val="00B677D1"/>
    <w:rsid w:val="00B6799B"/>
    <w:rsid w:val="00B67E00"/>
    <w:rsid w:val="00B70326"/>
    <w:rsid w:val="00B706E8"/>
    <w:rsid w:val="00B70889"/>
    <w:rsid w:val="00B708F2"/>
    <w:rsid w:val="00B71452"/>
    <w:rsid w:val="00B71881"/>
    <w:rsid w:val="00B71AB1"/>
    <w:rsid w:val="00B71C0E"/>
    <w:rsid w:val="00B71FB7"/>
    <w:rsid w:val="00B72702"/>
    <w:rsid w:val="00B735A4"/>
    <w:rsid w:val="00B73AD4"/>
    <w:rsid w:val="00B742BF"/>
    <w:rsid w:val="00B747E3"/>
    <w:rsid w:val="00B74DA8"/>
    <w:rsid w:val="00B74E8C"/>
    <w:rsid w:val="00B7549C"/>
    <w:rsid w:val="00B757A9"/>
    <w:rsid w:val="00B76527"/>
    <w:rsid w:val="00B770A9"/>
    <w:rsid w:val="00B77349"/>
    <w:rsid w:val="00B776E4"/>
    <w:rsid w:val="00B77D35"/>
    <w:rsid w:val="00B77E85"/>
    <w:rsid w:val="00B80B4F"/>
    <w:rsid w:val="00B80FCF"/>
    <w:rsid w:val="00B811A3"/>
    <w:rsid w:val="00B817FC"/>
    <w:rsid w:val="00B824D9"/>
    <w:rsid w:val="00B82A98"/>
    <w:rsid w:val="00B82C88"/>
    <w:rsid w:val="00B833B5"/>
    <w:rsid w:val="00B83A3C"/>
    <w:rsid w:val="00B83AEF"/>
    <w:rsid w:val="00B84532"/>
    <w:rsid w:val="00B84E00"/>
    <w:rsid w:val="00B85378"/>
    <w:rsid w:val="00B86095"/>
    <w:rsid w:val="00B867DF"/>
    <w:rsid w:val="00B86A13"/>
    <w:rsid w:val="00B87134"/>
    <w:rsid w:val="00B8782E"/>
    <w:rsid w:val="00B90284"/>
    <w:rsid w:val="00B915C5"/>
    <w:rsid w:val="00B915FC"/>
    <w:rsid w:val="00B9261F"/>
    <w:rsid w:val="00B94631"/>
    <w:rsid w:val="00B9463E"/>
    <w:rsid w:val="00B94EF1"/>
    <w:rsid w:val="00B9514C"/>
    <w:rsid w:val="00B95415"/>
    <w:rsid w:val="00B95D9D"/>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7CB"/>
    <w:rsid w:val="00BA3A4E"/>
    <w:rsid w:val="00BA3B2E"/>
    <w:rsid w:val="00BA415B"/>
    <w:rsid w:val="00BA4269"/>
    <w:rsid w:val="00BA5328"/>
    <w:rsid w:val="00BA5FFB"/>
    <w:rsid w:val="00BA62DD"/>
    <w:rsid w:val="00BA66BC"/>
    <w:rsid w:val="00BA6A1C"/>
    <w:rsid w:val="00BA6FC0"/>
    <w:rsid w:val="00BA7887"/>
    <w:rsid w:val="00BA7CB1"/>
    <w:rsid w:val="00BA7DDC"/>
    <w:rsid w:val="00BB005F"/>
    <w:rsid w:val="00BB0D11"/>
    <w:rsid w:val="00BB12F0"/>
    <w:rsid w:val="00BB1B05"/>
    <w:rsid w:val="00BB2190"/>
    <w:rsid w:val="00BB2744"/>
    <w:rsid w:val="00BB2CDE"/>
    <w:rsid w:val="00BB310A"/>
    <w:rsid w:val="00BB344F"/>
    <w:rsid w:val="00BB37AB"/>
    <w:rsid w:val="00BB3CCF"/>
    <w:rsid w:val="00BB3F38"/>
    <w:rsid w:val="00BB3FAC"/>
    <w:rsid w:val="00BB4174"/>
    <w:rsid w:val="00BB42D2"/>
    <w:rsid w:val="00BB4629"/>
    <w:rsid w:val="00BB5164"/>
    <w:rsid w:val="00BB535E"/>
    <w:rsid w:val="00BB5C3F"/>
    <w:rsid w:val="00BB60C0"/>
    <w:rsid w:val="00BB6DFD"/>
    <w:rsid w:val="00BB76BB"/>
    <w:rsid w:val="00BC04B5"/>
    <w:rsid w:val="00BC04BF"/>
    <w:rsid w:val="00BC0718"/>
    <w:rsid w:val="00BC0AE6"/>
    <w:rsid w:val="00BC1212"/>
    <w:rsid w:val="00BC1B27"/>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228"/>
    <w:rsid w:val="00BC77AA"/>
    <w:rsid w:val="00BD090D"/>
    <w:rsid w:val="00BD0944"/>
    <w:rsid w:val="00BD0EA8"/>
    <w:rsid w:val="00BD14B8"/>
    <w:rsid w:val="00BD15C9"/>
    <w:rsid w:val="00BD16B2"/>
    <w:rsid w:val="00BD1ACB"/>
    <w:rsid w:val="00BD1FC5"/>
    <w:rsid w:val="00BD25B0"/>
    <w:rsid w:val="00BD265B"/>
    <w:rsid w:val="00BD2F69"/>
    <w:rsid w:val="00BD36FF"/>
    <w:rsid w:val="00BD3730"/>
    <w:rsid w:val="00BD38DE"/>
    <w:rsid w:val="00BD42CB"/>
    <w:rsid w:val="00BD467A"/>
    <w:rsid w:val="00BD53EA"/>
    <w:rsid w:val="00BD57E2"/>
    <w:rsid w:val="00BD59AB"/>
    <w:rsid w:val="00BD5DB2"/>
    <w:rsid w:val="00BD6431"/>
    <w:rsid w:val="00BD6E9F"/>
    <w:rsid w:val="00BD73E9"/>
    <w:rsid w:val="00BE19B0"/>
    <w:rsid w:val="00BE1F22"/>
    <w:rsid w:val="00BE272A"/>
    <w:rsid w:val="00BE2829"/>
    <w:rsid w:val="00BE2899"/>
    <w:rsid w:val="00BE2ADE"/>
    <w:rsid w:val="00BE311E"/>
    <w:rsid w:val="00BE3A1E"/>
    <w:rsid w:val="00BE3D63"/>
    <w:rsid w:val="00BE495A"/>
    <w:rsid w:val="00BE4A22"/>
    <w:rsid w:val="00BE4DF4"/>
    <w:rsid w:val="00BE5C59"/>
    <w:rsid w:val="00BE62AF"/>
    <w:rsid w:val="00BE6CF5"/>
    <w:rsid w:val="00BE6EA9"/>
    <w:rsid w:val="00BE75C5"/>
    <w:rsid w:val="00BE7B80"/>
    <w:rsid w:val="00BE7BEE"/>
    <w:rsid w:val="00BF0056"/>
    <w:rsid w:val="00BF09BD"/>
    <w:rsid w:val="00BF09FF"/>
    <w:rsid w:val="00BF0AB5"/>
    <w:rsid w:val="00BF0B5A"/>
    <w:rsid w:val="00BF0F16"/>
    <w:rsid w:val="00BF0F47"/>
    <w:rsid w:val="00BF1464"/>
    <w:rsid w:val="00BF1A53"/>
    <w:rsid w:val="00BF21CC"/>
    <w:rsid w:val="00BF222A"/>
    <w:rsid w:val="00BF296F"/>
    <w:rsid w:val="00BF2BD6"/>
    <w:rsid w:val="00BF32D8"/>
    <w:rsid w:val="00BF3469"/>
    <w:rsid w:val="00BF3DB5"/>
    <w:rsid w:val="00BF404F"/>
    <w:rsid w:val="00BF4210"/>
    <w:rsid w:val="00BF5872"/>
    <w:rsid w:val="00BF5B53"/>
    <w:rsid w:val="00BF5BE8"/>
    <w:rsid w:val="00BF6C64"/>
    <w:rsid w:val="00BF7738"/>
    <w:rsid w:val="00BF77A1"/>
    <w:rsid w:val="00C00743"/>
    <w:rsid w:val="00C00903"/>
    <w:rsid w:val="00C011EC"/>
    <w:rsid w:val="00C01492"/>
    <w:rsid w:val="00C016B1"/>
    <w:rsid w:val="00C0297A"/>
    <w:rsid w:val="00C029CB"/>
    <w:rsid w:val="00C02C67"/>
    <w:rsid w:val="00C02E55"/>
    <w:rsid w:val="00C02FAF"/>
    <w:rsid w:val="00C03349"/>
    <w:rsid w:val="00C03B0A"/>
    <w:rsid w:val="00C04010"/>
    <w:rsid w:val="00C050AB"/>
    <w:rsid w:val="00C0523B"/>
    <w:rsid w:val="00C0534D"/>
    <w:rsid w:val="00C05395"/>
    <w:rsid w:val="00C05B8F"/>
    <w:rsid w:val="00C061FC"/>
    <w:rsid w:val="00C06878"/>
    <w:rsid w:val="00C069BC"/>
    <w:rsid w:val="00C07BF4"/>
    <w:rsid w:val="00C07C01"/>
    <w:rsid w:val="00C1087B"/>
    <w:rsid w:val="00C11058"/>
    <w:rsid w:val="00C114B2"/>
    <w:rsid w:val="00C11658"/>
    <w:rsid w:val="00C11D08"/>
    <w:rsid w:val="00C11F45"/>
    <w:rsid w:val="00C1260D"/>
    <w:rsid w:val="00C12D69"/>
    <w:rsid w:val="00C13482"/>
    <w:rsid w:val="00C138B9"/>
    <w:rsid w:val="00C13AD8"/>
    <w:rsid w:val="00C142D7"/>
    <w:rsid w:val="00C155A2"/>
    <w:rsid w:val="00C15750"/>
    <w:rsid w:val="00C158CE"/>
    <w:rsid w:val="00C15A22"/>
    <w:rsid w:val="00C16FA4"/>
    <w:rsid w:val="00C1747B"/>
    <w:rsid w:val="00C17ADB"/>
    <w:rsid w:val="00C201D0"/>
    <w:rsid w:val="00C208AF"/>
    <w:rsid w:val="00C219C5"/>
    <w:rsid w:val="00C21C32"/>
    <w:rsid w:val="00C21F2B"/>
    <w:rsid w:val="00C220A6"/>
    <w:rsid w:val="00C22275"/>
    <w:rsid w:val="00C22C07"/>
    <w:rsid w:val="00C23109"/>
    <w:rsid w:val="00C23615"/>
    <w:rsid w:val="00C2445C"/>
    <w:rsid w:val="00C24D57"/>
    <w:rsid w:val="00C257C4"/>
    <w:rsid w:val="00C258F4"/>
    <w:rsid w:val="00C2591B"/>
    <w:rsid w:val="00C2598C"/>
    <w:rsid w:val="00C260AE"/>
    <w:rsid w:val="00C26494"/>
    <w:rsid w:val="00C269A5"/>
    <w:rsid w:val="00C26EB1"/>
    <w:rsid w:val="00C2797C"/>
    <w:rsid w:val="00C27BA6"/>
    <w:rsid w:val="00C30073"/>
    <w:rsid w:val="00C30186"/>
    <w:rsid w:val="00C30194"/>
    <w:rsid w:val="00C306AB"/>
    <w:rsid w:val="00C30EC3"/>
    <w:rsid w:val="00C3185D"/>
    <w:rsid w:val="00C31B15"/>
    <w:rsid w:val="00C321CA"/>
    <w:rsid w:val="00C3265E"/>
    <w:rsid w:val="00C32719"/>
    <w:rsid w:val="00C32795"/>
    <w:rsid w:val="00C330A1"/>
    <w:rsid w:val="00C3379F"/>
    <w:rsid w:val="00C33CC8"/>
    <w:rsid w:val="00C340CA"/>
    <w:rsid w:val="00C3439B"/>
    <w:rsid w:val="00C34444"/>
    <w:rsid w:val="00C34705"/>
    <w:rsid w:val="00C3471D"/>
    <w:rsid w:val="00C35538"/>
    <w:rsid w:val="00C35E92"/>
    <w:rsid w:val="00C365DE"/>
    <w:rsid w:val="00C36994"/>
    <w:rsid w:val="00C36B49"/>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400D"/>
    <w:rsid w:val="00C44EE3"/>
    <w:rsid w:val="00C45526"/>
    <w:rsid w:val="00C45E3D"/>
    <w:rsid w:val="00C45F20"/>
    <w:rsid w:val="00C45F54"/>
    <w:rsid w:val="00C467A0"/>
    <w:rsid w:val="00C46ADD"/>
    <w:rsid w:val="00C471C5"/>
    <w:rsid w:val="00C476FB"/>
    <w:rsid w:val="00C47BB7"/>
    <w:rsid w:val="00C500A4"/>
    <w:rsid w:val="00C50201"/>
    <w:rsid w:val="00C50221"/>
    <w:rsid w:val="00C503B0"/>
    <w:rsid w:val="00C50B58"/>
    <w:rsid w:val="00C51025"/>
    <w:rsid w:val="00C51409"/>
    <w:rsid w:val="00C51A14"/>
    <w:rsid w:val="00C52BC3"/>
    <w:rsid w:val="00C5332D"/>
    <w:rsid w:val="00C5335B"/>
    <w:rsid w:val="00C5443E"/>
    <w:rsid w:val="00C54A05"/>
    <w:rsid w:val="00C54E99"/>
    <w:rsid w:val="00C5513B"/>
    <w:rsid w:val="00C55DA2"/>
    <w:rsid w:val="00C55DB9"/>
    <w:rsid w:val="00C55E5A"/>
    <w:rsid w:val="00C55E69"/>
    <w:rsid w:val="00C56699"/>
    <w:rsid w:val="00C56A89"/>
    <w:rsid w:val="00C56E27"/>
    <w:rsid w:val="00C573CC"/>
    <w:rsid w:val="00C576D6"/>
    <w:rsid w:val="00C57C1D"/>
    <w:rsid w:val="00C600E0"/>
    <w:rsid w:val="00C60338"/>
    <w:rsid w:val="00C60882"/>
    <w:rsid w:val="00C608BD"/>
    <w:rsid w:val="00C61297"/>
    <w:rsid w:val="00C615BE"/>
    <w:rsid w:val="00C62087"/>
    <w:rsid w:val="00C635C8"/>
    <w:rsid w:val="00C63B02"/>
    <w:rsid w:val="00C64142"/>
    <w:rsid w:val="00C64537"/>
    <w:rsid w:val="00C645D8"/>
    <w:rsid w:val="00C6479B"/>
    <w:rsid w:val="00C64A32"/>
    <w:rsid w:val="00C64A9A"/>
    <w:rsid w:val="00C6534F"/>
    <w:rsid w:val="00C65D30"/>
    <w:rsid w:val="00C6682C"/>
    <w:rsid w:val="00C66ACE"/>
    <w:rsid w:val="00C66D9B"/>
    <w:rsid w:val="00C66E13"/>
    <w:rsid w:val="00C66F12"/>
    <w:rsid w:val="00C67C06"/>
    <w:rsid w:val="00C67C8C"/>
    <w:rsid w:val="00C706F7"/>
    <w:rsid w:val="00C71163"/>
    <w:rsid w:val="00C72916"/>
    <w:rsid w:val="00C72EF2"/>
    <w:rsid w:val="00C7354F"/>
    <w:rsid w:val="00C73954"/>
    <w:rsid w:val="00C73B2B"/>
    <w:rsid w:val="00C74465"/>
    <w:rsid w:val="00C74AEE"/>
    <w:rsid w:val="00C74B89"/>
    <w:rsid w:val="00C75A68"/>
    <w:rsid w:val="00C75B8B"/>
    <w:rsid w:val="00C76496"/>
    <w:rsid w:val="00C76632"/>
    <w:rsid w:val="00C768E5"/>
    <w:rsid w:val="00C76CBD"/>
    <w:rsid w:val="00C76D97"/>
    <w:rsid w:val="00C76E20"/>
    <w:rsid w:val="00C76FAA"/>
    <w:rsid w:val="00C77A56"/>
    <w:rsid w:val="00C77BF7"/>
    <w:rsid w:val="00C77D17"/>
    <w:rsid w:val="00C80447"/>
    <w:rsid w:val="00C806C7"/>
    <w:rsid w:val="00C808A3"/>
    <w:rsid w:val="00C80DD4"/>
    <w:rsid w:val="00C80EBC"/>
    <w:rsid w:val="00C80F36"/>
    <w:rsid w:val="00C817A3"/>
    <w:rsid w:val="00C81A71"/>
    <w:rsid w:val="00C81D7A"/>
    <w:rsid w:val="00C82245"/>
    <w:rsid w:val="00C83053"/>
    <w:rsid w:val="00C83CB9"/>
    <w:rsid w:val="00C83EF0"/>
    <w:rsid w:val="00C84A5A"/>
    <w:rsid w:val="00C85120"/>
    <w:rsid w:val="00C85FB8"/>
    <w:rsid w:val="00C8610D"/>
    <w:rsid w:val="00C869DE"/>
    <w:rsid w:val="00C86FBD"/>
    <w:rsid w:val="00C87498"/>
    <w:rsid w:val="00C8760B"/>
    <w:rsid w:val="00C87616"/>
    <w:rsid w:val="00C87E1F"/>
    <w:rsid w:val="00C905AF"/>
    <w:rsid w:val="00C908F5"/>
    <w:rsid w:val="00C90A58"/>
    <w:rsid w:val="00C911F4"/>
    <w:rsid w:val="00C91C02"/>
    <w:rsid w:val="00C91EF5"/>
    <w:rsid w:val="00C927A3"/>
    <w:rsid w:val="00C939E9"/>
    <w:rsid w:val="00C9567A"/>
    <w:rsid w:val="00C95AA2"/>
    <w:rsid w:val="00C95CD1"/>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264"/>
    <w:rsid w:val="00CA1402"/>
    <w:rsid w:val="00CA151B"/>
    <w:rsid w:val="00CA1894"/>
    <w:rsid w:val="00CA18D2"/>
    <w:rsid w:val="00CA1E9A"/>
    <w:rsid w:val="00CA2AD2"/>
    <w:rsid w:val="00CA2BB7"/>
    <w:rsid w:val="00CA40FB"/>
    <w:rsid w:val="00CA4476"/>
    <w:rsid w:val="00CA485D"/>
    <w:rsid w:val="00CA4943"/>
    <w:rsid w:val="00CA5619"/>
    <w:rsid w:val="00CA57A1"/>
    <w:rsid w:val="00CA595F"/>
    <w:rsid w:val="00CA5BE9"/>
    <w:rsid w:val="00CA741A"/>
    <w:rsid w:val="00CA7B6C"/>
    <w:rsid w:val="00CA7D26"/>
    <w:rsid w:val="00CB0150"/>
    <w:rsid w:val="00CB01BA"/>
    <w:rsid w:val="00CB0221"/>
    <w:rsid w:val="00CB05A1"/>
    <w:rsid w:val="00CB0D23"/>
    <w:rsid w:val="00CB1965"/>
    <w:rsid w:val="00CB1CDF"/>
    <w:rsid w:val="00CB2255"/>
    <w:rsid w:val="00CB2F19"/>
    <w:rsid w:val="00CB377C"/>
    <w:rsid w:val="00CB3843"/>
    <w:rsid w:val="00CB544D"/>
    <w:rsid w:val="00CB5578"/>
    <w:rsid w:val="00CB5B4C"/>
    <w:rsid w:val="00CB649B"/>
    <w:rsid w:val="00CB7129"/>
    <w:rsid w:val="00CB7825"/>
    <w:rsid w:val="00CC0353"/>
    <w:rsid w:val="00CC0C2A"/>
    <w:rsid w:val="00CC133E"/>
    <w:rsid w:val="00CC15A9"/>
    <w:rsid w:val="00CC1920"/>
    <w:rsid w:val="00CC1964"/>
    <w:rsid w:val="00CC1FF3"/>
    <w:rsid w:val="00CC2870"/>
    <w:rsid w:val="00CC288F"/>
    <w:rsid w:val="00CC2ADE"/>
    <w:rsid w:val="00CC3FCE"/>
    <w:rsid w:val="00CC4F08"/>
    <w:rsid w:val="00CC5CA3"/>
    <w:rsid w:val="00CC60ED"/>
    <w:rsid w:val="00CC64CE"/>
    <w:rsid w:val="00CC73C2"/>
    <w:rsid w:val="00CC77D0"/>
    <w:rsid w:val="00CC7B17"/>
    <w:rsid w:val="00CD0D4B"/>
    <w:rsid w:val="00CD14AB"/>
    <w:rsid w:val="00CD14F0"/>
    <w:rsid w:val="00CD1925"/>
    <w:rsid w:val="00CD2411"/>
    <w:rsid w:val="00CD2438"/>
    <w:rsid w:val="00CD243F"/>
    <w:rsid w:val="00CD3010"/>
    <w:rsid w:val="00CD398C"/>
    <w:rsid w:val="00CD3E47"/>
    <w:rsid w:val="00CD4AE8"/>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819"/>
    <w:rsid w:val="00CE1921"/>
    <w:rsid w:val="00CE1A39"/>
    <w:rsid w:val="00CE1FAF"/>
    <w:rsid w:val="00CE20EB"/>
    <w:rsid w:val="00CE29C9"/>
    <w:rsid w:val="00CE2D27"/>
    <w:rsid w:val="00CE2E7B"/>
    <w:rsid w:val="00CE31FE"/>
    <w:rsid w:val="00CE36A5"/>
    <w:rsid w:val="00CE37F3"/>
    <w:rsid w:val="00CE3E65"/>
    <w:rsid w:val="00CE4CAE"/>
    <w:rsid w:val="00CE4D4E"/>
    <w:rsid w:val="00CE55DD"/>
    <w:rsid w:val="00CE61D7"/>
    <w:rsid w:val="00CE6C4D"/>
    <w:rsid w:val="00CE7BE6"/>
    <w:rsid w:val="00CF033C"/>
    <w:rsid w:val="00CF035B"/>
    <w:rsid w:val="00CF0549"/>
    <w:rsid w:val="00CF0F8C"/>
    <w:rsid w:val="00CF0F91"/>
    <w:rsid w:val="00CF1334"/>
    <w:rsid w:val="00CF191C"/>
    <w:rsid w:val="00CF1B61"/>
    <w:rsid w:val="00CF1FB5"/>
    <w:rsid w:val="00CF35D9"/>
    <w:rsid w:val="00CF3AA6"/>
    <w:rsid w:val="00CF3C5D"/>
    <w:rsid w:val="00CF3E40"/>
    <w:rsid w:val="00CF65F0"/>
    <w:rsid w:val="00CF6AF1"/>
    <w:rsid w:val="00CF6BAD"/>
    <w:rsid w:val="00CF7503"/>
    <w:rsid w:val="00CF7634"/>
    <w:rsid w:val="00CF7650"/>
    <w:rsid w:val="00CF783B"/>
    <w:rsid w:val="00CF7A8B"/>
    <w:rsid w:val="00CF7D86"/>
    <w:rsid w:val="00D002D0"/>
    <w:rsid w:val="00D00CBB"/>
    <w:rsid w:val="00D00E34"/>
    <w:rsid w:val="00D011D8"/>
    <w:rsid w:val="00D015FB"/>
    <w:rsid w:val="00D01DAB"/>
    <w:rsid w:val="00D0220B"/>
    <w:rsid w:val="00D022A9"/>
    <w:rsid w:val="00D02969"/>
    <w:rsid w:val="00D02F83"/>
    <w:rsid w:val="00D03071"/>
    <w:rsid w:val="00D0345C"/>
    <w:rsid w:val="00D04096"/>
    <w:rsid w:val="00D04A4F"/>
    <w:rsid w:val="00D04C0D"/>
    <w:rsid w:val="00D04DC8"/>
    <w:rsid w:val="00D055BD"/>
    <w:rsid w:val="00D05850"/>
    <w:rsid w:val="00D05A1C"/>
    <w:rsid w:val="00D05ED4"/>
    <w:rsid w:val="00D0607A"/>
    <w:rsid w:val="00D0685C"/>
    <w:rsid w:val="00D06BB8"/>
    <w:rsid w:val="00D06BD8"/>
    <w:rsid w:val="00D07F51"/>
    <w:rsid w:val="00D1041B"/>
    <w:rsid w:val="00D10DEB"/>
    <w:rsid w:val="00D10F5A"/>
    <w:rsid w:val="00D10FE3"/>
    <w:rsid w:val="00D11008"/>
    <w:rsid w:val="00D113B1"/>
    <w:rsid w:val="00D12173"/>
    <w:rsid w:val="00D123EC"/>
    <w:rsid w:val="00D126F4"/>
    <w:rsid w:val="00D126F6"/>
    <w:rsid w:val="00D12E3A"/>
    <w:rsid w:val="00D1327D"/>
    <w:rsid w:val="00D13840"/>
    <w:rsid w:val="00D138BB"/>
    <w:rsid w:val="00D13900"/>
    <w:rsid w:val="00D13A3F"/>
    <w:rsid w:val="00D13B2F"/>
    <w:rsid w:val="00D14393"/>
    <w:rsid w:val="00D146C3"/>
    <w:rsid w:val="00D1496C"/>
    <w:rsid w:val="00D1513E"/>
    <w:rsid w:val="00D1578C"/>
    <w:rsid w:val="00D16470"/>
    <w:rsid w:val="00D16F5C"/>
    <w:rsid w:val="00D17223"/>
    <w:rsid w:val="00D17618"/>
    <w:rsid w:val="00D17F2B"/>
    <w:rsid w:val="00D201A6"/>
    <w:rsid w:val="00D203CB"/>
    <w:rsid w:val="00D20410"/>
    <w:rsid w:val="00D207EE"/>
    <w:rsid w:val="00D209CE"/>
    <w:rsid w:val="00D20A34"/>
    <w:rsid w:val="00D21058"/>
    <w:rsid w:val="00D218A7"/>
    <w:rsid w:val="00D21DF5"/>
    <w:rsid w:val="00D21F94"/>
    <w:rsid w:val="00D22843"/>
    <w:rsid w:val="00D228AA"/>
    <w:rsid w:val="00D22907"/>
    <w:rsid w:val="00D22B35"/>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5D1"/>
    <w:rsid w:val="00D278AD"/>
    <w:rsid w:val="00D3070A"/>
    <w:rsid w:val="00D30746"/>
    <w:rsid w:val="00D307A1"/>
    <w:rsid w:val="00D30F93"/>
    <w:rsid w:val="00D30FF1"/>
    <w:rsid w:val="00D312CA"/>
    <w:rsid w:val="00D31C15"/>
    <w:rsid w:val="00D332ED"/>
    <w:rsid w:val="00D338D4"/>
    <w:rsid w:val="00D33C3D"/>
    <w:rsid w:val="00D33E5C"/>
    <w:rsid w:val="00D34382"/>
    <w:rsid w:val="00D343C7"/>
    <w:rsid w:val="00D347C6"/>
    <w:rsid w:val="00D34841"/>
    <w:rsid w:val="00D35943"/>
    <w:rsid w:val="00D35FC8"/>
    <w:rsid w:val="00D362AE"/>
    <w:rsid w:val="00D3670E"/>
    <w:rsid w:val="00D36820"/>
    <w:rsid w:val="00D368BC"/>
    <w:rsid w:val="00D37215"/>
    <w:rsid w:val="00D37C8C"/>
    <w:rsid w:val="00D37E5C"/>
    <w:rsid w:val="00D402AB"/>
    <w:rsid w:val="00D410B9"/>
    <w:rsid w:val="00D4135B"/>
    <w:rsid w:val="00D413CF"/>
    <w:rsid w:val="00D41703"/>
    <w:rsid w:val="00D41B60"/>
    <w:rsid w:val="00D4208F"/>
    <w:rsid w:val="00D42909"/>
    <w:rsid w:val="00D42A8A"/>
    <w:rsid w:val="00D42DDA"/>
    <w:rsid w:val="00D42E0C"/>
    <w:rsid w:val="00D43C4B"/>
    <w:rsid w:val="00D43C84"/>
    <w:rsid w:val="00D43CF6"/>
    <w:rsid w:val="00D43D40"/>
    <w:rsid w:val="00D43F62"/>
    <w:rsid w:val="00D44671"/>
    <w:rsid w:val="00D45530"/>
    <w:rsid w:val="00D455B2"/>
    <w:rsid w:val="00D4582A"/>
    <w:rsid w:val="00D4588B"/>
    <w:rsid w:val="00D45AC8"/>
    <w:rsid w:val="00D469C9"/>
    <w:rsid w:val="00D46BCB"/>
    <w:rsid w:val="00D4704B"/>
    <w:rsid w:val="00D471A7"/>
    <w:rsid w:val="00D47622"/>
    <w:rsid w:val="00D47D84"/>
    <w:rsid w:val="00D502A4"/>
    <w:rsid w:val="00D50345"/>
    <w:rsid w:val="00D50601"/>
    <w:rsid w:val="00D51619"/>
    <w:rsid w:val="00D51DEF"/>
    <w:rsid w:val="00D51E31"/>
    <w:rsid w:val="00D52003"/>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80A"/>
    <w:rsid w:val="00D56C0D"/>
    <w:rsid w:val="00D57228"/>
    <w:rsid w:val="00D5731D"/>
    <w:rsid w:val="00D5748B"/>
    <w:rsid w:val="00D57954"/>
    <w:rsid w:val="00D57989"/>
    <w:rsid w:val="00D57D7E"/>
    <w:rsid w:val="00D57F13"/>
    <w:rsid w:val="00D60071"/>
    <w:rsid w:val="00D604D2"/>
    <w:rsid w:val="00D608E0"/>
    <w:rsid w:val="00D609AC"/>
    <w:rsid w:val="00D60CFE"/>
    <w:rsid w:val="00D611FB"/>
    <w:rsid w:val="00D615A6"/>
    <w:rsid w:val="00D61B55"/>
    <w:rsid w:val="00D61C21"/>
    <w:rsid w:val="00D626E4"/>
    <w:rsid w:val="00D627CE"/>
    <w:rsid w:val="00D62ADF"/>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0FFC"/>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DDD"/>
    <w:rsid w:val="00D77DFC"/>
    <w:rsid w:val="00D77F7C"/>
    <w:rsid w:val="00D806AE"/>
    <w:rsid w:val="00D809FE"/>
    <w:rsid w:val="00D80BF1"/>
    <w:rsid w:val="00D81D0A"/>
    <w:rsid w:val="00D8216B"/>
    <w:rsid w:val="00D8258C"/>
    <w:rsid w:val="00D82876"/>
    <w:rsid w:val="00D830AA"/>
    <w:rsid w:val="00D83C98"/>
    <w:rsid w:val="00D83E21"/>
    <w:rsid w:val="00D84105"/>
    <w:rsid w:val="00D847CB"/>
    <w:rsid w:val="00D8492C"/>
    <w:rsid w:val="00D84CE5"/>
    <w:rsid w:val="00D84DFB"/>
    <w:rsid w:val="00D84E6E"/>
    <w:rsid w:val="00D85D7B"/>
    <w:rsid w:val="00D86424"/>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8"/>
    <w:rsid w:val="00D94D79"/>
    <w:rsid w:val="00D95008"/>
    <w:rsid w:val="00D95290"/>
    <w:rsid w:val="00D952C3"/>
    <w:rsid w:val="00D95591"/>
    <w:rsid w:val="00D95DC2"/>
    <w:rsid w:val="00D95DED"/>
    <w:rsid w:val="00D95E97"/>
    <w:rsid w:val="00D96105"/>
    <w:rsid w:val="00D96856"/>
    <w:rsid w:val="00D96BE1"/>
    <w:rsid w:val="00D972FC"/>
    <w:rsid w:val="00D97702"/>
    <w:rsid w:val="00D97947"/>
    <w:rsid w:val="00D97F55"/>
    <w:rsid w:val="00DA00EC"/>
    <w:rsid w:val="00DA0FB6"/>
    <w:rsid w:val="00DA0FFD"/>
    <w:rsid w:val="00DA104F"/>
    <w:rsid w:val="00DA1122"/>
    <w:rsid w:val="00DA11C3"/>
    <w:rsid w:val="00DA1975"/>
    <w:rsid w:val="00DA1D56"/>
    <w:rsid w:val="00DA1E3F"/>
    <w:rsid w:val="00DA2048"/>
    <w:rsid w:val="00DA239F"/>
    <w:rsid w:val="00DA23C5"/>
    <w:rsid w:val="00DA23C7"/>
    <w:rsid w:val="00DA24F2"/>
    <w:rsid w:val="00DA2BEB"/>
    <w:rsid w:val="00DA2C16"/>
    <w:rsid w:val="00DA3776"/>
    <w:rsid w:val="00DA3D15"/>
    <w:rsid w:val="00DA4221"/>
    <w:rsid w:val="00DA46D7"/>
    <w:rsid w:val="00DA488D"/>
    <w:rsid w:val="00DA4F59"/>
    <w:rsid w:val="00DA506C"/>
    <w:rsid w:val="00DA51C7"/>
    <w:rsid w:val="00DA56BC"/>
    <w:rsid w:val="00DA5D51"/>
    <w:rsid w:val="00DA6421"/>
    <w:rsid w:val="00DA7A0E"/>
    <w:rsid w:val="00DA7BA1"/>
    <w:rsid w:val="00DA7E61"/>
    <w:rsid w:val="00DB0137"/>
    <w:rsid w:val="00DB03C5"/>
    <w:rsid w:val="00DB0A7A"/>
    <w:rsid w:val="00DB0B55"/>
    <w:rsid w:val="00DB1721"/>
    <w:rsid w:val="00DB1CB8"/>
    <w:rsid w:val="00DB20B1"/>
    <w:rsid w:val="00DB27FC"/>
    <w:rsid w:val="00DB34F5"/>
    <w:rsid w:val="00DB3971"/>
    <w:rsid w:val="00DB3B44"/>
    <w:rsid w:val="00DB3B64"/>
    <w:rsid w:val="00DB4396"/>
    <w:rsid w:val="00DB473D"/>
    <w:rsid w:val="00DB49EC"/>
    <w:rsid w:val="00DB54DF"/>
    <w:rsid w:val="00DB5625"/>
    <w:rsid w:val="00DB5823"/>
    <w:rsid w:val="00DB5F19"/>
    <w:rsid w:val="00DB6200"/>
    <w:rsid w:val="00DB65A6"/>
    <w:rsid w:val="00DB66DF"/>
    <w:rsid w:val="00DB6954"/>
    <w:rsid w:val="00DB6C32"/>
    <w:rsid w:val="00DB7388"/>
    <w:rsid w:val="00DB7B1B"/>
    <w:rsid w:val="00DC016B"/>
    <w:rsid w:val="00DC01D6"/>
    <w:rsid w:val="00DC0268"/>
    <w:rsid w:val="00DC027B"/>
    <w:rsid w:val="00DC0322"/>
    <w:rsid w:val="00DC03F3"/>
    <w:rsid w:val="00DC06F3"/>
    <w:rsid w:val="00DC0A0E"/>
    <w:rsid w:val="00DC231F"/>
    <w:rsid w:val="00DC25E9"/>
    <w:rsid w:val="00DC283C"/>
    <w:rsid w:val="00DC2850"/>
    <w:rsid w:val="00DC2F39"/>
    <w:rsid w:val="00DC30C8"/>
    <w:rsid w:val="00DC344D"/>
    <w:rsid w:val="00DC35B0"/>
    <w:rsid w:val="00DC37FA"/>
    <w:rsid w:val="00DC38B1"/>
    <w:rsid w:val="00DC38FD"/>
    <w:rsid w:val="00DC46CF"/>
    <w:rsid w:val="00DC48E8"/>
    <w:rsid w:val="00DC4C2D"/>
    <w:rsid w:val="00DC6635"/>
    <w:rsid w:val="00DC6C02"/>
    <w:rsid w:val="00DC71E5"/>
    <w:rsid w:val="00DC74E7"/>
    <w:rsid w:val="00DC7559"/>
    <w:rsid w:val="00DC76A3"/>
    <w:rsid w:val="00DC7B2B"/>
    <w:rsid w:val="00DC7BD8"/>
    <w:rsid w:val="00DC7D2E"/>
    <w:rsid w:val="00DD0664"/>
    <w:rsid w:val="00DD070E"/>
    <w:rsid w:val="00DD0E0C"/>
    <w:rsid w:val="00DD1090"/>
    <w:rsid w:val="00DD110A"/>
    <w:rsid w:val="00DD132A"/>
    <w:rsid w:val="00DD157B"/>
    <w:rsid w:val="00DD23A8"/>
    <w:rsid w:val="00DD277F"/>
    <w:rsid w:val="00DD2E45"/>
    <w:rsid w:val="00DD2F05"/>
    <w:rsid w:val="00DD30CC"/>
    <w:rsid w:val="00DD3290"/>
    <w:rsid w:val="00DD337D"/>
    <w:rsid w:val="00DD3464"/>
    <w:rsid w:val="00DD4825"/>
    <w:rsid w:val="00DD49F4"/>
    <w:rsid w:val="00DD5344"/>
    <w:rsid w:val="00DD57B0"/>
    <w:rsid w:val="00DD57E1"/>
    <w:rsid w:val="00DD605C"/>
    <w:rsid w:val="00DD6C41"/>
    <w:rsid w:val="00DD6E44"/>
    <w:rsid w:val="00DD7002"/>
    <w:rsid w:val="00DD7367"/>
    <w:rsid w:val="00DD7475"/>
    <w:rsid w:val="00DD7564"/>
    <w:rsid w:val="00DE0657"/>
    <w:rsid w:val="00DE06CC"/>
    <w:rsid w:val="00DE07C8"/>
    <w:rsid w:val="00DE0AEE"/>
    <w:rsid w:val="00DE100C"/>
    <w:rsid w:val="00DE1033"/>
    <w:rsid w:val="00DE1C64"/>
    <w:rsid w:val="00DE1D2B"/>
    <w:rsid w:val="00DE27B7"/>
    <w:rsid w:val="00DE2D66"/>
    <w:rsid w:val="00DE39A7"/>
    <w:rsid w:val="00DE3A2D"/>
    <w:rsid w:val="00DE3D30"/>
    <w:rsid w:val="00DE41B1"/>
    <w:rsid w:val="00DE4421"/>
    <w:rsid w:val="00DE4494"/>
    <w:rsid w:val="00DE4541"/>
    <w:rsid w:val="00DE4F92"/>
    <w:rsid w:val="00DE509F"/>
    <w:rsid w:val="00DE52BD"/>
    <w:rsid w:val="00DE6377"/>
    <w:rsid w:val="00DE6EB5"/>
    <w:rsid w:val="00DE6EB8"/>
    <w:rsid w:val="00DE6FDC"/>
    <w:rsid w:val="00DE7115"/>
    <w:rsid w:val="00DE7432"/>
    <w:rsid w:val="00DE7541"/>
    <w:rsid w:val="00DE7840"/>
    <w:rsid w:val="00DF02D4"/>
    <w:rsid w:val="00DF0E32"/>
    <w:rsid w:val="00DF0E90"/>
    <w:rsid w:val="00DF14FF"/>
    <w:rsid w:val="00DF1716"/>
    <w:rsid w:val="00DF209B"/>
    <w:rsid w:val="00DF2899"/>
    <w:rsid w:val="00DF2C0A"/>
    <w:rsid w:val="00DF3268"/>
    <w:rsid w:val="00DF35FF"/>
    <w:rsid w:val="00DF40A8"/>
    <w:rsid w:val="00DF501F"/>
    <w:rsid w:val="00DF549D"/>
    <w:rsid w:val="00DF6BCD"/>
    <w:rsid w:val="00DF75B8"/>
    <w:rsid w:val="00DF76D1"/>
    <w:rsid w:val="00DF7774"/>
    <w:rsid w:val="00DF7863"/>
    <w:rsid w:val="00DF7F0F"/>
    <w:rsid w:val="00E003FE"/>
    <w:rsid w:val="00E00508"/>
    <w:rsid w:val="00E005BD"/>
    <w:rsid w:val="00E008F2"/>
    <w:rsid w:val="00E01C87"/>
    <w:rsid w:val="00E01F6F"/>
    <w:rsid w:val="00E022F7"/>
    <w:rsid w:val="00E03020"/>
    <w:rsid w:val="00E030CB"/>
    <w:rsid w:val="00E034B7"/>
    <w:rsid w:val="00E04112"/>
    <w:rsid w:val="00E046E5"/>
    <w:rsid w:val="00E0482C"/>
    <w:rsid w:val="00E05527"/>
    <w:rsid w:val="00E056A3"/>
    <w:rsid w:val="00E05B32"/>
    <w:rsid w:val="00E05FD6"/>
    <w:rsid w:val="00E06100"/>
    <w:rsid w:val="00E06111"/>
    <w:rsid w:val="00E06870"/>
    <w:rsid w:val="00E06E4D"/>
    <w:rsid w:val="00E07646"/>
    <w:rsid w:val="00E07777"/>
    <w:rsid w:val="00E10125"/>
    <w:rsid w:val="00E10492"/>
    <w:rsid w:val="00E10F8A"/>
    <w:rsid w:val="00E11164"/>
    <w:rsid w:val="00E112B8"/>
    <w:rsid w:val="00E11D3B"/>
    <w:rsid w:val="00E11E58"/>
    <w:rsid w:val="00E11EC6"/>
    <w:rsid w:val="00E12198"/>
    <w:rsid w:val="00E122FB"/>
    <w:rsid w:val="00E1277E"/>
    <w:rsid w:val="00E12871"/>
    <w:rsid w:val="00E129D0"/>
    <w:rsid w:val="00E12B15"/>
    <w:rsid w:val="00E12D6C"/>
    <w:rsid w:val="00E12F07"/>
    <w:rsid w:val="00E1312E"/>
    <w:rsid w:val="00E134F0"/>
    <w:rsid w:val="00E14740"/>
    <w:rsid w:val="00E14FAF"/>
    <w:rsid w:val="00E15227"/>
    <w:rsid w:val="00E1544B"/>
    <w:rsid w:val="00E164F6"/>
    <w:rsid w:val="00E165DC"/>
    <w:rsid w:val="00E17A68"/>
    <w:rsid w:val="00E17AC6"/>
    <w:rsid w:val="00E20036"/>
    <w:rsid w:val="00E200EC"/>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2D1"/>
    <w:rsid w:val="00E304B7"/>
    <w:rsid w:val="00E30B8E"/>
    <w:rsid w:val="00E30C73"/>
    <w:rsid w:val="00E311AC"/>
    <w:rsid w:val="00E313C3"/>
    <w:rsid w:val="00E3142F"/>
    <w:rsid w:val="00E31FBC"/>
    <w:rsid w:val="00E328CF"/>
    <w:rsid w:val="00E32DE9"/>
    <w:rsid w:val="00E33476"/>
    <w:rsid w:val="00E33516"/>
    <w:rsid w:val="00E33687"/>
    <w:rsid w:val="00E33EE4"/>
    <w:rsid w:val="00E341C9"/>
    <w:rsid w:val="00E34810"/>
    <w:rsid w:val="00E3482C"/>
    <w:rsid w:val="00E34BE6"/>
    <w:rsid w:val="00E35B27"/>
    <w:rsid w:val="00E35CC6"/>
    <w:rsid w:val="00E35E54"/>
    <w:rsid w:val="00E363B9"/>
    <w:rsid w:val="00E36CAF"/>
    <w:rsid w:val="00E37323"/>
    <w:rsid w:val="00E377E7"/>
    <w:rsid w:val="00E37D41"/>
    <w:rsid w:val="00E401A7"/>
    <w:rsid w:val="00E401BA"/>
    <w:rsid w:val="00E40DB6"/>
    <w:rsid w:val="00E418CF"/>
    <w:rsid w:val="00E41A8F"/>
    <w:rsid w:val="00E428EE"/>
    <w:rsid w:val="00E42B1A"/>
    <w:rsid w:val="00E42B7F"/>
    <w:rsid w:val="00E432D9"/>
    <w:rsid w:val="00E433F1"/>
    <w:rsid w:val="00E438A3"/>
    <w:rsid w:val="00E4481A"/>
    <w:rsid w:val="00E44BC8"/>
    <w:rsid w:val="00E44D6F"/>
    <w:rsid w:val="00E44DE1"/>
    <w:rsid w:val="00E46475"/>
    <w:rsid w:val="00E46CA4"/>
    <w:rsid w:val="00E46F11"/>
    <w:rsid w:val="00E47287"/>
    <w:rsid w:val="00E47891"/>
    <w:rsid w:val="00E47A8E"/>
    <w:rsid w:val="00E50709"/>
    <w:rsid w:val="00E50A05"/>
    <w:rsid w:val="00E51CE3"/>
    <w:rsid w:val="00E51E94"/>
    <w:rsid w:val="00E51F08"/>
    <w:rsid w:val="00E52873"/>
    <w:rsid w:val="00E52942"/>
    <w:rsid w:val="00E52FF8"/>
    <w:rsid w:val="00E536A7"/>
    <w:rsid w:val="00E542FA"/>
    <w:rsid w:val="00E551AA"/>
    <w:rsid w:val="00E553F6"/>
    <w:rsid w:val="00E55DD8"/>
    <w:rsid w:val="00E56567"/>
    <w:rsid w:val="00E56A51"/>
    <w:rsid w:val="00E56C84"/>
    <w:rsid w:val="00E56D25"/>
    <w:rsid w:val="00E57172"/>
    <w:rsid w:val="00E57178"/>
    <w:rsid w:val="00E57646"/>
    <w:rsid w:val="00E57668"/>
    <w:rsid w:val="00E57AA8"/>
    <w:rsid w:val="00E57EC2"/>
    <w:rsid w:val="00E57F87"/>
    <w:rsid w:val="00E60329"/>
    <w:rsid w:val="00E61045"/>
    <w:rsid w:val="00E61105"/>
    <w:rsid w:val="00E61E62"/>
    <w:rsid w:val="00E6208C"/>
    <w:rsid w:val="00E62D96"/>
    <w:rsid w:val="00E636CC"/>
    <w:rsid w:val="00E63D07"/>
    <w:rsid w:val="00E63F40"/>
    <w:rsid w:val="00E64052"/>
    <w:rsid w:val="00E641B6"/>
    <w:rsid w:val="00E64212"/>
    <w:rsid w:val="00E64BCB"/>
    <w:rsid w:val="00E64ED9"/>
    <w:rsid w:val="00E6528B"/>
    <w:rsid w:val="00E655D8"/>
    <w:rsid w:val="00E65941"/>
    <w:rsid w:val="00E66276"/>
    <w:rsid w:val="00E668E6"/>
    <w:rsid w:val="00E66C88"/>
    <w:rsid w:val="00E671E7"/>
    <w:rsid w:val="00E67AF9"/>
    <w:rsid w:val="00E67DEE"/>
    <w:rsid w:val="00E7134B"/>
    <w:rsid w:val="00E713F8"/>
    <w:rsid w:val="00E71467"/>
    <w:rsid w:val="00E715E2"/>
    <w:rsid w:val="00E716A8"/>
    <w:rsid w:val="00E71A57"/>
    <w:rsid w:val="00E71DCA"/>
    <w:rsid w:val="00E71E92"/>
    <w:rsid w:val="00E72A09"/>
    <w:rsid w:val="00E72B15"/>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7A3"/>
    <w:rsid w:val="00E809D1"/>
    <w:rsid w:val="00E80A34"/>
    <w:rsid w:val="00E8183E"/>
    <w:rsid w:val="00E81DA1"/>
    <w:rsid w:val="00E81DB9"/>
    <w:rsid w:val="00E8293D"/>
    <w:rsid w:val="00E82D7B"/>
    <w:rsid w:val="00E82EEE"/>
    <w:rsid w:val="00E83094"/>
    <w:rsid w:val="00E8385F"/>
    <w:rsid w:val="00E838F5"/>
    <w:rsid w:val="00E83966"/>
    <w:rsid w:val="00E83D88"/>
    <w:rsid w:val="00E84625"/>
    <w:rsid w:val="00E8477A"/>
    <w:rsid w:val="00E84D7F"/>
    <w:rsid w:val="00E84DDA"/>
    <w:rsid w:val="00E84E1F"/>
    <w:rsid w:val="00E85161"/>
    <w:rsid w:val="00E86069"/>
    <w:rsid w:val="00E8698A"/>
    <w:rsid w:val="00E86CDF"/>
    <w:rsid w:val="00E86E87"/>
    <w:rsid w:val="00E8707A"/>
    <w:rsid w:val="00E87839"/>
    <w:rsid w:val="00E90161"/>
    <w:rsid w:val="00E90472"/>
    <w:rsid w:val="00E907BB"/>
    <w:rsid w:val="00E90D3A"/>
    <w:rsid w:val="00E9219D"/>
    <w:rsid w:val="00E9317E"/>
    <w:rsid w:val="00E932D9"/>
    <w:rsid w:val="00E93928"/>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1714"/>
    <w:rsid w:val="00EA183E"/>
    <w:rsid w:val="00EA2A1D"/>
    <w:rsid w:val="00EA2F4F"/>
    <w:rsid w:val="00EA39A2"/>
    <w:rsid w:val="00EA419A"/>
    <w:rsid w:val="00EA42B5"/>
    <w:rsid w:val="00EA4635"/>
    <w:rsid w:val="00EA4E33"/>
    <w:rsid w:val="00EA5658"/>
    <w:rsid w:val="00EA6069"/>
    <w:rsid w:val="00EA60DC"/>
    <w:rsid w:val="00EA619D"/>
    <w:rsid w:val="00EA6356"/>
    <w:rsid w:val="00EA63BA"/>
    <w:rsid w:val="00EA6715"/>
    <w:rsid w:val="00EA769A"/>
    <w:rsid w:val="00EA7B33"/>
    <w:rsid w:val="00EB1107"/>
    <w:rsid w:val="00EB14CF"/>
    <w:rsid w:val="00EB165E"/>
    <w:rsid w:val="00EB22C5"/>
    <w:rsid w:val="00EB2C45"/>
    <w:rsid w:val="00EB2CAE"/>
    <w:rsid w:val="00EB2E08"/>
    <w:rsid w:val="00EB307E"/>
    <w:rsid w:val="00EB3184"/>
    <w:rsid w:val="00EB3FD9"/>
    <w:rsid w:val="00EB4165"/>
    <w:rsid w:val="00EB4489"/>
    <w:rsid w:val="00EB45A0"/>
    <w:rsid w:val="00EB4719"/>
    <w:rsid w:val="00EB4E79"/>
    <w:rsid w:val="00EB4F50"/>
    <w:rsid w:val="00EB58A4"/>
    <w:rsid w:val="00EB59D8"/>
    <w:rsid w:val="00EB5C0E"/>
    <w:rsid w:val="00EB5CC0"/>
    <w:rsid w:val="00EB5CDF"/>
    <w:rsid w:val="00EB6664"/>
    <w:rsid w:val="00EB6C09"/>
    <w:rsid w:val="00EB6E8E"/>
    <w:rsid w:val="00EB6EE8"/>
    <w:rsid w:val="00EB7D25"/>
    <w:rsid w:val="00EB7E96"/>
    <w:rsid w:val="00EC0825"/>
    <w:rsid w:val="00EC085E"/>
    <w:rsid w:val="00EC104A"/>
    <w:rsid w:val="00EC175E"/>
    <w:rsid w:val="00EC178C"/>
    <w:rsid w:val="00EC19DB"/>
    <w:rsid w:val="00EC1F21"/>
    <w:rsid w:val="00EC2A16"/>
    <w:rsid w:val="00EC3265"/>
    <w:rsid w:val="00EC34A1"/>
    <w:rsid w:val="00EC34EE"/>
    <w:rsid w:val="00EC35EB"/>
    <w:rsid w:val="00EC361E"/>
    <w:rsid w:val="00EC3680"/>
    <w:rsid w:val="00EC3881"/>
    <w:rsid w:val="00EC3E90"/>
    <w:rsid w:val="00EC435D"/>
    <w:rsid w:val="00EC45AC"/>
    <w:rsid w:val="00EC4B7A"/>
    <w:rsid w:val="00EC525F"/>
    <w:rsid w:val="00EC588D"/>
    <w:rsid w:val="00EC5EDE"/>
    <w:rsid w:val="00EC6AC1"/>
    <w:rsid w:val="00EC6BFF"/>
    <w:rsid w:val="00EC6C37"/>
    <w:rsid w:val="00EC74C8"/>
    <w:rsid w:val="00EC77D5"/>
    <w:rsid w:val="00EC7A19"/>
    <w:rsid w:val="00EC7CFB"/>
    <w:rsid w:val="00ED02E9"/>
    <w:rsid w:val="00ED0AEE"/>
    <w:rsid w:val="00ED0C31"/>
    <w:rsid w:val="00ED1171"/>
    <w:rsid w:val="00ED11A1"/>
    <w:rsid w:val="00ED12BD"/>
    <w:rsid w:val="00ED1592"/>
    <w:rsid w:val="00ED1A58"/>
    <w:rsid w:val="00ED1C0B"/>
    <w:rsid w:val="00ED2FAC"/>
    <w:rsid w:val="00ED3B85"/>
    <w:rsid w:val="00ED4C31"/>
    <w:rsid w:val="00ED4CDF"/>
    <w:rsid w:val="00ED4D7E"/>
    <w:rsid w:val="00ED5150"/>
    <w:rsid w:val="00ED6413"/>
    <w:rsid w:val="00ED64DD"/>
    <w:rsid w:val="00ED6E26"/>
    <w:rsid w:val="00ED72E8"/>
    <w:rsid w:val="00ED7454"/>
    <w:rsid w:val="00EE02ED"/>
    <w:rsid w:val="00EE0484"/>
    <w:rsid w:val="00EE0793"/>
    <w:rsid w:val="00EE0CD0"/>
    <w:rsid w:val="00EE152D"/>
    <w:rsid w:val="00EE16CC"/>
    <w:rsid w:val="00EE1C2C"/>
    <w:rsid w:val="00EE21AD"/>
    <w:rsid w:val="00EE319C"/>
    <w:rsid w:val="00EE3207"/>
    <w:rsid w:val="00EE349D"/>
    <w:rsid w:val="00EE37AF"/>
    <w:rsid w:val="00EE3BC6"/>
    <w:rsid w:val="00EE3E45"/>
    <w:rsid w:val="00EE4A7E"/>
    <w:rsid w:val="00EE4B4E"/>
    <w:rsid w:val="00EE4DCB"/>
    <w:rsid w:val="00EE4F00"/>
    <w:rsid w:val="00EE6433"/>
    <w:rsid w:val="00EE6B6D"/>
    <w:rsid w:val="00EE7AEA"/>
    <w:rsid w:val="00EF0149"/>
    <w:rsid w:val="00EF0386"/>
    <w:rsid w:val="00EF04EB"/>
    <w:rsid w:val="00EF0511"/>
    <w:rsid w:val="00EF1290"/>
    <w:rsid w:val="00EF1339"/>
    <w:rsid w:val="00EF163E"/>
    <w:rsid w:val="00EF165E"/>
    <w:rsid w:val="00EF1ACF"/>
    <w:rsid w:val="00EF1AEE"/>
    <w:rsid w:val="00EF1BA5"/>
    <w:rsid w:val="00EF1ECB"/>
    <w:rsid w:val="00EF1F08"/>
    <w:rsid w:val="00EF2115"/>
    <w:rsid w:val="00EF2214"/>
    <w:rsid w:val="00EF2371"/>
    <w:rsid w:val="00EF2BEF"/>
    <w:rsid w:val="00EF2D1E"/>
    <w:rsid w:val="00EF2D21"/>
    <w:rsid w:val="00EF3352"/>
    <w:rsid w:val="00EF34DB"/>
    <w:rsid w:val="00EF3C3B"/>
    <w:rsid w:val="00EF4872"/>
    <w:rsid w:val="00EF49B1"/>
    <w:rsid w:val="00EF501C"/>
    <w:rsid w:val="00EF51ED"/>
    <w:rsid w:val="00EF6BB5"/>
    <w:rsid w:val="00EF6DF3"/>
    <w:rsid w:val="00EF7056"/>
    <w:rsid w:val="00EF7490"/>
    <w:rsid w:val="00EF763B"/>
    <w:rsid w:val="00F001DB"/>
    <w:rsid w:val="00F003D5"/>
    <w:rsid w:val="00F0103F"/>
    <w:rsid w:val="00F020B0"/>
    <w:rsid w:val="00F02681"/>
    <w:rsid w:val="00F02683"/>
    <w:rsid w:val="00F02A5E"/>
    <w:rsid w:val="00F02EE4"/>
    <w:rsid w:val="00F03987"/>
    <w:rsid w:val="00F04E36"/>
    <w:rsid w:val="00F05C97"/>
    <w:rsid w:val="00F0613B"/>
    <w:rsid w:val="00F061F4"/>
    <w:rsid w:val="00F07590"/>
    <w:rsid w:val="00F07729"/>
    <w:rsid w:val="00F077FF"/>
    <w:rsid w:val="00F078C4"/>
    <w:rsid w:val="00F07A1E"/>
    <w:rsid w:val="00F07CEC"/>
    <w:rsid w:val="00F100EF"/>
    <w:rsid w:val="00F101AB"/>
    <w:rsid w:val="00F10733"/>
    <w:rsid w:val="00F10852"/>
    <w:rsid w:val="00F10B22"/>
    <w:rsid w:val="00F11641"/>
    <w:rsid w:val="00F1170A"/>
    <w:rsid w:val="00F11B35"/>
    <w:rsid w:val="00F11BB0"/>
    <w:rsid w:val="00F11D6D"/>
    <w:rsid w:val="00F12055"/>
    <w:rsid w:val="00F122F3"/>
    <w:rsid w:val="00F124BD"/>
    <w:rsid w:val="00F12528"/>
    <w:rsid w:val="00F126CA"/>
    <w:rsid w:val="00F12DD0"/>
    <w:rsid w:val="00F12F28"/>
    <w:rsid w:val="00F1334E"/>
    <w:rsid w:val="00F135F3"/>
    <w:rsid w:val="00F13668"/>
    <w:rsid w:val="00F13F36"/>
    <w:rsid w:val="00F14151"/>
    <w:rsid w:val="00F14528"/>
    <w:rsid w:val="00F149A0"/>
    <w:rsid w:val="00F14B27"/>
    <w:rsid w:val="00F15A15"/>
    <w:rsid w:val="00F15AE6"/>
    <w:rsid w:val="00F16254"/>
    <w:rsid w:val="00F163BC"/>
    <w:rsid w:val="00F1668D"/>
    <w:rsid w:val="00F16745"/>
    <w:rsid w:val="00F170E4"/>
    <w:rsid w:val="00F1733F"/>
    <w:rsid w:val="00F177B6"/>
    <w:rsid w:val="00F17CA0"/>
    <w:rsid w:val="00F200A7"/>
    <w:rsid w:val="00F20116"/>
    <w:rsid w:val="00F201FE"/>
    <w:rsid w:val="00F20A93"/>
    <w:rsid w:val="00F210E9"/>
    <w:rsid w:val="00F21413"/>
    <w:rsid w:val="00F21923"/>
    <w:rsid w:val="00F22C1D"/>
    <w:rsid w:val="00F22CC2"/>
    <w:rsid w:val="00F22D02"/>
    <w:rsid w:val="00F23135"/>
    <w:rsid w:val="00F23A7D"/>
    <w:rsid w:val="00F23A80"/>
    <w:rsid w:val="00F24102"/>
    <w:rsid w:val="00F24B42"/>
    <w:rsid w:val="00F24CD2"/>
    <w:rsid w:val="00F253B9"/>
    <w:rsid w:val="00F25801"/>
    <w:rsid w:val="00F25B05"/>
    <w:rsid w:val="00F26267"/>
    <w:rsid w:val="00F267FE"/>
    <w:rsid w:val="00F26C6D"/>
    <w:rsid w:val="00F26D9A"/>
    <w:rsid w:val="00F26DF1"/>
    <w:rsid w:val="00F26FB6"/>
    <w:rsid w:val="00F27935"/>
    <w:rsid w:val="00F27D7E"/>
    <w:rsid w:val="00F3073B"/>
    <w:rsid w:val="00F3078A"/>
    <w:rsid w:val="00F31E17"/>
    <w:rsid w:val="00F324D5"/>
    <w:rsid w:val="00F328B8"/>
    <w:rsid w:val="00F33F29"/>
    <w:rsid w:val="00F33F7D"/>
    <w:rsid w:val="00F342A1"/>
    <w:rsid w:val="00F34604"/>
    <w:rsid w:val="00F34883"/>
    <w:rsid w:val="00F34B4E"/>
    <w:rsid w:val="00F35185"/>
    <w:rsid w:val="00F35A8D"/>
    <w:rsid w:val="00F367A1"/>
    <w:rsid w:val="00F37146"/>
    <w:rsid w:val="00F37888"/>
    <w:rsid w:val="00F37940"/>
    <w:rsid w:val="00F40330"/>
    <w:rsid w:val="00F408B3"/>
    <w:rsid w:val="00F40932"/>
    <w:rsid w:val="00F40B8B"/>
    <w:rsid w:val="00F40E05"/>
    <w:rsid w:val="00F40E9D"/>
    <w:rsid w:val="00F41D86"/>
    <w:rsid w:val="00F42722"/>
    <w:rsid w:val="00F42DB9"/>
    <w:rsid w:val="00F435AB"/>
    <w:rsid w:val="00F43683"/>
    <w:rsid w:val="00F43A31"/>
    <w:rsid w:val="00F43BA6"/>
    <w:rsid w:val="00F454DB"/>
    <w:rsid w:val="00F459EA"/>
    <w:rsid w:val="00F46168"/>
    <w:rsid w:val="00F46842"/>
    <w:rsid w:val="00F46CD7"/>
    <w:rsid w:val="00F475DB"/>
    <w:rsid w:val="00F47718"/>
    <w:rsid w:val="00F5003F"/>
    <w:rsid w:val="00F504C3"/>
    <w:rsid w:val="00F50581"/>
    <w:rsid w:val="00F506E1"/>
    <w:rsid w:val="00F512A3"/>
    <w:rsid w:val="00F52986"/>
    <w:rsid w:val="00F52D2A"/>
    <w:rsid w:val="00F536D3"/>
    <w:rsid w:val="00F53702"/>
    <w:rsid w:val="00F53C10"/>
    <w:rsid w:val="00F53CA7"/>
    <w:rsid w:val="00F53CF8"/>
    <w:rsid w:val="00F54129"/>
    <w:rsid w:val="00F54538"/>
    <w:rsid w:val="00F546A1"/>
    <w:rsid w:val="00F54A5D"/>
    <w:rsid w:val="00F54D54"/>
    <w:rsid w:val="00F55046"/>
    <w:rsid w:val="00F55392"/>
    <w:rsid w:val="00F553B3"/>
    <w:rsid w:val="00F568C8"/>
    <w:rsid w:val="00F5706C"/>
    <w:rsid w:val="00F570CD"/>
    <w:rsid w:val="00F572D3"/>
    <w:rsid w:val="00F57419"/>
    <w:rsid w:val="00F575D9"/>
    <w:rsid w:val="00F577DC"/>
    <w:rsid w:val="00F57D20"/>
    <w:rsid w:val="00F57D95"/>
    <w:rsid w:val="00F60038"/>
    <w:rsid w:val="00F6038E"/>
    <w:rsid w:val="00F60608"/>
    <w:rsid w:val="00F60839"/>
    <w:rsid w:val="00F60901"/>
    <w:rsid w:val="00F60B81"/>
    <w:rsid w:val="00F60D5C"/>
    <w:rsid w:val="00F611A6"/>
    <w:rsid w:val="00F6197F"/>
    <w:rsid w:val="00F61E80"/>
    <w:rsid w:val="00F6268B"/>
    <w:rsid w:val="00F62F0A"/>
    <w:rsid w:val="00F63148"/>
    <w:rsid w:val="00F63334"/>
    <w:rsid w:val="00F6384F"/>
    <w:rsid w:val="00F63A57"/>
    <w:rsid w:val="00F64B3E"/>
    <w:rsid w:val="00F65730"/>
    <w:rsid w:val="00F65C02"/>
    <w:rsid w:val="00F661FB"/>
    <w:rsid w:val="00F66445"/>
    <w:rsid w:val="00F66679"/>
    <w:rsid w:val="00F66A79"/>
    <w:rsid w:val="00F6786A"/>
    <w:rsid w:val="00F67CD8"/>
    <w:rsid w:val="00F67FFA"/>
    <w:rsid w:val="00F70509"/>
    <w:rsid w:val="00F7161C"/>
    <w:rsid w:val="00F716D8"/>
    <w:rsid w:val="00F72211"/>
    <w:rsid w:val="00F723E1"/>
    <w:rsid w:val="00F72D15"/>
    <w:rsid w:val="00F72EC8"/>
    <w:rsid w:val="00F7310C"/>
    <w:rsid w:val="00F73170"/>
    <w:rsid w:val="00F73546"/>
    <w:rsid w:val="00F7358B"/>
    <w:rsid w:val="00F73FFE"/>
    <w:rsid w:val="00F742A1"/>
    <w:rsid w:val="00F74CE8"/>
    <w:rsid w:val="00F75B8C"/>
    <w:rsid w:val="00F75C71"/>
    <w:rsid w:val="00F75E35"/>
    <w:rsid w:val="00F75F04"/>
    <w:rsid w:val="00F75FC4"/>
    <w:rsid w:val="00F76451"/>
    <w:rsid w:val="00F76BB9"/>
    <w:rsid w:val="00F770D1"/>
    <w:rsid w:val="00F7711E"/>
    <w:rsid w:val="00F7717F"/>
    <w:rsid w:val="00F7719D"/>
    <w:rsid w:val="00F7730B"/>
    <w:rsid w:val="00F7735F"/>
    <w:rsid w:val="00F77E3C"/>
    <w:rsid w:val="00F80C54"/>
    <w:rsid w:val="00F80DA9"/>
    <w:rsid w:val="00F81625"/>
    <w:rsid w:val="00F817D0"/>
    <w:rsid w:val="00F817E0"/>
    <w:rsid w:val="00F81D36"/>
    <w:rsid w:val="00F822B0"/>
    <w:rsid w:val="00F82873"/>
    <w:rsid w:val="00F83434"/>
    <w:rsid w:val="00F83746"/>
    <w:rsid w:val="00F8402D"/>
    <w:rsid w:val="00F84932"/>
    <w:rsid w:val="00F85244"/>
    <w:rsid w:val="00F85635"/>
    <w:rsid w:val="00F86190"/>
    <w:rsid w:val="00F865B2"/>
    <w:rsid w:val="00F865DB"/>
    <w:rsid w:val="00F8660F"/>
    <w:rsid w:val="00F86E34"/>
    <w:rsid w:val="00F87041"/>
    <w:rsid w:val="00F87A87"/>
    <w:rsid w:val="00F87B13"/>
    <w:rsid w:val="00F87C31"/>
    <w:rsid w:val="00F87EAC"/>
    <w:rsid w:val="00F90801"/>
    <w:rsid w:val="00F90FAE"/>
    <w:rsid w:val="00F911A3"/>
    <w:rsid w:val="00F915D2"/>
    <w:rsid w:val="00F91D25"/>
    <w:rsid w:val="00F928B4"/>
    <w:rsid w:val="00F93C5F"/>
    <w:rsid w:val="00F93E7A"/>
    <w:rsid w:val="00F93FAE"/>
    <w:rsid w:val="00F94179"/>
    <w:rsid w:val="00F94477"/>
    <w:rsid w:val="00F94BEA"/>
    <w:rsid w:val="00F94EA6"/>
    <w:rsid w:val="00F950C7"/>
    <w:rsid w:val="00F95A4E"/>
    <w:rsid w:val="00F968F3"/>
    <w:rsid w:val="00F97BD3"/>
    <w:rsid w:val="00F97C3F"/>
    <w:rsid w:val="00F97EFA"/>
    <w:rsid w:val="00FA0115"/>
    <w:rsid w:val="00FA013E"/>
    <w:rsid w:val="00FA0776"/>
    <w:rsid w:val="00FA137D"/>
    <w:rsid w:val="00FA181B"/>
    <w:rsid w:val="00FA1E45"/>
    <w:rsid w:val="00FA2004"/>
    <w:rsid w:val="00FA203A"/>
    <w:rsid w:val="00FA2A87"/>
    <w:rsid w:val="00FA2A9A"/>
    <w:rsid w:val="00FA3218"/>
    <w:rsid w:val="00FA3CFE"/>
    <w:rsid w:val="00FA3F34"/>
    <w:rsid w:val="00FA422E"/>
    <w:rsid w:val="00FA4E7D"/>
    <w:rsid w:val="00FA56D2"/>
    <w:rsid w:val="00FA5C13"/>
    <w:rsid w:val="00FA5CBE"/>
    <w:rsid w:val="00FA6B14"/>
    <w:rsid w:val="00FA6BBB"/>
    <w:rsid w:val="00FA6E7A"/>
    <w:rsid w:val="00FA6F5B"/>
    <w:rsid w:val="00FA7530"/>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4675"/>
    <w:rsid w:val="00FB4E8C"/>
    <w:rsid w:val="00FB507A"/>
    <w:rsid w:val="00FB578A"/>
    <w:rsid w:val="00FB589F"/>
    <w:rsid w:val="00FB5A97"/>
    <w:rsid w:val="00FB5C57"/>
    <w:rsid w:val="00FB5EB0"/>
    <w:rsid w:val="00FB60D7"/>
    <w:rsid w:val="00FB60ED"/>
    <w:rsid w:val="00FB62D2"/>
    <w:rsid w:val="00FB63D6"/>
    <w:rsid w:val="00FB701B"/>
    <w:rsid w:val="00FB72D8"/>
    <w:rsid w:val="00FB7311"/>
    <w:rsid w:val="00FB7338"/>
    <w:rsid w:val="00FB796F"/>
    <w:rsid w:val="00FB7DC3"/>
    <w:rsid w:val="00FC0096"/>
    <w:rsid w:val="00FC0C9D"/>
    <w:rsid w:val="00FC19A9"/>
    <w:rsid w:val="00FC27C4"/>
    <w:rsid w:val="00FC2CE0"/>
    <w:rsid w:val="00FC3275"/>
    <w:rsid w:val="00FC32BE"/>
    <w:rsid w:val="00FC355F"/>
    <w:rsid w:val="00FC35E3"/>
    <w:rsid w:val="00FC3F53"/>
    <w:rsid w:val="00FC4068"/>
    <w:rsid w:val="00FC455D"/>
    <w:rsid w:val="00FC487A"/>
    <w:rsid w:val="00FC4A5B"/>
    <w:rsid w:val="00FC5580"/>
    <w:rsid w:val="00FC6216"/>
    <w:rsid w:val="00FC66DC"/>
    <w:rsid w:val="00FC6B86"/>
    <w:rsid w:val="00FC7535"/>
    <w:rsid w:val="00FC773F"/>
    <w:rsid w:val="00FC7B85"/>
    <w:rsid w:val="00FD00B3"/>
    <w:rsid w:val="00FD0CE4"/>
    <w:rsid w:val="00FD18B3"/>
    <w:rsid w:val="00FD1CFD"/>
    <w:rsid w:val="00FD2442"/>
    <w:rsid w:val="00FD2793"/>
    <w:rsid w:val="00FD3323"/>
    <w:rsid w:val="00FD3678"/>
    <w:rsid w:val="00FD3B48"/>
    <w:rsid w:val="00FD4184"/>
    <w:rsid w:val="00FD46D8"/>
    <w:rsid w:val="00FD55C9"/>
    <w:rsid w:val="00FD6071"/>
    <w:rsid w:val="00FD607E"/>
    <w:rsid w:val="00FD6892"/>
    <w:rsid w:val="00FD6B53"/>
    <w:rsid w:val="00FD6EF3"/>
    <w:rsid w:val="00FD6FD2"/>
    <w:rsid w:val="00FD76E1"/>
    <w:rsid w:val="00FE118D"/>
    <w:rsid w:val="00FE1276"/>
    <w:rsid w:val="00FE1BCD"/>
    <w:rsid w:val="00FE1D6F"/>
    <w:rsid w:val="00FE1D71"/>
    <w:rsid w:val="00FE1EB8"/>
    <w:rsid w:val="00FE2C32"/>
    <w:rsid w:val="00FE2E88"/>
    <w:rsid w:val="00FE2EC9"/>
    <w:rsid w:val="00FE3104"/>
    <w:rsid w:val="00FE333C"/>
    <w:rsid w:val="00FE3343"/>
    <w:rsid w:val="00FE34D2"/>
    <w:rsid w:val="00FE40EA"/>
    <w:rsid w:val="00FE41BA"/>
    <w:rsid w:val="00FE4B43"/>
    <w:rsid w:val="00FE4ECE"/>
    <w:rsid w:val="00FE5756"/>
    <w:rsid w:val="00FE5AB1"/>
    <w:rsid w:val="00FE5D78"/>
    <w:rsid w:val="00FE6539"/>
    <w:rsid w:val="00FE69D2"/>
    <w:rsid w:val="00FE6E90"/>
    <w:rsid w:val="00FE7154"/>
    <w:rsid w:val="00FE7904"/>
    <w:rsid w:val="00FE7A43"/>
    <w:rsid w:val="00FE7E55"/>
    <w:rsid w:val="00FF0289"/>
    <w:rsid w:val="00FF05CB"/>
    <w:rsid w:val="00FF11A0"/>
    <w:rsid w:val="00FF129D"/>
    <w:rsid w:val="00FF17E0"/>
    <w:rsid w:val="00FF1824"/>
    <w:rsid w:val="00FF1983"/>
    <w:rsid w:val="00FF2019"/>
    <w:rsid w:val="00FF20A4"/>
    <w:rsid w:val="00FF25C1"/>
    <w:rsid w:val="00FF2902"/>
    <w:rsid w:val="00FF31D3"/>
    <w:rsid w:val="00FF382A"/>
    <w:rsid w:val="00FF39CA"/>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87">
      <o:colormru v:ext="edit" colors="#e5ea18"/>
    </o:shapedefaults>
    <o:shapelayout v:ext="edit">
      <o:idmap v:ext="edit" data="2"/>
      <o:rules v:ext="edit">
        <o:r id="V:Rule1" type="connector" idref="#AutoShape 675"/>
        <o:r id="V:Rule2" type="connector" idref="#AutoShape 675"/>
        <o:r id="V:Rule3" type="connector" idref="#AutoShape 675"/>
        <o:r id="V:Rule4" type="connector" idref="#AutoShape 675"/>
        <o:r id="V:Rule5" type="connector" idref="#AutoShape 675"/>
        <o:r id="V:Rule6" type="connector" idref="#AutoShape 436"/>
        <o:r id="V:Rule7" type="connector" idref="#AutoShape 434"/>
        <o:r id="V:Rule8" type="connector" idref="#AutoShape 976"/>
        <o:r id="V:Rule9" type="connector" idref="#AutoShape 675"/>
        <o:r id="V:Rule10" type="connector" idref="#_x0000_s2056"/>
        <o:r id="V:Rule11" type="connector" idref="#AutoShape 437"/>
      </o:rules>
    </o:shapelayout>
  </w:shapeDefaults>
  <w:doNotEmbedSmartTags/>
  <w:decimalSymbol w:val=","/>
  <w:listSeparator w:val=";"/>
  <w14:docId w14:val="677C98F6"/>
  <w15:docId w15:val="{5DB97064-096B-4813-845F-85D1EFA6F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3701"/>
    <w:rPr>
      <w:sz w:val="24"/>
      <w:szCs w:val="24"/>
      <w:lang w:val="tr-TR" w:eastAsia="tr-TR"/>
    </w:rPr>
  </w:style>
  <w:style w:type="paragraph" w:styleId="Heading1">
    <w:name w:val="heading 1"/>
    <w:basedOn w:val="Normal"/>
    <w:next w:val="Normal"/>
    <w:qFormat/>
    <w:rsid w:val="002275EA"/>
    <w:pPr>
      <w:keepNext/>
      <w:spacing w:before="240" w:after="60"/>
      <w:outlineLvl w:val="0"/>
    </w:pPr>
    <w:rPr>
      <w:rFonts w:ascii="Arial" w:hAnsi="Arial" w:cs="Arial"/>
      <w:b/>
      <w:bCs/>
      <w:kern w:val="32"/>
      <w:sz w:val="32"/>
      <w:szCs w:val="32"/>
      <w:lang w:eastAsia="en-US"/>
    </w:rPr>
  </w:style>
  <w:style w:type="paragraph" w:styleId="Heading2">
    <w:name w:val="heading 2"/>
    <w:basedOn w:val="Normal"/>
    <w:next w:val="Normal"/>
    <w:qFormat/>
    <w:rsid w:val="002275EA"/>
    <w:pPr>
      <w:keepNext/>
      <w:spacing w:before="240" w:after="60"/>
      <w:outlineLvl w:val="1"/>
    </w:pPr>
    <w:rPr>
      <w:rFonts w:ascii="Arial" w:hAnsi="Arial" w:cs="Arial"/>
      <w:b/>
      <w:bCs/>
      <w:i/>
      <w:iCs/>
      <w:sz w:val="28"/>
      <w:szCs w:val="28"/>
      <w:lang w:eastAsia="en-US"/>
    </w:rPr>
  </w:style>
  <w:style w:type="paragraph" w:styleId="Heading3">
    <w:name w:val="heading 3"/>
    <w:basedOn w:val="Normal"/>
    <w:next w:val="Normal"/>
    <w:qFormat/>
    <w:rsid w:val="002275EA"/>
    <w:pPr>
      <w:keepNext/>
      <w:spacing w:before="240" w:after="60"/>
      <w:outlineLvl w:val="2"/>
    </w:pPr>
    <w:rPr>
      <w:rFonts w:ascii="Arial" w:hAnsi="Arial" w:cs="Arial"/>
      <w:b/>
      <w:bCs/>
      <w:sz w:val="26"/>
      <w:szCs w:val="26"/>
      <w:lang w:eastAsia="en-US"/>
    </w:rPr>
  </w:style>
  <w:style w:type="paragraph" w:styleId="Heading4">
    <w:name w:val="heading 4"/>
    <w:basedOn w:val="Normal"/>
    <w:next w:val="Normal"/>
    <w:qFormat/>
    <w:rsid w:val="002275EA"/>
    <w:pPr>
      <w:keepNext/>
      <w:spacing w:before="240" w:after="60"/>
      <w:outlineLvl w:val="3"/>
    </w:pPr>
    <w:rPr>
      <w:b/>
      <w:bCs/>
      <w:sz w:val="28"/>
      <w:szCs w:val="28"/>
      <w:lang w:eastAsia="en-US"/>
    </w:rPr>
  </w:style>
  <w:style w:type="paragraph" w:styleId="Heading5">
    <w:name w:val="heading 5"/>
    <w:basedOn w:val="Normal"/>
    <w:next w:val="Normal"/>
    <w:qFormat/>
    <w:rsid w:val="002275EA"/>
    <w:pPr>
      <w:spacing w:before="240" w:after="60"/>
      <w:outlineLvl w:val="4"/>
    </w:pPr>
    <w:rPr>
      <w:b/>
      <w:bCs/>
      <w:i/>
      <w:iCs/>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rPr>
  </w:style>
  <w:style w:type="paragraph" w:customStyle="1" w:styleId="BASLIK3">
    <w:name w:val="BASLIK3"/>
    <w:basedOn w:val="Normal"/>
    <w:autoRedefine/>
    <w:rsid w:val="0029511E"/>
    <w:pPr>
      <w:keepNext/>
      <w:numPr>
        <w:ilvl w:val="2"/>
        <w:numId w:val="3"/>
      </w:numPr>
      <w:spacing w:before="240" w:after="120" w:line="360" w:lineRule="auto"/>
      <w:ind w:left="1701"/>
    </w:pPr>
    <w:rPr>
      <w:b/>
    </w:rPr>
  </w:style>
  <w:style w:type="paragraph" w:customStyle="1" w:styleId="BASLIK4">
    <w:name w:val="BASLIK4"/>
    <w:basedOn w:val="Normal"/>
    <w:autoRedefine/>
    <w:rsid w:val="008837C1"/>
    <w:pPr>
      <w:numPr>
        <w:ilvl w:val="3"/>
        <w:numId w:val="3"/>
      </w:numPr>
      <w:spacing w:before="240" w:after="120" w:line="360" w:lineRule="auto"/>
    </w:pPr>
    <w:rPr>
      <w:b/>
    </w:rPr>
  </w:style>
  <w:style w:type="paragraph" w:customStyle="1" w:styleId="BASLIK5">
    <w:name w:val="BASLIK5"/>
    <w:basedOn w:val="Normal"/>
    <w:autoRedefine/>
    <w:rsid w:val="008837C1"/>
    <w:pPr>
      <w:spacing w:before="240" w:after="120" w:line="360" w:lineRule="auto"/>
    </w:pPr>
    <w:rPr>
      <w:b/>
      <w:lang w:val="en-GB"/>
    </w:rPr>
  </w:style>
  <w:style w:type="paragraph" w:customStyle="1" w:styleId="baslik">
    <w:name w:val="baslik"/>
    <w:basedOn w:val="Heading1"/>
    <w:next w:val="Normal"/>
    <w:rsid w:val="002275EA"/>
    <w:pPr>
      <w:spacing w:before="0" w:after="0"/>
      <w:ind w:right="-180"/>
      <w:jc w:val="both"/>
      <w:outlineLvl w:val="9"/>
    </w:pPr>
    <w:rPr>
      <w:rFonts w:ascii="Times New Roman" w:hAnsi="Times New Roman" w:cs="Times New Roman"/>
      <w:bCs w:val="0"/>
      <w:kern w:val="0"/>
      <w:sz w:val="22"/>
      <w:szCs w:val="20"/>
    </w:rPr>
  </w:style>
  <w:style w:type="paragraph" w:styleId="ListNumber">
    <w:name w:val="List Number"/>
    <w:basedOn w:val="Normal"/>
    <w:rsid w:val="002275EA"/>
  </w:style>
  <w:style w:type="paragraph" w:customStyle="1" w:styleId="BB-DENKLEM">
    <w:name w:val="BB-DENKLEM"/>
    <w:basedOn w:val="ListNumber"/>
    <w:autoRedefine/>
    <w:rsid w:val="002275EA"/>
    <w:pPr>
      <w:spacing w:before="240" w:after="240"/>
      <w:ind w:left="288"/>
      <w:jc w:val="right"/>
    </w:pPr>
    <w:rPr>
      <w:b/>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397577"/>
    <w:pPr>
      <w:spacing w:before="240" w:after="120"/>
      <w:ind w:left="851"/>
    </w:pPr>
    <w:rPr>
      <w:sz w:val="24"/>
      <w:szCs w:val="24"/>
      <w:lang w:eastAsia="tr-TR"/>
    </w:rPr>
  </w:style>
  <w:style w:type="paragraph" w:customStyle="1" w:styleId="CizelgeFBESablonBolumI">
    <w:name w:val="Cizelge_FBE_Sablon_BolumI"/>
    <w:next w:val="Normal"/>
    <w:autoRedefine/>
    <w:rsid w:val="0054256D"/>
    <w:pPr>
      <w:numPr>
        <w:numId w:val="5"/>
      </w:numPr>
      <w:spacing w:before="240" w:after="120"/>
      <w:ind w:left="851" w:firstLine="0"/>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2275EA"/>
    <w:pPr>
      <w:numPr>
        <w:numId w:val="6"/>
      </w:numPr>
      <w:spacing w:before="240"/>
    </w:pPr>
    <w:rPr>
      <w:lang w:val="en-GB"/>
    </w:rPr>
  </w:style>
  <w:style w:type="paragraph" w:customStyle="1" w:styleId="CizelgeFBESablonBolumIII">
    <w:name w:val="Cizelge_FBE_Sablon_BolumIII"/>
    <w:basedOn w:val="TableTitle1Line"/>
    <w:autoRedefine/>
    <w:rsid w:val="0060480E"/>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397577"/>
    <w:pPr>
      <w:numPr>
        <w:numId w:val="9"/>
      </w:numPr>
      <w:spacing w:before="240" w:after="120"/>
      <w:ind w:left="851" w:firstLine="0"/>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autoRedefine/>
    <w:uiPriority w:val="39"/>
    <w:rsid w:val="00AC452E"/>
    <w:pPr>
      <w:tabs>
        <w:tab w:val="right" w:leader="dot" w:pos="8211"/>
      </w:tabs>
    </w:pPr>
    <w:rPr>
      <w:b/>
      <w:lang w:eastAsia="en-US"/>
    </w:rPr>
  </w:style>
  <w:style w:type="paragraph" w:styleId="Index1">
    <w:name w:val="index 1"/>
    <w:basedOn w:val="TOC1"/>
    <w:next w:val="Normal"/>
    <w:autoRedefine/>
    <w:rsid w:val="002275EA"/>
    <w:pPr>
      <w:spacing w:before="240"/>
      <w:ind w:left="238" w:hanging="238"/>
    </w:pPr>
  </w:style>
  <w:style w:type="paragraph" w:styleId="Index3">
    <w:name w:val="index 3"/>
    <w:basedOn w:val="Normal"/>
    <w:next w:val="Normal"/>
    <w:autoRedefine/>
    <w:rsid w:val="002275EA"/>
    <w:pPr>
      <w:ind w:left="720" w:hanging="240"/>
    </w:pPr>
  </w:style>
  <w:style w:type="paragraph" w:customStyle="1" w:styleId="FORMULcuno">
    <w:name w:val="FORMUL_cuno"/>
    <w:basedOn w:val="Normal"/>
    <w:rsid w:val="002275EA"/>
    <w:pPr>
      <w:spacing w:line="360" w:lineRule="auto"/>
      <w:jc w:val="right"/>
    </w:pPr>
    <w:rPr>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1B7D4B"/>
    <w:pPr>
      <w:tabs>
        <w:tab w:val="right" w:leader="dot" w:pos="8210"/>
      </w:tabs>
      <w:ind w:left="227"/>
    </w:pPr>
    <w:rPr>
      <w:lang w:eastAsia="en-US"/>
    </w:rPr>
  </w:style>
  <w:style w:type="paragraph" w:styleId="TOC3">
    <w:name w:val="toc 3"/>
    <w:basedOn w:val="Normal"/>
    <w:next w:val="Normal"/>
    <w:autoRedefine/>
    <w:uiPriority w:val="39"/>
    <w:rsid w:val="002275EA"/>
    <w:pPr>
      <w:tabs>
        <w:tab w:val="right" w:leader="dot" w:pos="8211"/>
      </w:tabs>
      <w:ind w:left="482"/>
    </w:pPr>
    <w:rPr>
      <w:lang w:eastAsia="en-US"/>
    </w:rPr>
  </w:style>
  <w:style w:type="paragraph" w:styleId="TOC4">
    <w:name w:val="toc 4"/>
    <w:basedOn w:val="Normal"/>
    <w:next w:val="Normal"/>
    <w:autoRedefine/>
    <w:uiPriority w:val="39"/>
    <w:rsid w:val="002275EA"/>
    <w:pPr>
      <w:ind w:left="720"/>
    </w:pPr>
    <w:rPr>
      <w:lang w:val="en-US" w:eastAsia="en-US"/>
    </w:rPr>
  </w:style>
  <w:style w:type="paragraph" w:styleId="TOC5">
    <w:name w:val="toc 5"/>
    <w:basedOn w:val="Normal"/>
    <w:next w:val="Normal"/>
    <w:autoRedefine/>
    <w:uiPriority w:val="39"/>
    <w:rsid w:val="002275EA"/>
    <w:pPr>
      <w:ind w:left="960"/>
    </w:pPr>
    <w:rPr>
      <w:lang w:val="en-US" w:eastAsia="en-US"/>
    </w:rPr>
  </w:style>
  <w:style w:type="paragraph" w:styleId="TOC6">
    <w:name w:val="toc 6"/>
    <w:basedOn w:val="Normal"/>
    <w:next w:val="Normal"/>
    <w:autoRedefine/>
    <w:rsid w:val="002275EA"/>
    <w:pPr>
      <w:ind w:left="1200"/>
    </w:pPr>
    <w:rPr>
      <w:lang w:val="en-US" w:eastAsia="en-US"/>
    </w:rPr>
  </w:style>
  <w:style w:type="paragraph" w:styleId="TOC7">
    <w:name w:val="toc 7"/>
    <w:basedOn w:val="Normal"/>
    <w:next w:val="Normal"/>
    <w:autoRedefine/>
    <w:rsid w:val="002275EA"/>
    <w:pPr>
      <w:ind w:left="1440"/>
    </w:pPr>
    <w:rPr>
      <w:lang w:val="en-US" w:eastAsia="en-US"/>
    </w:rPr>
  </w:style>
  <w:style w:type="paragraph" w:styleId="TOC8">
    <w:name w:val="toc 8"/>
    <w:basedOn w:val="Normal"/>
    <w:next w:val="Normal"/>
    <w:autoRedefine/>
    <w:rsid w:val="002275EA"/>
    <w:pPr>
      <w:ind w:left="1680"/>
    </w:pPr>
    <w:rPr>
      <w:lang w:val="en-US" w:eastAsia="en-US"/>
    </w:rPr>
  </w:style>
  <w:style w:type="paragraph" w:styleId="TOC9">
    <w:name w:val="toc 9"/>
    <w:basedOn w:val="Normal"/>
    <w:next w:val="Normal"/>
    <w:autoRedefine/>
    <w:rsid w:val="002275EA"/>
    <w:pPr>
      <w:ind w:left="1920"/>
    </w:pPr>
    <w:rPr>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lang w:eastAsia="en-US"/>
    </w:rPr>
  </w:style>
  <w:style w:type="paragraph" w:styleId="Title">
    <w:name w:val="Title"/>
    <w:basedOn w:val="Normal"/>
    <w:link w:val="TitleChar"/>
    <w:qFormat/>
    <w:rsid w:val="002275EA"/>
    <w:pPr>
      <w:spacing w:before="1320" w:after="600"/>
      <w:jc w:val="center"/>
    </w:pPr>
    <w:rPr>
      <w:b/>
    </w:rPr>
  </w:style>
  <w:style w:type="character" w:customStyle="1" w:styleId="TitleChar">
    <w:name w:val="Title Char"/>
    <w:link w:val="Title"/>
    <w:rsid w:val="002275EA"/>
    <w:rPr>
      <w:b/>
      <w:sz w:val="24"/>
      <w:szCs w:val="24"/>
    </w:rPr>
  </w:style>
  <w:style w:type="character" w:styleId="Hyperlink">
    <w:name w:val="Hyperlink"/>
    <w:uiPriority w:val="99"/>
    <w:rsid w:val="002275EA"/>
    <w:rPr>
      <w:color w:val="0000FF"/>
      <w:u w:val="singl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lang w:val="en-GB" w:eastAsia="en-GB"/>
    </w:rPr>
  </w:style>
  <w:style w:type="paragraph" w:customStyle="1" w:styleId="normalgrs">
    <w:name w:val="normalgrs"/>
    <w:basedOn w:val="Normal"/>
    <w:rsid w:val="002275EA"/>
    <w:pPr>
      <w:spacing w:before="120" w:after="120" w:line="360" w:lineRule="auto"/>
      <w:jc w:val="both"/>
    </w:pPr>
    <w:rPr>
      <w:rFonts w:ascii="Arial" w:hAnsi="Arial"/>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4256D"/>
    <w:pPr>
      <w:numPr>
        <w:numId w:val="13"/>
      </w:numPr>
      <w:spacing w:before="120" w:after="240"/>
    </w:pPr>
    <w:rPr>
      <w:rFonts w:eastAsia="Batang"/>
      <w:lang w:val="en-GB"/>
    </w:rPr>
  </w:style>
  <w:style w:type="paragraph" w:customStyle="1" w:styleId="SekilFBESablonBolumII">
    <w:name w:val="Sekil_FBE_Sablon_BolumII"/>
    <w:basedOn w:val="Normal"/>
    <w:autoRedefine/>
    <w:rsid w:val="0054256D"/>
    <w:pPr>
      <w:numPr>
        <w:numId w:val="14"/>
      </w:numPr>
      <w:spacing w:before="120" w:after="240"/>
      <w:ind w:left="851"/>
    </w:pPr>
    <w:rPr>
      <w:szCs w:val="20"/>
    </w:rPr>
  </w:style>
  <w:style w:type="paragraph" w:customStyle="1" w:styleId="SekilFBESablonBolumIII">
    <w:name w:val="Sekil_FBE_Sablon_BolumIII"/>
    <w:basedOn w:val="Normal"/>
    <w:autoRedefine/>
    <w:rsid w:val="009914EE"/>
    <w:pPr>
      <w:numPr>
        <w:numId w:val="15"/>
      </w:numPr>
      <w:spacing w:before="120" w:after="240"/>
      <w:ind w:left="851" w:firstLine="0"/>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B915C5"/>
    <w:pPr>
      <w:numPr>
        <w:numId w:val="17"/>
      </w:numPr>
      <w:spacing w:before="120" w:after="240"/>
      <w:ind w:left="851" w:firstLine="0"/>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ED1A58"/>
    <w:pPr>
      <w:numPr>
        <w:numId w:val="19"/>
      </w:numPr>
      <w:spacing w:before="120" w:after="240"/>
      <w:ind w:left="0"/>
      <w:jc w:val="center"/>
    </w:pPr>
    <w:rPr>
      <w:b/>
      <w:lang w:val="en-US"/>
    </w:rPr>
  </w:style>
  <w:style w:type="paragraph" w:styleId="TableofFigures">
    <w:name w:val="table of figures"/>
    <w:basedOn w:val="Normal"/>
    <w:next w:val="Normal"/>
    <w:uiPriority w:val="99"/>
    <w:rsid w:val="002275EA"/>
    <w:pPr>
      <w:ind w:left="480" w:hanging="480"/>
    </w:pPr>
    <w:rPr>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uiPriority w:val="39"/>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qFormat/>
    <w:rsid w:val="002275EA"/>
    <w:rPr>
      <w:i/>
      <w:iCs/>
    </w:rPr>
  </w:style>
  <w:style w:type="character" w:styleId="LineNumber">
    <w:name w:val="line number"/>
    <w:basedOn w:val="DefaultParagraphFont"/>
    <w:rsid w:val="006034EA"/>
  </w:style>
  <w:style w:type="paragraph" w:styleId="Subtitle">
    <w:name w:val="Subtitle"/>
    <w:basedOn w:val="Normal"/>
    <w:link w:val="SubtitleChar"/>
    <w:qFormat/>
    <w:rsid w:val="00BB344F"/>
    <w:rPr>
      <w:b/>
      <w:bCs/>
      <w:lang w:eastAsia="en-US"/>
    </w:rPr>
  </w:style>
  <w:style w:type="character" w:customStyle="1" w:styleId="SubtitleChar">
    <w:name w:val="Subtitle Char"/>
    <w:basedOn w:val="DefaultParagraphFont"/>
    <w:link w:val="Subtitle"/>
    <w:rsid w:val="00BB344F"/>
    <w:rPr>
      <w:b/>
      <w:bCs/>
      <w:sz w:val="24"/>
      <w:szCs w:val="24"/>
      <w:lang w:val="tr-TR" w:eastAsia="en-US"/>
    </w:rPr>
  </w:style>
  <w:style w:type="paragraph" w:styleId="ListParagraph">
    <w:name w:val="List Paragraph"/>
    <w:basedOn w:val="Normal"/>
    <w:uiPriority w:val="34"/>
    <w:qFormat/>
    <w:rsid w:val="00BB344F"/>
    <w:pPr>
      <w:ind w:left="720"/>
      <w:contextualSpacing/>
    </w:pPr>
    <w:rPr>
      <w:lang w:val="en-US" w:eastAsia="en-US"/>
    </w:rPr>
  </w:style>
  <w:style w:type="character" w:styleId="CommentReference">
    <w:name w:val="annotation reference"/>
    <w:basedOn w:val="DefaultParagraphFont"/>
    <w:uiPriority w:val="99"/>
    <w:semiHidden/>
    <w:unhideWhenUsed/>
    <w:rsid w:val="00ED02E9"/>
    <w:rPr>
      <w:sz w:val="16"/>
      <w:szCs w:val="16"/>
    </w:rPr>
  </w:style>
  <w:style w:type="paragraph" w:styleId="CommentText">
    <w:name w:val="annotation text"/>
    <w:basedOn w:val="Normal"/>
    <w:link w:val="CommentTextChar"/>
    <w:uiPriority w:val="99"/>
    <w:unhideWhenUsed/>
    <w:rsid w:val="00ED02E9"/>
    <w:rPr>
      <w:sz w:val="20"/>
      <w:szCs w:val="20"/>
    </w:rPr>
  </w:style>
  <w:style w:type="character" w:customStyle="1" w:styleId="CommentTextChar">
    <w:name w:val="Comment Text Char"/>
    <w:basedOn w:val="DefaultParagraphFont"/>
    <w:link w:val="CommentText"/>
    <w:uiPriority w:val="99"/>
    <w:rsid w:val="00ED02E9"/>
    <w:rPr>
      <w:noProof/>
      <w:lang w:val="tr-TR" w:eastAsia="tr-TR"/>
    </w:rPr>
  </w:style>
  <w:style w:type="paragraph" w:styleId="CommentSubject">
    <w:name w:val="annotation subject"/>
    <w:basedOn w:val="CommentText"/>
    <w:next w:val="CommentText"/>
    <w:link w:val="CommentSubjectChar"/>
    <w:semiHidden/>
    <w:unhideWhenUsed/>
    <w:rsid w:val="00ED02E9"/>
    <w:rPr>
      <w:b/>
      <w:bCs/>
    </w:rPr>
  </w:style>
  <w:style w:type="character" w:customStyle="1" w:styleId="CommentSubjectChar">
    <w:name w:val="Comment Subject Char"/>
    <w:basedOn w:val="CommentTextChar"/>
    <w:link w:val="CommentSubject"/>
    <w:semiHidden/>
    <w:rsid w:val="00ED02E9"/>
    <w:rPr>
      <w:b/>
      <w:bCs/>
      <w:noProof/>
      <w:lang w:val="tr-TR" w:eastAsia="tr-TR"/>
    </w:rPr>
  </w:style>
  <w:style w:type="paragraph" w:styleId="Bibliography">
    <w:name w:val="Bibliography"/>
    <w:basedOn w:val="Normal"/>
    <w:next w:val="Normal"/>
    <w:uiPriority w:val="37"/>
    <w:unhideWhenUsed/>
    <w:rsid w:val="000379AB"/>
    <w:pPr>
      <w:tabs>
        <w:tab w:val="left" w:pos="504"/>
      </w:tabs>
      <w:ind w:left="504" w:hanging="504"/>
    </w:pPr>
  </w:style>
  <w:style w:type="character" w:styleId="PlaceholderText">
    <w:name w:val="Placeholder Text"/>
    <w:basedOn w:val="DefaultParagraphFont"/>
    <w:uiPriority w:val="99"/>
    <w:semiHidden/>
    <w:rsid w:val="00546D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250818939">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9" Type="http://schemas.openxmlformats.org/officeDocument/2006/relationships/image" Target="media/image4.png"/><Relationship Id="rId21" Type="http://schemas.openxmlformats.org/officeDocument/2006/relationships/footer" Target="footer13.xml"/><Relationship Id="rId34" Type="http://schemas.microsoft.com/office/2018/08/relationships/commentsExtensible" Target="commentsExtensible.xml"/><Relationship Id="rId42" Type="http://schemas.openxmlformats.org/officeDocument/2006/relationships/header" Target="header3.xml"/><Relationship Id="rId47" Type="http://schemas.openxmlformats.org/officeDocument/2006/relationships/image" Target="media/image9.png"/><Relationship Id="rId50" Type="http://schemas.openxmlformats.org/officeDocument/2006/relationships/footer" Target="footer25.xml"/><Relationship Id="rId55" Type="http://schemas.openxmlformats.org/officeDocument/2006/relationships/footer" Target="footer27.xml"/><Relationship Id="rId63" Type="http://schemas.openxmlformats.org/officeDocument/2006/relationships/footer" Target="footer3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microsoft.com/office/2011/relationships/commentsExtended" Target="commentsExtended.xml"/><Relationship Id="rId37" Type="http://schemas.openxmlformats.org/officeDocument/2006/relationships/footer" Target="footer22.xml"/><Relationship Id="rId40" Type="http://schemas.openxmlformats.org/officeDocument/2006/relationships/image" Target="media/image5.png"/><Relationship Id="rId45"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footer" Target="footer29.xm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36" Type="http://schemas.openxmlformats.org/officeDocument/2006/relationships/footer" Target="footer21.xml"/><Relationship Id="rId49" Type="http://schemas.openxmlformats.org/officeDocument/2006/relationships/image" Target="media/image11.png"/><Relationship Id="rId57" Type="http://schemas.openxmlformats.org/officeDocument/2006/relationships/hyperlink" Target="http://www.fbe.itu.edu.tr/Pages.aspx?app=1&amp;pID=10" TargetMode="External"/><Relationship Id="rId61" Type="http://schemas.openxmlformats.org/officeDocument/2006/relationships/footer" Target="footer32.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comments" Target="comments.xml"/><Relationship Id="rId44" Type="http://schemas.openxmlformats.org/officeDocument/2006/relationships/footer" Target="footer24.xml"/><Relationship Id="rId52" Type="http://schemas.openxmlformats.org/officeDocument/2006/relationships/image" Target="media/image12.png"/><Relationship Id="rId60" Type="http://schemas.openxmlformats.org/officeDocument/2006/relationships/footer" Target="footer3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image" Target="media/image2.png"/><Relationship Id="rId35" Type="http://schemas.openxmlformats.org/officeDocument/2006/relationships/header" Target="header2.xml"/><Relationship Id="rId43" Type="http://schemas.openxmlformats.org/officeDocument/2006/relationships/footer" Target="footer23.xml"/><Relationship Id="rId48" Type="http://schemas.openxmlformats.org/officeDocument/2006/relationships/image" Target="media/image10.png"/><Relationship Id="rId56" Type="http://schemas.openxmlformats.org/officeDocument/2006/relationships/footer" Target="footer28.xml"/><Relationship Id="rId64" Type="http://schemas.openxmlformats.org/officeDocument/2006/relationships/footer" Target="footer34.xml"/><Relationship Id="rId8" Type="http://schemas.openxmlformats.org/officeDocument/2006/relationships/header" Target="header1.xml"/><Relationship Id="rId51" Type="http://schemas.openxmlformats.org/officeDocument/2006/relationships/footer" Target="footer26.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microsoft.com/office/2016/09/relationships/commentsIds" Target="commentsIds.xml"/><Relationship Id="rId38" Type="http://schemas.openxmlformats.org/officeDocument/2006/relationships/image" Target="media/image3.png"/><Relationship Id="rId46" Type="http://schemas.openxmlformats.org/officeDocument/2006/relationships/image" Target="media/image8.png"/><Relationship Id="rId59" Type="http://schemas.openxmlformats.org/officeDocument/2006/relationships/footer" Target="footer30.xml"/><Relationship Id="rId67" Type="http://schemas.openxmlformats.org/officeDocument/2006/relationships/theme" Target="theme/theme1.xml"/><Relationship Id="rId20" Type="http://schemas.openxmlformats.org/officeDocument/2006/relationships/footer" Target="footer12.xml"/><Relationship Id="rId41" Type="http://schemas.openxmlformats.org/officeDocument/2006/relationships/image" Target="media/image6.png"/><Relationship Id="rId54" Type="http://schemas.openxmlformats.org/officeDocument/2006/relationships/image" Target="media/image14.jpeg"/><Relationship Id="rId6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C5314-13A0-45A4-8351-B135F43E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5969</TotalTime>
  <Pages>55</Pages>
  <Words>14085</Words>
  <Characters>80291</Characters>
  <Application>Microsoft Office Word</Application>
  <DocSecurity>0</DocSecurity>
  <Lines>669</Lines>
  <Paragraphs>188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94188</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dc:creator>
  <cp:lastModifiedBy>Ali AKGÜN</cp:lastModifiedBy>
  <cp:revision>49</cp:revision>
  <cp:lastPrinted>2014-03-21T08:16:00Z</cp:lastPrinted>
  <dcterms:created xsi:type="dcterms:W3CDTF">2016-01-18T12:50:00Z</dcterms:created>
  <dcterms:modified xsi:type="dcterms:W3CDTF">2022-07-01T20:51:00Z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ZOTERO_PREF_1">
    <vt:lpwstr>&lt;data data-version="3" zotero-version="6.0.9"&gt;&lt;session id="NX1XvUbM"/&gt;&lt;style id="http://www.zotero.org/styles/ieee" locale="en-GB" hasBibliography="1" bibliographyStyleHasBeenSet="1"/&gt;&lt;prefs&gt;&lt;pref name="fieldType" value="Field"/&gt;&lt;/prefs&gt;&lt;/data&gt;</vt:lpwstr>
  </property>
</Properties>
</file>